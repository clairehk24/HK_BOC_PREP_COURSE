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369AF" w:rsidR="0025541A" w:rsidP="005369AF" w:rsidRDefault="00D028F6" w14:paraId="2F5BB097" w14:textId="77777777">
      <w:pPr>
        <w:pStyle w:val="Heading1"/>
        <w:rPr>
          <w:rFonts w:cstheme="majorHAnsi"/>
          <w:color w:val="365F96"/>
        </w:rPr>
      </w:pPr>
      <w:r w:rsidRPr="005369AF">
        <w:rPr>
          <w:rStyle w:val="TitleChar"/>
          <w:rFonts w:cstheme="majorHAnsi"/>
          <w:color w:val="365F96"/>
          <w:spacing w:val="0"/>
          <w:kern w:val="0"/>
          <w:sz w:val="28"/>
          <w:szCs w:val="28"/>
        </w:rPr>
        <w:t xml:space="preserve">Domain </w:t>
      </w:r>
      <w:r w:rsidRPr="005369AF" w:rsidR="0025541A">
        <w:rPr>
          <w:rStyle w:val="TitleChar"/>
          <w:rFonts w:cstheme="majorHAnsi"/>
          <w:color w:val="365F96"/>
          <w:spacing w:val="0"/>
          <w:kern w:val="0"/>
          <w:sz w:val="28"/>
          <w:szCs w:val="28"/>
        </w:rPr>
        <w:t>4</w:t>
      </w:r>
      <w:r w:rsidRPr="005369AF">
        <w:rPr>
          <w:rStyle w:val="TitleChar"/>
          <w:rFonts w:cstheme="majorHAnsi"/>
          <w:color w:val="365F96"/>
          <w:spacing w:val="0"/>
          <w:kern w:val="0"/>
          <w:sz w:val="28"/>
          <w:szCs w:val="28"/>
        </w:rPr>
        <w:t xml:space="preserve">: </w:t>
      </w:r>
      <w:r w:rsidRPr="005369AF" w:rsidR="0025541A">
        <w:rPr>
          <w:rFonts w:cstheme="majorHAnsi"/>
          <w:color w:val="365F96"/>
        </w:rPr>
        <w:t>Therapeutic Intervention</w:t>
      </w:r>
    </w:p>
    <w:p w:rsidRPr="005369AF" w:rsidR="00D028F6" w:rsidP="63CEF893" w:rsidRDefault="00D028F6" w14:paraId="04E6F4DD" w14:textId="65FAF3CE">
      <w:pPr>
        <w:pStyle w:val="Heading2"/>
        <w:spacing w:after="200"/>
        <w:rPr>
          <w:rFonts w:cs="Calibri" w:cstheme="majorAscii"/>
        </w:rPr>
      </w:pPr>
      <w:r w:rsidRPr="63CEF893" w:rsidR="00D028F6">
        <w:rPr>
          <w:rFonts w:cs="Calibri" w:cstheme="majorAscii"/>
          <w:color w:val="4F81BD" w:themeColor="accent1" w:themeTint="FF" w:themeShade="FF"/>
        </w:rPr>
        <w:t>To</w:t>
      </w:r>
      <w:r w:rsidRPr="63CEF893" w:rsidR="00D028F6">
        <w:rPr>
          <w:rFonts w:cs="Calibri" w:cstheme="majorAscii"/>
        </w:rPr>
        <w:t xml:space="preserve">tal </w:t>
      </w:r>
      <w:r w:rsidRPr="63CEF893" w:rsidR="001407BF">
        <w:rPr>
          <w:rFonts w:cs="Calibri" w:cstheme="majorAscii"/>
        </w:rPr>
        <w:t>Q</w:t>
      </w:r>
      <w:r w:rsidRPr="63CEF893" w:rsidR="00D028F6">
        <w:rPr>
          <w:rFonts w:cs="Calibri" w:cstheme="majorAscii"/>
        </w:rPr>
        <w:t xml:space="preserve">uestions: </w:t>
      </w:r>
      <w:r w:rsidRPr="63CEF893" w:rsidR="4FA239A9">
        <w:rPr>
          <w:rFonts w:cs="Calibri" w:cstheme="majorAscii"/>
        </w:rPr>
        <w:t>110</w:t>
      </w:r>
    </w:p>
    <w:p w:rsidRPr="005369AF" w:rsidR="0025541A" w:rsidP="005369AF" w:rsidRDefault="0025541A" w14:paraId="025AF750" w14:textId="19E8039D">
      <w:pPr>
        <w:pStyle w:val="Heading2"/>
        <w:spacing w:after="200"/>
        <w:rPr>
          <w:rFonts w:cstheme="majorHAnsi"/>
        </w:rPr>
      </w:pPr>
      <w:r w:rsidRPr="005369AF">
        <w:rPr>
          <w:rFonts w:cstheme="majorHAnsi"/>
        </w:rPr>
        <w:t>Testlets:</w:t>
      </w:r>
      <w:r w:rsidRPr="005369AF" w:rsidR="00B12BF3">
        <w:rPr>
          <w:rFonts w:cstheme="majorHAnsi"/>
        </w:rPr>
        <w:t>5</w:t>
      </w:r>
    </w:p>
    <w:p w:rsidRPr="005369AF" w:rsidR="00F1091C" w:rsidP="63CEF893" w:rsidRDefault="00EB0DA2" w14:paraId="512BB560" w14:textId="14620591">
      <w:pPr>
        <w:pStyle w:val="Heading2"/>
        <w:spacing w:after="200"/>
        <w:rPr>
          <w:rFonts w:cs="Calibri" w:cstheme="majorAscii"/>
        </w:rPr>
      </w:pPr>
      <w:r w:rsidRPr="63CEF893" w:rsidR="00EB0DA2">
        <w:rPr>
          <w:rFonts w:cs="Calibri" w:cstheme="majorAscii"/>
        </w:rPr>
        <w:t>Multiple Choice Question</w:t>
      </w:r>
    </w:p>
    <w:p w:rsidRPr="00EE4D0D" w:rsidR="00D114BB" w:rsidP="00C11741" w:rsidRDefault="00D114BB" w14:paraId="17532B08" w14:textId="77777777">
      <w:pPr>
        <w:spacing w:after="120"/>
        <w:rPr>
          <w:rFonts w:asciiTheme="majorHAnsi" w:hAnsiTheme="majorHAnsi" w:cstheme="majorHAnsi"/>
          <w:sz w:val="22"/>
          <w:szCs w:val="22"/>
        </w:rPr>
      </w:pPr>
      <w:r w:rsidRPr="00EE4D0D">
        <w:rPr>
          <w:rFonts w:asciiTheme="majorHAnsi" w:hAnsiTheme="majorHAnsi" w:cstheme="majorHAnsi"/>
          <w:b/>
          <w:sz w:val="22"/>
          <w:szCs w:val="22"/>
        </w:rPr>
        <w:t>1. Which concept related to muscle function is defined as the work per unit of time or how fast work is produced?</w:t>
      </w:r>
    </w:p>
    <w:p w:rsidRPr="00EE4D0D" w:rsidR="00D114BB" w:rsidP="63CEF893" w:rsidRDefault="004E602E" w14:paraId="6CA6817C" w14:textId="0383E05B">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Velocity</w:t>
      </w:r>
    </w:p>
    <w:p w:rsidRPr="00EE4D0D" w:rsidR="00D114BB" w:rsidP="63CEF893" w:rsidRDefault="001B4BB0" w14:paraId="4AC258FF" w14:textId="2B8002CE">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b</w:t>
      </w:r>
      <w:r w:rsidRPr="63CEF893" w:rsidR="2B450143">
        <w:rPr>
          <w:rFonts w:ascii="Calibri" w:hAnsi="Calibri" w:cs="Calibri" w:asciiTheme="majorAscii" w:hAnsiTheme="majorAscii" w:cstheme="majorAscii"/>
          <w:sz w:val="22"/>
          <w:szCs w:val="22"/>
        </w:rPr>
        <w:t>.</w:t>
      </w:r>
      <w:r w:rsidRPr="63CEF893" w:rsidR="2B450143">
        <w:rPr>
          <w:rFonts w:ascii="Calibri" w:hAnsi="Calibri" w:cs="Calibri" w:asciiTheme="majorAscii" w:hAnsiTheme="majorAscii" w:cstheme="majorAscii"/>
          <w:b w:val="1"/>
          <w:bCs w:val="1"/>
          <w:sz w:val="22"/>
          <w:szCs w:val="22"/>
        </w:rPr>
        <w:t xml:space="preserve"> </w:t>
      </w:r>
      <w:r w:rsidRPr="63CEF893" w:rsidR="2B450143">
        <w:rPr>
          <w:rFonts w:ascii="Calibri" w:hAnsi="Calibri" w:cs="Calibri" w:asciiTheme="majorAscii" w:hAnsiTheme="majorAscii" w:cstheme="majorAscii"/>
          <w:sz w:val="22"/>
          <w:szCs w:val="22"/>
        </w:rPr>
        <w:t>Power</w:t>
      </w:r>
    </w:p>
    <w:p w:rsidRPr="00EE4D0D" w:rsidR="00D114BB" w:rsidP="63CEF893" w:rsidRDefault="004E602E" w14:paraId="1CDD1EA8" w14:textId="49D82441">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Strength</w:t>
      </w:r>
    </w:p>
    <w:p w:rsidRPr="00EE4D0D" w:rsidR="00D114BB" w:rsidP="63CEF893" w:rsidRDefault="004E602E" w14:paraId="69EDDBB6" w14:textId="5DB61B17">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Agility</w:t>
      </w:r>
    </w:p>
    <w:p w:rsidRPr="00EE4D0D" w:rsidR="00D114BB" w:rsidP="63CEF893" w:rsidRDefault="004E602E" w14:paraId="6512B64C" w14:textId="3491C706">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Acceleration</w:t>
      </w:r>
    </w:p>
    <w:p w:rsidRPr="00EE4D0D" w:rsidR="00D114BB" w:rsidP="00EE4D0D" w:rsidRDefault="00D114BB" w14:paraId="056A5587" w14:textId="77777777">
      <w:pPr>
        <w:rPr>
          <w:rFonts w:asciiTheme="majorHAnsi" w:hAnsiTheme="majorHAnsi" w:cstheme="majorHAnsi"/>
          <w:sz w:val="22"/>
          <w:szCs w:val="22"/>
        </w:rPr>
      </w:pPr>
    </w:p>
    <w:p w:rsidRPr="00EE4D0D" w:rsidR="00D114BB" w:rsidP="63CEF893" w:rsidRDefault="00D114BB" w14:paraId="5B5FC241" w14:textId="289B9D87">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 xml:space="preserve">2. When rehabilitating a patient referred for a postsurgical boutonniere deformity, </w:t>
      </w:r>
      <w:r w:rsidRPr="63CEF893" w:rsidR="004E2DCC">
        <w:rPr>
          <w:rFonts w:ascii="Calibri" w:hAnsi="Calibri" w:cs="Calibri" w:asciiTheme="majorAscii" w:hAnsiTheme="majorAscii" w:cstheme="majorAscii"/>
          <w:b w:val="1"/>
          <w:bCs w:val="1"/>
          <w:sz w:val="22"/>
          <w:szCs w:val="22"/>
        </w:rPr>
        <w:t xml:space="preserve">in which position will </w:t>
      </w:r>
      <w:r w:rsidRPr="63CEF893" w:rsidR="00D114BB">
        <w:rPr>
          <w:rFonts w:ascii="Calibri" w:hAnsi="Calibri" w:cs="Calibri" w:asciiTheme="majorAscii" w:hAnsiTheme="majorAscii" w:cstheme="majorAscii"/>
          <w:b w:val="1"/>
          <w:bCs w:val="1"/>
          <w:sz w:val="22"/>
          <w:szCs w:val="22"/>
        </w:rPr>
        <w:t xml:space="preserve">the joint </w:t>
      </w:r>
      <w:r w:rsidRPr="63CEF893" w:rsidR="00D114BB">
        <w:rPr>
          <w:rFonts w:ascii="Calibri" w:hAnsi="Calibri" w:cs="Calibri" w:asciiTheme="majorAscii" w:hAnsiTheme="majorAscii" w:cstheme="majorAscii"/>
          <w:b w:val="1"/>
          <w:bCs w:val="1"/>
          <w:sz w:val="22"/>
          <w:szCs w:val="22"/>
        </w:rPr>
        <w:t>be splinted and protected</w:t>
      </w:r>
      <w:r w:rsidRPr="63CEF893" w:rsidR="00D114BB">
        <w:rPr>
          <w:rFonts w:ascii="Calibri" w:hAnsi="Calibri" w:cs="Calibri" w:asciiTheme="majorAscii" w:hAnsiTheme="majorAscii" w:cstheme="majorAscii"/>
          <w:b w:val="1"/>
          <w:bCs w:val="1"/>
          <w:sz w:val="22"/>
          <w:szCs w:val="22"/>
        </w:rPr>
        <w:t>?</w:t>
      </w:r>
    </w:p>
    <w:p w:rsidRPr="00EE4D0D" w:rsidR="00D114BB" w:rsidP="63CEF893" w:rsidRDefault="004E602E" w14:paraId="03AC29E2" w14:textId="05521960">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PIP flexion and DIP extension</w:t>
      </w:r>
    </w:p>
    <w:p w:rsidRPr="00EE4D0D" w:rsidR="00D114BB" w:rsidP="63CEF893" w:rsidRDefault="001B4BB0" w14:paraId="7ECF76A6" w14:textId="0F09B165">
      <w:pPr>
        <w:spacing/>
        <w:ind w:left="357"/>
        <w:contextualSpacing w:val="1"/>
        <w:rPr>
          <w:rFonts w:ascii="Calibri" w:hAnsi="Calibri" w:cs="Calibri" w:asciiTheme="majorAscii" w:hAnsiTheme="majorAscii" w:cstheme="majorAscii"/>
          <w:sz w:val="22"/>
          <w:szCs w:val="22"/>
          <w:rPrChange w:author="" w16du:dateUtc="2026-05-18T08:04:00Z" w:id="1698607906">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b</w:t>
      </w:r>
      <w:r w:rsidRPr="63CEF893" w:rsidR="2B450143">
        <w:rPr>
          <w:rFonts w:ascii="Calibri" w:hAnsi="Calibri" w:cs="Calibri" w:asciiTheme="majorAscii" w:hAnsiTheme="majorAscii" w:cstheme="majorAscii"/>
          <w:sz w:val="22"/>
          <w:szCs w:val="22"/>
        </w:rPr>
        <w:t>. PIP extension and slight DIP flexion</w:t>
      </w:r>
    </w:p>
    <w:p w:rsidRPr="00EE4D0D" w:rsidR="00D114BB" w:rsidP="63CEF893" w:rsidRDefault="004E602E" w14:paraId="7807BD4E" w14:textId="5D98DA2E">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PIP extension and DIP fully flexed</w:t>
      </w:r>
    </w:p>
    <w:p w:rsidRPr="00EE4D0D" w:rsidR="00D114BB" w:rsidP="63CEF893" w:rsidRDefault="004E602E" w14:paraId="5BF6550B" w14:textId="1F9AE7A6">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PIP flexion with DIP flexion</w:t>
      </w:r>
    </w:p>
    <w:p w:rsidRPr="00EE4D0D" w:rsidR="00D114BB" w:rsidP="63CEF893" w:rsidRDefault="004E602E" w14:paraId="14295CA4" w14:textId="43B511CE">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MCP flexion with PIP flexion</w:t>
      </w:r>
    </w:p>
    <w:p w:rsidRPr="00EE4D0D" w:rsidR="00D114BB" w:rsidP="63CEF893" w:rsidRDefault="70E82F15" w14:paraId="05126906" w14:textId="5E01A848">
      <w:pPr>
        <w:rPr>
          <w:rStyle w:val="SubtleEmphasis"/>
          <w:rFonts w:ascii="Calibri" w:hAnsi="Calibri" w:cs="Calibri" w:asciiTheme="majorAscii" w:hAnsiTheme="majorAscii" w:cstheme="majorAscii"/>
          <w:sz w:val="22"/>
          <w:szCs w:val="22"/>
        </w:rPr>
      </w:pPr>
    </w:p>
    <w:p w:rsidRPr="00EE4D0D" w:rsidR="00D114BB" w:rsidP="34B94A2D" w:rsidRDefault="00D114BB" w14:paraId="2E53C46D" w14:textId="77777777">
      <w:pPr>
        <w:spacing w:after="120"/>
        <w:rPr>
          <w:rFonts w:ascii="Calibri" w:hAnsi="Calibri" w:cs="Calibri" w:asciiTheme="majorAscii" w:hAnsiTheme="majorAscii" w:cstheme="majorAscii"/>
          <w:sz w:val="22"/>
          <w:szCs w:val="22"/>
        </w:rPr>
      </w:pPr>
      <w:r w:rsidRPr="34B94A2D" w:rsidR="00D114BB">
        <w:rPr>
          <w:rFonts w:ascii="Calibri" w:hAnsi="Calibri" w:cs="Calibri" w:asciiTheme="majorAscii" w:hAnsiTheme="majorAscii" w:cstheme="majorAscii"/>
          <w:b w:val="1"/>
          <w:bCs w:val="1"/>
          <w:sz w:val="22"/>
          <w:szCs w:val="22"/>
        </w:rPr>
        <w:t xml:space="preserve">3. </w:t>
      </w:r>
      <w:r w:rsidRPr="34B94A2D" w:rsidR="00D114BB">
        <w:rPr>
          <w:rFonts w:ascii="Calibri" w:hAnsi="Calibri" w:cs="Calibri" w:asciiTheme="majorAscii" w:hAnsiTheme="majorAscii" w:cstheme="majorAscii"/>
          <w:b w:val="1"/>
          <w:bCs w:val="1"/>
          <w:sz w:val="22"/>
          <w:szCs w:val="22"/>
        </w:rPr>
        <w:t xml:space="preserve">Which of the following photos </w:t>
      </w:r>
      <w:r w:rsidRPr="34B94A2D" w:rsidR="00D114BB">
        <w:rPr>
          <w:rFonts w:ascii="Calibri" w:hAnsi="Calibri" w:cs="Calibri" w:asciiTheme="majorAscii" w:hAnsiTheme="majorAscii" w:cstheme="majorAscii"/>
          <w:b w:val="1"/>
          <w:bCs w:val="1"/>
          <w:sz w:val="22"/>
          <w:szCs w:val="22"/>
        </w:rPr>
        <w:t>shows how to stretch the hip adductors?</w:t>
      </w:r>
    </w:p>
    <w:p w:rsidRPr="00EE4D0D" w:rsidR="00D114BB" w:rsidP="63CEF893" w:rsidRDefault="004E602E" w14:paraId="5EA35ABE" w14:textId="53DF6B05">
      <w:pPr>
        <w:pStyle w:val="Normal"/>
        <w:spacing/>
        <w:ind w:left="357"/>
        <w:contextualSpacing w:val="1"/>
      </w:pPr>
      <w:r w:rsidRPr="34B94A2D" w:rsidR="004E602E">
        <w:rPr>
          <w:rFonts w:ascii="Calibri" w:hAnsi="Calibri" w:cs="Calibri" w:asciiTheme="majorAscii" w:hAnsiTheme="majorAscii" w:cstheme="majorAscii"/>
          <w:sz w:val="22"/>
          <w:szCs w:val="22"/>
        </w:rPr>
        <w:t>a</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25EE75CC">
        <w:rPr>
          <w:rFonts w:ascii="Calibri" w:hAnsi="Calibri" w:cs="Calibri" w:asciiTheme="majorAscii" w:hAnsiTheme="majorAscii" w:cstheme="majorAscii"/>
          <w:sz w:val="22"/>
          <w:szCs w:val="22"/>
        </w:rPr>
        <w:t xml:space="preserve"> </w:t>
      </w:r>
      <w:r w:rsidR="25EE75CC">
        <w:drawing>
          <wp:inline wp14:editId="65421305" wp14:anchorId="1E6AD87E">
            <wp:extent cx="2628900" cy="1790700"/>
            <wp:effectExtent l="0" t="0" r="0" b="0"/>
            <wp:docPr id="1036051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051577" name="Picture 1036051577"/>
                    <pic:cNvPicPr/>
                  </pic:nvPicPr>
                  <pic:blipFill>
                    <a:blip xmlns:r="http://schemas.openxmlformats.org/officeDocument/2006/relationships" r:embed="rId1515092646">
                      <a:extLst>
                        <a:ext uri="{28A0092B-C50C-407E-A947-70E740481C1C}">
                          <a14:useLocalDpi xmlns:a14="http://schemas.microsoft.com/office/drawing/2010/main"/>
                        </a:ext>
                      </a:extLst>
                    </a:blip>
                    <a:stretch>
                      <a:fillRect/>
                    </a:stretch>
                  </pic:blipFill>
                  <pic:spPr>
                    <a:xfrm>
                      <a:off x="0" y="0"/>
                      <a:ext cx="2628900" cy="1790700"/>
                    </a:xfrm>
                    <a:prstGeom prst="rect">
                      <a:avLst/>
                    </a:prstGeom>
                  </pic:spPr>
                </pic:pic>
              </a:graphicData>
            </a:graphic>
          </wp:inline>
        </w:drawing>
      </w:r>
      <w:r w:rsidRPr="34B94A2D" w:rsidR="45070740">
        <w:rPr>
          <w:rFonts w:ascii="Calibri" w:hAnsi="Calibri" w:cs="Calibri" w:asciiTheme="majorAscii" w:hAnsiTheme="majorAscii" w:cstheme="majorAscii"/>
          <w:sz w:val="22"/>
          <w:szCs w:val="22"/>
        </w:rPr>
        <w:t>0351P_0522.jpg</w:t>
      </w:r>
    </w:p>
    <w:p w:rsidRPr="00EE4D0D" w:rsidR="00D114BB" w:rsidP="63CEF893" w:rsidRDefault="004E602E" w14:paraId="3BDD205D" w14:textId="1CEACA49">
      <w:pPr>
        <w:pStyle w:val="Normal"/>
        <w:spacing/>
        <w:ind w:left="357"/>
        <w:contextualSpacing w:val="1"/>
      </w:pPr>
      <w:r w:rsidRPr="34B94A2D" w:rsidR="004E602E">
        <w:rPr>
          <w:rFonts w:ascii="Calibri" w:hAnsi="Calibri" w:cs="Calibri" w:asciiTheme="majorAscii" w:hAnsiTheme="majorAscii" w:cstheme="majorAscii"/>
          <w:sz w:val="22"/>
          <w:szCs w:val="22"/>
        </w:rPr>
        <w:t>b</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16188C55">
        <w:rPr>
          <w:rFonts w:ascii="Calibri" w:hAnsi="Calibri" w:cs="Calibri" w:asciiTheme="majorAscii" w:hAnsiTheme="majorAscii" w:cstheme="majorAscii"/>
          <w:sz w:val="22"/>
          <w:szCs w:val="22"/>
        </w:rPr>
        <w:t xml:space="preserve"> </w:t>
      </w:r>
      <w:r w:rsidR="16188C55">
        <w:drawing>
          <wp:inline wp14:editId="4FABEDF6" wp14:anchorId="7B0E569B">
            <wp:extent cx="2590800" cy="2066925"/>
            <wp:effectExtent l="0" t="0" r="0" b="0"/>
            <wp:docPr id="374626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626449" name="Picture 374626449"/>
                    <pic:cNvPicPr/>
                  </pic:nvPicPr>
                  <pic:blipFill>
                    <a:blip xmlns:r="http://schemas.openxmlformats.org/officeDocument/2006/relationships" r:embed="rId855206549">
                      <a:extLst>
                        <a:ext uri="{28A0092B-C50C-407E-A947-70E740481C1C}">
                          <a14:useLocalDpi xmlns:a14="http://schemas.microsoft.com/office/drawing/2010/main"/>
                        </a:ext>
                      </a:extLst>
                    </a:blip>
                    <a:stretch>
                      <a:fillRect/>
                    </a:stretch>
                  </pic:blipFill>
                  <pic:spPr>
                    <a:xfrm>
                      <a:off x="0" y="0"/>
                      <a:ext cx="2590800" cy="2066925"/>
                    </a:xfrm>
                    <a:prstGeom prst="rect">
                      <a:avLst/>
                    </a:prstGeom>
                  </pic:spPr>
                </pic:pic>
              </a:graphicData>
            </a:graphic>
          </wp:inline>
        </w:drawing>
      </w:r>
      <w:r w:rsidRPr="34B94A2D" w:rsidR="619455E6">
        <w:rPr>
          <w:rFonts w:ascii="Calibri" w:hAnsi="Calibri" w:cs="Calibri" w:asciiTheme="majorAscii" w:hAnsiTheme="majorAscii" w:cstheme="majorAscii"/>
          <w:sz w:val="22"/>
          <w:szCs w:val="22"/>
        </w:rPr>
        <w:t>0351P_0520.jpg</w:t>
      </w:r>
    </w:p>
    <w:p w:rsidRPr="00EE4D0D" w:rsidR="00EE4D0D" w:rsidP="7C1165D7" w:rsidRDefault="004E602E" w14:paraId="42E4191E" w14:textId="558724FF">
      <w:pPr>
        <w:pStyle w:val="Normal"/>
        <w:spacing/>
        <w:ind w:left="357"/>
        <w:contextualSpacing w:val="1"/>
      </w:pPr>
      <w:r w:rsidRPr="34B94A2D" w:rsidR="004E602E">
        <w:rPr>
          <w:rFonts w:ascii="Calibri" w:hAnsi="Calibri" w:cs="Calibri" w:asciiTheme="majorAscii" w:hAnsiTheme="majorAscii" w:cstheme="majorAscii"/>
          <w:sz w:val="22"/>
          <w:szCs w:val="22"/>
        </w:rPr>
        <w:t>c</w:t>
      </w:r>
      <w:r w:rsidRPr="34B94A2D" w:rsidR="2B450143">
        <w:rPr>
          <w:rFonts w:ascii="Calibri" w:hAnsi="Calibri" w:cs="Calibri" w:asciiTheme="majorAscii" w:hAnsiTheme="majorAscii" w:cstheme="majorAscii"/>
          <w:sz w:val="22"/>
          <w:szCs w:val="22"/>
        </w:rPr>
        <w:t xml:space="preserve">. Image </w:t>
      </w:r>
      <w:r w:rsidRPr="34B94A2D" w:rsidR="2B450143">
        <w:rPr>
          <w:rFonts w:ascii="Calibri" w:hAnsi="Calibri" w:cs="Calibri" w:asciiTheme="majorAscii" w:hAnsiTheme="majorAscii" w:cstheme="majorAscii"/>
          <w:sz w:val="22"/>
          <w:szCs w:val="22"/>
        </w:rPr>
        <w:t>option</w:t>
      </w:r>
      <w:r w:rsidRPr="34B94A2D" w:rsidR="572CE2FB">
        <w:rPr>
          <w:rFonts w:ascii="Calibri" w:hAnsi="Calibri" w:cs="Calibri" w:asciiTheme="majorAscii" w:hAnsiTheme="majorAscii" w:cstheme="majorAscii"/>
          <w:sz w:val="22"/>
          <w:szCs w:val="22"/>
        </w:rPr>
        <w:t xml:space="preserve"> </w:t>
      </w:r>
      <w:r w:rsidR="572CE2FB">
        <w:drawing>
          <wp:inline wp14:editId="2A92FA87" wp14:anchorId="467C648C">
            <wp:extent cx="1733550" cy="2800350"/>
            <wp:effectExtent l="0" t="0" r="0" b="0"/>
            <wp:docPr id="267143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143995" name="Picture 267143995"/>
                    <pic:cNvPicPr/>
                  </pic:nvPicPr>
                  <pic:blipFill>
                    <a:blip xmlns:r="http://schemas.openxmlformats.org/officeDocument/2006/relationships" r:embed="rId605464961">
                      <a:extLst>
                        <a:ext uri="{28A0092B-C50C-407E-A947-70E740481C1C}">
                          <a14:useLocalDpi xmlns:a14="http://schemas.microsoft.com/office/drawing/2010/main"/>
                        </a:ext>
                      </a:extLst>
                    </a:blip>
                    <a:stretch>
                      <a:fillRect/>
                    </a:stretch>
                  </pic:blipFill>
                  <pic:spPr>
                    <a:xfrm>
                      <a:off x="0" y="0"/>
                      <a:ext cx="1733550" cy="2800350"/>
                    </a:xfrm>
                    <a:prstGeom prst="rect">
                      <a:avLst/>
                    </a:prstGeom>
                  </pic:spPr>
                </pic:pic>
              </a:graphicData>
            </a:graphic>
          </wp:inline>
        </w:drawing>
      </w:r>
      <w:r w:rsidRPr="34B94A2D" w:rsidR="68BE4806">
        <w:rPr>
          <w:rFonts w:ascii="Calibri" w:hAnsi="Calibri" w:cs="Calibri" w:asciiTheme="majorAscii" w:hAnsiTheme="majorAscii" w:cstheme="majorAscii"/>
          <w:sz w:val="22"/>
          <w:szCs w:val="22"/>
        </w:rPr>
        <w:t>0351P_0519.jpg</w:t>
      </w:r>
    </w:p>
    <w:p w:rsidRPr="00EE4D0D" w:rsidR="00D114BB" w:rsidP="63CEF893" w:rsidRDefault="001B4BB0" w14:paraId="0BC95545" w14:textId="059C4DBF">
      <w:pPr>
        <w:pStyle w:val="Normal"/>
        <w:spacing/>
        <w:ind w:left="357"/>
        <w:contextualSpacing w:val="1"/>
      </w:pPr>
      <w:r w:rsidRPr="34B94A2D" w:rsidR="001B4BB0">
        <w:rPr>
          <w:rFonts w:ascii="Calibri" w:hAnsi="Calibri" w:cs="Calibri" w:asciiTheme="majorAscii" w:hAnsiTheme="majorAscii" w:cstheme="majorAscii"/>
          <w:sz w:val="22"/>
          <w:szCs w:val="22"/>
        </w:rPr>
        <w:t>*</w:t>
      </w:r>
      <w:r w:rsidRPr="34B94A2D" w:rsidR="004E602E">
        <w:rPr>
          <w:rFonts w:ascii="Calibri" w:hAnsi="Calibri" w:cs="Calibri" w:asciiTheme="majorAscii" w:hAnsiTheme="majorAscii" w:cstheme="majorAscii"/>
          <w:sz w:val="22"/>
          <w:szCs w:val="22"/>
        </w:rPr>
        <w:t>d</w:t>
      </w:r>
      <w:r w:rsidRPr="34B94A2D" w:rsidR="2B450143">
        <w:rPr>
          <w:rFonts w:ascii="Calibri" w:hAnsi="Calibri" w:cs="Calibri" w:asciiTheme="majorAscii" w:hAnsiTheme="majorAscii" w:cstheme="majorAscii"/>
          <w:sz w:val="22"/>
          <w:szCs w:val="22"/>
        </w:rPr>
        <w:t>. Image option</w:t>
      </w:r>
      <w:r w:rsidRPr="34B94A2D" w:rsidR="7DC8C05F">
        <w:rPr>
          <w:rFonts w:ascii="Calibri" w:hAnsi="Calibri" w:cs="Calibri" w:asciiTheme="majorAscii" w:hAnsiTheme="majorAscii" w:cstheme="majorAscii"/>
          <w:sz w:val="22"/>
          <w:szCs w:val="22"/>
        </w:rPr>
        <w:t xml:space="preserve"> </w:t>
      </w:r>
      <w:r w:rsidR="7DC8C05F">
        <w:drawing>
          <wp:inline wp14:editId="130CFEDB" wp14:anchorId="39F8AAB1">
            <wp:extent cx="2590800" cy="1790700"/>
            <wp:effectExtent l="0" t="0" r="0" b="0"/>
            <wp:docPr id="479632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632311" name="Picture 479632311"/>
                    <pic:cNvPicPr/>
                  </pic:nvPicPr>
                  <pic:blipFill>
                    <a:blip xmlns:r="http://schemas.openxmlformats.org/officeDocument/2006/relationships" r:embed="rId1270242322">
                      <a:extLst>
                        <a:ext uri="{28A0092B-C50C-407E-A947-70E740481C1C}">
                          <a14:useLocalDpi xmlns:a14="http://schemas.microsoft.com/office/drawing/2010/main"/>
                        </a:ext>
                      </a:extLst>
                    </a:blip>
                    <a:stretch>
                      <a:fillRect/>
                    </a:stretch>
                  </pic:blipFill>
                  <pic:spPr>
                    <a:xfrm>
                      <a:off x="0" y="0"/>
                      <a:ext cx="2590800" cy="1790700"/>
                    </a:xfrm>
                    <a:prstGeom prst="rect">
                      <a:avLst/>
                    </a:prstGeom>
                  </pic:spPr>
                </pic:pic>
              </a:graphicData>
            </a:graphic>
          </wp:inline>
        </w:drawing>
      </w:r>
      <w:r w:rsidRPr="34B94A2D" w:rsidR="10A72663">
        <w:rPr>
          <w:rFonts w:ascii="Calibri" w:hAnsi="Calibri" w:cs="Calibri" w:asciiTheme="majorAscii" w:hAnsiTheme="majorAscii" w:cstheme="majorAscii"/>
          <w:sz w:val="22"/>
          <w:szCs w:val="22"/>
        </w:rPr>
        <w:t>0351P_0525.jpg</w:t>
      </w:r>
    </w:p>
    <w:p w:rsidRPr="00EE4D0D" w:rsidR="00D114BB" w:rsidP="63CEF893" w:rsidRDefault="004E602E" w14:paraId="45D8F655" w14:textId="2CACD6F0">
      <w:pPr>
        <w:pStyle w:val="Normal"/>
        <w:spacing/>
        <w:ind w:left="357"/>
        <w:contextualSpacing w:val="1"/>
      </w:pPr>
      <w:r w:rsidRPr="34B94A2D" w:rsidR="004E602E">
        <w:rPr>
          <w:rFonts w:ascii="Calibri" w:hAnsi="Calibri" w:cs="Calibri" w:asciiTheme="majorAscii" w:hAnsiTheme="majorAscii" w:cstheme="majorAscii"/>
          <w:sz w:val="22"/>
          <w:szCs w:val="22"/>
        </w:rPr>
        <w:t>e</w:t>
      </w:r>
      <w:r w:rsidRPr="34B94A2D" w:rsidR="2B450143">
        <w:rPr>
          <w:rFonts w:ascii="Calibri" w:hAnsi="Calibri" w:cs="Calibri" w:asciiTheme="majorAscii" w:hAnsiTheme="majorAscii" w:cstheme="majorAscii"/>
          <w:sz w:val="22"/>
          <w:szCs w:val="22"/>
        </w:rPr>
        <w:t xml:space="preserve">. Image </w:t>
      </w:r>
      <w:r w:rsidRPr="34B94A2D" w:rsidR="2B450143">
        <w:rPr>
          <w:rFonts w:ascii="Calibri" w:hAnsi="Calibri" w:cs="Calibri" w:asciiTheme="majorAscii" w:hAnsiTheme="majorAscii" w:cstheme="majorAscii"/>
          <w:sz w:val="22"/>
          <w:szCs w:val="22"/>
        </w:rPr>
        <w:t>option</w:t>
      </w:r>
      <w:r w:rsidRPr="34B94A2D" w:rsidR="0019AA20">
        <w:rPr>
          <w:rFonts w:ascii="Calibri" w:hAnsi="Calibri" w:cs="Calibri" w:asciiTheme="majorAscii" w:hAnsiTheme="majorAscii" w:cstheme="majorAscii"/>
          <w:sz w:val="22"/>
          <w:szCs w:val="22"/>
        </w:rPr>
        <w:t xml:space="preserve"> </w:t>
      </w:r>
      <w:r w:rsidR="0019AA20">
        <w:drawing>
          <wp:inline wp14:editId="72394167" wp14:anchorId="151221AD">
            <wp:extent cx="2514600" cy="1752600"/>
            <wp:effectExtent l="0" t="0" r="0" b="0"/>
            <wp:docPr id="691885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885845" name="Picture 691885845"/>
                    <pic:cNvPicPr/>
                  </pic:nvPicPr>
                  <pic:blipFill>
                    <a:blip xmlns:r="http://schemas.openxmlformats.org/officeDocument/2006/relationships" r:embed="rId2100710661">
                      <a:extLst>
                        <a:ext uri="{28A0092B-C50C-407E-A947-70E740481C1C}">
                          <a14:useLocalDpi xmlns:a14="http://schemas.microsoft.com/office/drawing/2010/main"/>
                        </a:ext>
                      </a:extLst>
                    </a:blip>
                    <a:stretch>
                      <a:fillRect/>
                    </a:stretch>
                  </pic:blipFill>
                  <pic:spPr>
                    <a:xfrm>
                      <a:off x="0" y="0"/>
                      <a:ext cx="2514600" cy="1752600"/>
                    </a:xfrm>
                    <a:prstGeom prst="rect">
                      <a:avLst/>
                    </a:prstGeom>
                  </pic:spPr>
                </pic:pic>
              </a:graphicData>
            </a:graphic>
          </wp:inline>
        </w:drawing>
      </w:r>
      <w:r w:rsidRPr="34B94A2D" w:rsidR="624525B9">
        <w:rPr>
          <w:rFonts w:ascii="Calibri" w:hAnsi="Calibri" w:cs="Calibri" w:asciiTheme="majorAscii" w:hAnsiTheme="majorAscii" w:cstheme="majorAscii"/>
          <w:sz w:val="22"/>
          <w:szCs w:val="22"/>
        </w:rPr>
        <w:t>0351P_0531.jpg</w:t>
      </w:r>
    </w:p>
    <w:p w:rsidRPr="00EE4D0D" w:rsidR="00D114BB" w:rsidP="7C1165D7" w:rsidRDefault="697CFE52" w14:paraId="4E5BAC44" w14:textId="2F032B0E">
      <w:pPr>
        <w:pStyle w:val="Normal"/>
        <w:rPr>
          <w:rFonts w:ascii="Calibri" w:hAnsi="Calibri" w:cs="Calibri" w:asciiTheme="majorAscii" w:hAnsiTheme="majorAscii" w:cstheme="majorAscii"/>
          <w:sz w:val="22"/>
          <w:szCs w:val="22"/>
        </w:rPr>
      </w:pPr>
      <w:r w:rsidRPr="63CEF893" w:rsidR="26E203CC">
        <w:rPr>
          <w:rStyle w:val="SubtleEmphasis"/>
          <w:rFonts w:ascii="Calibri" w:hAnsi="Calibri" w:cs="Calibri" w:asciiTheme="majorAscii" w:hAnsiTheme="majorAscii" w:cstheme="majorAscii"/>
          <w:color w:val="D13438"/>
          <w:sz w:val="22"/>
          <w:szCs w:val="22"/>
        </w:rPr>
        <w:t xml:space="preserve">Images: </w:t>
      </w:r>
      <w:r w:rsidRPr="63CEF893" w:rsidR="26E203C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\P 07.01a-e, IDs  701297-701301\ </w:t>
      </w:r>
      <w:r w:rsidRPr="63CEF893" w:rsidR="26E203CC">
        <w:rPr>
          <w:rFonts w:ascii="Calibri" w:hAnsi="Calibri" w:eastAsia="Calibri" w:cs="Calibri"/>
          <w:noProof w:val="0"/>
          <w:sz w:val="22"/>
          <w:szCs w:val="22"/>
          <w:lang w:val="en-US"/>
        </w:rPr>
        <w:t xml:space="preserve"> </w:t>
      </w:r>
    </w:p>
    <w:p w:rsidR="7C1165D7" w:rsidP="7C1165D7" w:rsidRDefault="7C1165D7" w14:paraId="2F4460F7" w14:textId="2D17CC61">
      <w:pPr>
        <w:pStyle w:val="Normal"/>
        <w:rPr>
          <w:rFonts w:ascii="Calibri" w:hAnsi="Calibri" w:eastAsia="Calibri" w:cs="Calibri"/>
          <w:noProof w:val="0"/>
          <w:sz w:val="22"/>
          <w:szCs w:val="22"/>
          <w:lang w:val="en-US"/>
        </w:rPr>
      </w:pPr>
    </w:p>
    <w:p w:rsidRPr="00EE4D0D" w:rsidR="00D114BB" w:rsidP="00C11741" w:rsidRDefault="00D114BB" w14:paraId="2DEC8A84" w14:textId="77777777">
      <w:pPr>
        <w:spacing w:after="120"/>
        <w:rPr>
          <w:rFonts w:asciiTheme="majorHAnsi" w:hAnsiTheme="majorHAnsi" w:cstheme="majorHAnsi"/>
          <w:sz w:val="22"/>
          <w:szCs w:val="22"/>
        </w:rPr>
      </w:pPr>
      <w:r w:rsidRPr="00EE4D0D">
        <w:rPr>
          <w:rFonts w:asciiTheme="majorHAnsi" w:hAnsiTheme="majorHAnsi" w:cstheme="majorHAnsi"/>
          <w:b/>
          <w:sz w:val="22"/>
          <w:szCs w:val="22"/>
        </w:rPr>
        <w:t>4. What is an effect of immobilization on articular cartilage?</w:t>
      </w:r>
    </w:p>
    <w:p w:rsidRPr="00EE4D0D" w:rsidR="00D114BB" w:rsidP="63CEF893" w:rsidRDefault="001B4BB0" w14:paraId="668AAD50" w14:textId="38036EA9">
      <w:pPr>
        <w:spacing/>
        <w:ind w:left="357"/>
        <w:contextualSpacing w:val="1"/>
        <w:rPr>
          <w:rFonts w:ascii="Calibri" w:hAnsi="Calibri" w:cs="Calibri" w:asciiTheme="majorAscii" w:hAnsiTheme="majorAscii" w:cstheme="majorAscii"/>
          <w:sz w:val="22"/>
          <w:szCs w:val="22"/>
          <w:rPrChange w:author="" w16du:dateUtc="2026-05-18T08:04:00Z" w:id="692551139">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a</w:t>
      </w:r>
      <w:r w:rsidRPr="63CEF893" w:rsidR="2B450143">
        <w:rPr>
          <w:rFonts w:ascii="Calibri" w:hAnsi="Calibri" w:cs="Calibri" w:asciiTheme="majorAscii" w:hAnsiTheme="majorAscii" w:cstheme="majorAscii"/>
          <w:sz w:val="22"/>
          <w:szCs w:val="22"/>
        </w:rPr>
        <w:t>. A reduction of articular cartilage on the joint surfaces</w:t>
      </w:r>
    </w:p>
    <w:p w:rsidRPr="00EE4D0D" w:rsidR="00D114BB" w:rsidP="63CEF893" w:rsidRDefault="004E602E" w14:paraId="7127BB37" w14:textId="0E3D9EEE">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A decrease in osteoarthritis</w:t>
      </w:r>
    </w:p>
    <w:p w:rsidRPr="00EE4D0D" w:rsidR="00D114BB" w:rsidP="63CEF893" w:rsidRDefault="004E602E" w14:paraId="1C460F10" w14:textId="7ED07C26">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A buildup of articular cartilage on joint surfaces</w:t>
      </w:r>
    </w:p>
    <w:p w:rsidRPr="00EE4D0D" w:rsidR="00D114BB" w:rsidP="63CEF893" w:rsidRDefault="004E602E" w14:paraId="46BCA9CF" w14:textId="4904F085">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A reduction of the articular cartilage on the proximal side of the joint but an increase of articular cartilage on the distal side of the joint</w:t>
      </w:r>
    </w:p>
    <w:p w:rsidRPr="00EE4D0D" w:rsidR="00D114BB" w:rsidP="63CEF893" w:rsidRDefault="004E602E" w14:paraId="4ECB519A" w14:textId="2D610F7F">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The surface becom</w:t>
      </w:r>
      <w:r w:rsidRPr="63CEF893" w:rsidR="004E2DCC">
        <w:rPr>
          <w:rFonts w:ascii="Calibri" w:hAnsi="Calibri" w:cs="Calibri" w:asciiTheme="majorAscii" w:hAnsiTheme="majorAscii" w:cstheme="majorAscii"/>
          <w:sz w:val="22"/>
          <w:szCs w:val="22"/>
        </w:rPr>
        <w:t>ing</w:t>
      </w:r>
      <w:r w:rsidRPr="63CEF893" w:rsidR="00D114BB">
        <w:rPr>
          <w:rFonts w:ascii="Calibri" w:hAnsi="Calibri" w:cs="Calibri" w:asciiTheme="majorAscii" w:hAnsiTheme="majorAscii" w:cstheme="majorAscii"/>
          <w:sz w:val="22"/>
          <w:szCs w:val="22"/>
        </w:rPr>
        <w:t xml:space="preserve"> softer and more easily injured</w:t>
      </w:r>
    </w:p>
    <w:p w:rsidRPr="00EE4D0D" w:rsidR="00D114BB" w:rsidP="63CEF893" w:rsidRDefault="68366084" w14:paraId="31E738F0" w14:textId="68D14F03">
      <w:pPr>
        <w:rPr>
          <w:rStyle w:val="SubtleEmphasis"/>
          <w:rFonts w:ascii="Calibri" w:hAnsi="Calibri" w:cs="Calibri" w:asciiTheme="majorAscii" w:hAnsiTheme="majorAscii" w:cstheme="majorAscii"/>
          <w:color w:val="D13438"/>
          <w:sz w:val="22"/>
          <w:szCs w:val="22"/>
        </w:rPr>
      </w:pPr>
    </w:p>
    <w:p w:rsidRPr="00EE4D0D" w:rsidR="00D114BB" w:rsidP="00C11741" w:rsidRDefault="00D114BB" w14:paraId="0E801480" w14:textId="77777777">
      <w:pPr>
        <w:spacing w:after="120"/>
        <w:rPr>
          <w:rFonts w:asciiTheme="majorHAnsi" w:hAnsiTheme="majorHAnsi" w:cstheme="majorHAnsi"/>
          <w:sz w:val="22"/>
          <w:szCs w:val="22"/>
        </w:rPr>
      </w:pPr>
      <w:r w:rsidRPr="00EE4D0D">
        <w:rPr>
          <w:rFonts w:asciiTheme="majorHAnsi" w:hAnsiTheme="majorHAnsi" w:cstheme="majorHAnsi"/>
          <w:b/>
          <w:sz w:val="22"/>
          <w:szCs w:val="22"/>
        </w:rPr>
        <w:t>5. What is the correct postural alignment when a person is seated in a chair?</w:t>
      </w:r>
    </w:p>
    <w:p w:rsidRPr="00EE4D0D" w:rsidR="00D114BB" w:rsidP="63CEF893" w:rsidRDefault="004E602E" w14:paraId="629F26A6" w14:textId="1898264C">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90° at the hips, 90° at the knees, and feet flat on the floor</w:t>
      </w:r>
    </w:p>
    <w:p w:rsidRPr="00EE4D0D" w:rsidR="00D114BB" w:rsidP="63CEF893" w:rsidRDefault="004E602E" w14:paraId="0E9A9855" w14:textId="7D75F001">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The ear align</w:t>
      </w:r>
      <w:r w:rsidRPr="63CEF893" w:rsidR="004E2DCC">
        <w:rPr>
          <w:rFonts w:ascii="Calibri" w:hAnsi="Calibri" w:cs="Calibri" w:asciiTheme="majorAscii" w:hAnsiTheme="majorAscii" w:cstheme="majorAscii"/>
          <w:sz w:val="22"/>
          <w:szCs w:val="22"/>
        </w:rPr>
        <w:t>ing</w:t>
      </w:r>
      <w:r w:rsidRPr="63CEF893" w:rsidR="00D114BB">
        <w:rPr>
          <w:rFonts w:ascii="Calibri" w:hAnsi="Calibri" w:cs="Calibri" w:asciiTheme="majorAscii" w:hAnsiTheme="majorAscii" w:cstheme="majorAscii"/>
          <w:sz w:val="22"/>
          <w:szCs w:val="22"/>
        </w:rPr>
        <w:t xml:space="preserve"> with the middle of the humeral head and the greater trochanter of the hip</w:t>
      </w:r>
    </w:p>
    <w:p w:rsidRPr="00EE4D0D" w:rsidR="00D114BB" w:rsidP="63CEF893" w:rsidRDefault="004E602E" w14:paraId="5BD2A92D" w14:textId="600CA2D8">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90° in the chair, with the back not touching the back of the chair and the elbows on the armrests</w:t>
      </w:r>
    </w:p>
    <w:p w:rsidRPr="00EE4D0D" w:rsidR="00D114BB" w:rsidP="63CEF893" w:rsidRDefault="001B4BB0" w14:paraId="3BB11B4F" w14:textId="4BCD19B2">
      <w:pPr>
        <w:spacing/>
        <w:ind w:left="357"/>
        <w:contextualSpacing w:val="1"/>
        <w:rPr>
          <w:rFonts w:ascii="Calibri" w:hAnsi="Calibri" w:cs="Calibri" w:asciiTheme="majorAscii" w:hAnsiTheme="majorAscii" w:cstheme="majorAscii"/>
          <w:sz w:val="22"/>
          <w:szCs w:val="22"/>
          <w:rPrChange w:author="" w16du:dateUtc="2026-05-18T08:05:00Z" w:id="793377288">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d</w:t>
      </w:r>
      <w:r w:rsidRPr="63CEF893" w:rsidR="2B450143">
        <w:rPr>
          <w:rFonts w:ascii="Calibri" w:hAnsi="Calibri" w:cs="Calibri" w:asciiTheme="majorAscii" w:hAnsiTheme="majorAscii" w:cstheme="majorAscii"/>
          <w:sz w:val="22"/>
          <w:szCs w:val="22"/>
        </w:rPr>
        <w:t xml:space="preserve">. Feet flat on the floor, </w:t>
      </w:r>
      <w:r w:rsidRPr="63CEF893" w:rsidR="2B450143">
        <w:rPr>
          <w:rFonts w:ascii="Calibri" w:hAnsi="Calibri" w:cs="Calibri" w:asciiTheme="majorAscii" w:hAnsiTheme="majorAscii" w:cstheme="majorAscii"/>
          <w:sz w:val="22"/>
          <w:szCs w:val="22"/>
        </w:rPr>
        <w:t>knees</w:t>
      </w:r>
      <w:r w:rsidRPr="63CEF893" w:rsidR="2B450143">
        <w:rPr>
          <w:rFonts w:ascii="Calibri" w:hAnsi="Calibri" w:cs="Calibri" w:asciiTheme="majorAscii" w:hAnsiTheme="majorAscii" w:cstheme="majorAscii"/>
          <w:sz w:val="22"/>
          <w:szCs w:val="22"/>
        </w:rPr>
        <w:t xml:space="preserve"> and hips at 90°,</w:t>
      </w:r>
      <w:r w:rsidRPr="63CEF893" w:rsidR="06F91BC5">
        <w:rPr>
          <w:rFonts w:ascii="Calibri" w:hAnsi="Calibri" w:cs="Calibri" w:asciiTheme="majorAscii" w:hAnsiTheme="majorAscii" w:cstheme="majorAscii"/>
          <w:sz w:val="22"/>
          <w:szCs w:val="22"/>
        </w:rPr>
        <w:t xml:space="preserve"> back of</w:t>
      </w:r>
      <w:r w:rsidRPr="63CEF893" w:rsidR="2B450143">
        <w:rPr>
          <w:rFonts w:ascii="Calibri" w:hAnsi="Calibri" w:cs="Calibri" w:asciiTheme="majorAscii" w:hAnsiTheme="majorAscii" w:cstheme="majorAscii"/>
          <w:sz w:val="22"/>
          <w:szCs w:val="22"/>
        </w:rPr>
        <w:t xml:space="preserve"> knees </w:t>
      </w:r>
      <w:r w:rsidRPr="63CEF893" w:rsidR="2B450143">
        <w:rPr>
          <w:rFonts w:ascii="Calibri" w:hAnsi="Calibri" w:cs="Calibri" w:asciiTheme="majorAscii" w:hAnsiTheme="majorAscii" w:cstheme="majorAscii"/>
          <w:sz w:val="22"/>
          <w:szCs w:val="22"/>
        </w:rPr>
        <w:t>not touch the chair, and elbows rest on the armrests at 90°</w:t>
      </w:r>
    </w:p>
    <w:p w:rsidRPr="00EE4D0D" w:rsidR="00D114BB" w:rsidP="63CEF893" w:rsidRDefault="004E602E" w14:paraId="14717820" w14:textId="7AC7E283">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Sheer motion</w:t>
      </w:r>
    </w:p>
    <w:p w:rsidRPr="00EE4D0D" w:rsidR="00D114BB" w:rsidP="63CEF893" w:rsidRDefault="55550771" w14:paraId="62D59F0C" w14:textId="7729A82B">
      <w:pPr>
        <w:rPr>
          <w:rStyle w:val="SubtleEmphasis"/>
          <w:rFonts w:ascii="Calibri" w:hAnsi="Calibri" w:cs="Calibri" w:asciiTheme="majorAscii" w:hAnsiTheme="majorAscii" w:cstheme="majorAscii"/>
          <w:color w:val="D13438"/>
          <w:sz w:val="22"/>
          <w:szCs w:val="22"/>
        </w:rPr>
      </w:pPr>
    </w:p>
    <w:p w:rsidRPr="00EE4D0D" w:rsidR="00D114BB" w:rsidP="63CEF893" w:rsidRDefault="00D114BB" w14:paraId="38438539" w14:textId="7D3FC9E2">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 xml:space="preserve">6. </w:t>
      </w:r>
      <w:r w:rsidRPr="63CEF893" w:rsidR="004E2DCC">
        <w:rPr>
          <w:rFonts w:ascii="Calibri" w:hAnsi="Calibri" w:cs="Calibri" w:asciiTheme="majorAscii" w:hAnsiTheme="majorAscii" w:cstheme="majorAscii"/>
          <w:b w:val="1"/>
          <w:bCs w:val="1"/>
          <w:sz w:val="22"/>
          <w:szCs w:val="22"/>
        </w:rPr>
        <w:t>Which muscles are targeted by a</w:t>
      </w:r>
      <w:r w:rsidRPr="63CEF893" w:rsidR="00D114BB">
        <w:rPr>
          <w:rFonts w:ascii="Calibri" w:hAnsi="Calibri" w:cs="Calibri" w:asciiTheme="majorAscii" w:hAnsiTheme="majorAscii" w:cstheme="majorAscii"/>
          <w:b w:val="1"/>
          <w:bCs w:val="1"/>
          <w:sz w:val="22"/>
          <w:szCs w:val="22"/>
        </w:rPr>
        <w:t xml:space="preserve">bdominal curls in supine position </w:t>
      </w:r>
      <w:r w:rsidRPr="63CEF893" w:rsidR="00D114BB">
        <w:rPr>
          <w:rFonts w:ascii="Calibri" w:hAnsi="Calibri" w:cs="Calibri" w:asciiTheme="majorAscii" w:hAnsiTheme="majorAscii" w:cstheme="majorAscii"/>
          <w:b w:val="1"/>
          <w:bCs w:val="1"/>
          <w:sz w:val="22"/>
          <w:szCs w:val="22"/>
        </w:rPr>
        <w:t>during rehabilitation?</w:t>
      </w:r>
    </w:p>
    <w:p w:rsidRPr="00EE4D0D" w:rsidR="00D114BB" w:rsidP="63CEF893" w:rsidRDefault="001B4BB0" w14:paraId="115AAAD6" w14:textId="1E2A18CE">
      <w:pPr>
        <w:spacing/>
        <w:ind w:left="357"/>
        <w:contextualSpacing w:val="1"/>
        <w:rPr>
          <w:rFonts w:ascii="Calibri" w:hAnsi="Calibri" w:cs="Calibri" w:asciiTheme="majorAscii" w:hAnsiTheme="majorAscii" w:cstheme="majorAscii"/>
          <w:sz w:val="22"/>
          <w:szCs w:val="22"/>
          <w:rPrChange w:author="" w16du:dateUtc="2026-05-18T08:05:00Z" w:id="780500255">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a</w:t>
      </w:r>
      <w:r w:rsidRPr="63CEF893" w:rsidR="2B450143">
        <w:rPr>
          <w:rFonts w:ascii="Calibri" w:hAnsi="Calibri" w:cs="Calibri" w:asciiTheme="majorAscii" w:hAnsiTheme="majorAscii" w:cstheme="majorAscii"/>
          <w:sz w:val="22"/>
          <w:szCs w:val="22"/>
        </w:rPr>
        <w:t>. Rectus abdominis</w:t>
      </w:r>
    </w:p>
    <w:p w:rsidRPr="00EE4D0D" w:rsidR="00D114BB" w:rsidP="63CEF893" w:rsidRDefault="004E602E" w14:paraId="5E588006" w14:textId="361226A4">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Transverse abdominis</w:t>
      </w:r>
    </w:p>
    <w:p w:rsidRPr="00EE4D0D" w:rsidR="00D114BB" w:rsidP="63CEF893" w:rsidRDefault="004E602E" w14:paraId="04344D6F" w14:textId="044518ED">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Hip flexors</w:t>
      </w:r>
    </w:p>
    <w:p w:rsidRPr="00EE4D0D" w:rsidR="00D114BB" w:rsidP="63CEF893" w:rsidRDefault="004E602E" w14:paraId="658B5A56" w14:textId="7CA4BD4D">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External oblique</w:t>
      </w:r>
    </w:p>
    <w:p w:rsidRPr="00EE4D0D" w:rsidR="00D114BB" w:rsidP="63CEF893" w:rsidRDefault="004E602E" w14:paraId="2E158C3B" w14:textId="0FDC7F5E">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Internal oblique</w:t>
      </w:r>
    </w:p>
    <w:p w:rsidRPr="00EE4D0D" w:rsidR="00D114BB" w:rsidP="63CEF893" w:rsidRDefault="6EA60FB5" w14:paraId="32552CD5" w14:textId="620DCED5">
      <w:pPr>
        <w:rPr>
          <w:rStyle w:val="SubtleEmphasis"/>
          <w:rFonts w:ascii="Calibri" w:hAnsi="Calibri" w:cs="Calibri" w:asciiTheme="majorAscii" w:hAnsiTheme="majorAscii" w:cstheme="majorAscii"/>
          <w:color w:val="D13438"/>
          <w:sz w:val="22"/>
          <w:szCs w:val="22"/>
        </w:rPr>
      </w:pPr>
    </w:p>
    <w:p w:rsidRPr="00EE4D0D" w:rsidR="00D114BB" w:rsidP="63CEF893" w:rsidRDefault="00D114BB" w14:paraId="08A5ADE4" w14:textId="61528BCF">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7. How does the athletic trainer know if strain-</w:t>
      </w:r>
      <w:r w:rsidRPr="63CEF893" w:rsidR="00D114BB">
        <w:rPr>
          <w:rFonts w:ascii="Calibri" w:hAnsi="Calibri" w:cs="Calibri" w:asciiTheme="majorAscii" w:hAnsiTheme="majorAscii" w:cstheme="majorAscii"/>
          <w:b w:val="1"/>
          <w:bCs w:val="1"/>
          <w:sz w:val="22"/>
          <w:szCs w:val="22"/>
        </w:rPr>
        <w:t>counterst</w:t>
      </w:r>
      <w:r w:rsidRPr="63CEF893" w:rsidR="003B2FC4">
        <w:rPr>
          <w:rFonts w:ascii="Calibri" w:hAnsi="Calibri" w:cs="Calibri" w:asciiTheme="majorAscii" w:hAnsiTheme="majorAscii" w:cstheme="majorAscii"/>
          <w:b w:val="1"/>
          <w:bCs w:val="1"/>
          <w:sz w:val="22"/>
          <w:szCs w:val="22"/>
        </w:rPr>
        <w:t>r</w:t>
      </w:r>
      <w:r w:rsidRPr="63CEF893" w:rsidR="00D114BB">
        <w:rPr>
          <w:rFonts w:ascii="Calibri" w:hAnsi="Calibri" w:cs="Calibri" w:asciiTheme="majorAscii" w:hAnsiTheme="majorAscii" w:cstheme="majorAscii"/>
          <w:b w:val="1"/>
          <w:bCs w:val="1"/>
          <w:sz w:val="22"/>
          <w:szCs w:val="22"/>
        </w:rPr>
        <w:t>ain</w:t>
      </w:r>
      <w:r w:rsidRPr="63CEF893" w:rsidR="00D114BB">
        <w:rPr>
          <w:rFonts w:ascii="Calibri" w:hAnsi="Calibri" w:cs="Calibri" w:asciiTheme="majorAscii" w:hAnsiTheme="majorAscii" w:cstheme="majorAscii"/>
          <w:b w:val="1"/>
          <w:bCs w:val="1"/>
          <w:sz w:val="22"/>
          <w:szCs w:val="22"/>
        </w:rPr>
        <w:t xml:space="preserve"> was effective?</w:t>
      </w:r>
    </w:p>
    <w:p w:rsidRPr="00EE4D0D" w:rsidR="00D114BB" w:rsidP="63CEF893" w:rsidRDefault="004E602E" w14:paraId="570CB461" w14:textId="3BD829F4">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2B450143">
        <w:rPr>
          <w:rFonts w:ascii="Calibri" w:hAnsi="Calibri" w:cs="Calibri" w:asciiTheme="majorAscii" w:hAnsiTheme="majorAscii" w:cstheme="majorAscii"/>
          <w:sz w:val="22"/>
          <w:szCs w:val="22"/>
        </w:rPr>
        <w:t xml:space="preserve">. Range of motion </w:t>
      </w:r>
      <w:r w:rsidRPr="63CEF893" w:rsidR="0952D820">
        <w:rPr>
          <w:rFonts w:ascii="Calibri" w:hAnsi="Calibri" w:cs="Calibri" w:asciiTheme="majorAscii" w:hAnsiTheme="majorAscii" w:cstheme="majorAscii"/>
          <w:sz w:val="22"/>
          <w:szCs w:val="22"/>
        </w:rPr>
        <w:t>de</w:t>
      </w:r>
      <w:r w:rsidRPr="63CEF893" w:rsidR="2B450143">
        <w:rPr>
          <w:rFonts w:ascii="Calibri" w:hAnsi="Calibri" w:cs="Calibri" w:asciiTheme="majorAscii" w:hAnsiTheme="majorAscii" w:cstheme="majorAscii"/>
          <w:sz w:val="22"/>
          <w:szCs w:val="22"/>
        </w:rPr>
        <w:t>creases</w:t>
      </w:r>
    </w:p>
    <w:p w:rsidRPr="00EE4D0D" w:rsidR="00D114BB" w:rsidP="63CEF893" w:rsidRDefault="004E602E" w14:paraId="1D70E20E" w14:textId="2115F14C">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Less swelling</w:t>
      </w:r>
    </w:p>
    <w:p w:rsidRPr="00EE4D0D" w:rsidR="00D114BB" w:rsidP="63CEF893" w:rsidRDefault="004E602E" w14:paraId="0E9CED62" w14:textId="64ECDC53">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Tolerance to pain increases</w:t>
      </w:r>
    </w:p>
    <w:p w:rsidRPr="00EE4D0D" w:rsidR="00D114BB" w:rsidP="63CEF893" w:rsidRDefault="001B4BB0" w14:paraId="354B8837" w14:textId="239048A9">
      <w:pPr>
        <w:spacing/>
        <w:ind w:left="357"/>
        <w:contextualSpacing w:val="1"/>
        <w:rPr>
          <w:rFonts w:ascii="Calibri" w:hAnsi="Calibri" w:cs="Calibri" w:asciiTheme="majorAscii" w:hAnsiTheme="majorAscii" w:cstheme="majorAscii"/>
          <w:sz w:val="22"/>
          <w:szCs w:val="22"/>
          <w:rPrChange w:author="" w16du:dateUtc="2026-05-18T08:06:00Z" w:id="1725938030">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d</w:t>
      </w:r>
      <w:r w:rsidRPr="63CEF893" w:rsidR="2B450143">
        <w:rPr>
          <w:rFonts w:ascii="Calibri" w:hAnsi="Calibri" w:cs="Calibri" w:asciiTheme="majorAscii" w:hAnsiTheme="majorAscii" w:cstheme="majorAscii"/>
          <w:sz w:val="22"/>
          <w:szCs w:val="22"/>
        </w:rPr>
        <w:t>. Less tenderness</w:t>
      </w:r>
    </w:p>
    <w:p w:rsidRPr="00EE4D0D" w:rsidR="00D114BB" w:rsidP="63CEF893" w:rsidRDefault="004E602E" w14:paraId="2DB587FD" w14:textId="46DFADF8">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Sensitivity to pain</w:t>
      </w:r>
    </w:p>
    <w:p w:rsidRPr="00EE4D0D" w:rsidR="00D114BB" w:rsidP="63CEF893" w:rsidRDefault="3A9876B0" w14:paraId="245D08D7" w14:textId="269CA2E1">
      <w:pPr>
        <w:rPr>
          <w:rStyle w:val="SubtleEmphasis"/>
          <w:rFonts w:ascii="Calibri" w:hAnsi="Calibri" w:cs="Calibri" w:asciiTheme="majorAscii" w:hAnsiTheme="majorAscii" w:cstheme="majorAscii"/>
          <w:color w:val="D13438"/>
          <w:sz w:val="22"/>
          <w:szCs w:val="22"/>
        </w:rPr>
      </w:pPr>
    </w:p>
    <w:p w:rsidRPr="00EE4D0D" w:rsidR="00D114BB" w:rsidP="00C11741" w:rsidRDefault="00D114BB" w14:paraId="2028F0CE" w14:textId="77777777">
      <w:pPr>
        <w:spacing w:after="120"/>
        <w:rPr>
          <w:rFonts w:asciiTheme="majorHAnsi" w:hAnsiTheme="majorHAnsi" w:cstheme="majorHAnsi"/>
          <w:sz w:val="22"/>
          <w:szCs w:val="22"/>
        </w:rPr>
      </w:pPr>
      <w:r w:rsidRPr="00EE4D0D">
        <w:rPr>
          <w:rFonts w:asciiTheme="majorHAnsi" w:hAnsiTheme="majorHAnsi" w:cstheme="majorHAnsi"/>
          <w:b/>
          <w:sz w:val="22"/>
          <w:szCs w:val="22"/>
        </w:rPr>
        <w:t>8. What are the trigger point referrals for the sternocleidomastoid muscle of the neck?</w:t>
      </w:r>
    </w:p>
    <w:p w:rsidRPr="00EE4D0D" w:rsidR="00D114BB" w:rsidP="63CEF893" w:rsidRDefault="004E602E" w14:paraId="5DAADA5D" w14:textId="1AE3E30A">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The jaw, lateral neck, occiput, and upper trapezius</w:t>
      </w:r>
    </w:p>
    <w:p w:rsidRPr="00EE4D0D" w:rsidR="00D114BB" w:rsidP="63CEF893" w:rsidRDefault="004E602E" w14:paraId="7E87FF38" w14:textId="713AEBDD">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Pectoralis major and minor, the sternum, and mastoid process</w:t>
      </w:r>
    </w:p>
    <w:p w:rsidRPr="00EE4D0D" w:rsidR="00D114BB" w:rsidP="63CEF893" w:rsidRDefault="004E602E" w14:paraId="4256F497" w14:textId="0A3D52F0">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The superior </w:t>
      </w:r>
      <w:r w:rsidRPr="63CEF893" w:rsidR="00D114BB">
        <w:rPr>
          <w:rFonts w:ascii="Calibri" w:hAnsi="Calibri" w:cs="Calibri" w:asciiTheme="majorAscii" w:hAnsiTheme="majorAscii" w:cstheme="majorAscii"/>
          <w:sz w:val="22"/>
          <w:szCs w:val="22"/>
        </w:rPr>
        <w:t>portion</w:t>
      </w:r>
      <w:r w:rsidRPr="63CEF893" w:rsidR="00D114BB">
        <w:rPr>
          <w:rFonts w:ascii="Calibri" w:hAnsi="Calibri" w:cs="Calibri" w:asciiTheme="majorAscii" w:hAnsiTheme="majorAscii" w:cstheme="majorAscii"/>
          <w:sz w:val="22"/>
          <w:szCs w:val="22"/>
        </w:rPr>
        <w:t xml:space="preserve"> of the shoulder, the throat, and pectoralis major</w:t>
      </w:r>
    </w:p>
    <w:p w:rsidRPr="00EE4D0D" w:rsidR="00D114BB" w:rsidP="63CEF893" w:rsidRDefault="001B4BB0" w14:paraId="1CF21867" w14:textId="76FCC63B">
      <w:pPr>
        <w:spacing/>
        <w:ind w:left="357"/>
        <w:contextualSpacing w:val="1"/>
        <w:rPr>
          <w:rFonts w:ascii="Calibri" w:hAnsi="Calibri" w:cs="Calibri" w:asciiTheme="majorAscii" w:hAnsiTheme="majorAscii" w:cstheme="majorAscii"/>
          <w:sz w:val="22"/>
          <w:szCs w:val="22"/>
          <w:rPrChange w:author="" w16du:dateUtc="2026-05-18T08:06:00Z" w:id="846866095">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d</w:t>
      </w:r>
      <w:r w:rsidRPr="63CEF893" w:rsidR="2B450143">
        <w:rPr>
          <w:rFonts w:ascii="Calibri" w:hAnsi="Calibri" w:cs="Calibri" w:asciiTheme="majorAscii" w:hAnsiTheme="majorAscii" w:cstheme="majorAscii"/>
          <w:sz w:val="22"/>
          <w:szCs w:val="22"/>
        </w:rPr>
        <w:t>. Behind the ear, around the eye, the forehead, and the teeth</w:t>
      </w:r>
    </w:p>
    <w:p w:rsidRPr="00EE4D0D" w:rsidR="00D114BB" w:rsidP="63CEF893" w:rsidRDefault="004E602E" w14:paraId="0E9EEF34" w14:textId="710AD5E5">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The posterior neck, throat, tongue, and jaw</w:t>
      </w:r>
    </w:p>
    <w:p w:rsidRPr="00EE4D0D" w:rsidR="00D114BB" w:rsidP="63CEF893" w:rsidRDefault="6536D140" w14:paraId="1E8E940C" w14:textId="3A5A3B8F">
      <w:pPr>
        <w:rPr>
          <w:rStyle w:val="SubtleEmphasis"/>
          <w:rFonts w:ascii="Calibri" w:hAnsi="Calibri" w:cs="Calibri" w:asciiTheme="majorAscii" w:hAnsiTheme="majorAscii" w:cstheme="majorAscii"/>
          <w:color w:val="D13438"/>
          <w:sz w:val="22"/>
          <w:szCs w:val="22"/>
        </w:rPr>
      </w:pPr>
    </w:p>
    <w:p w:rsidRPr="00EE4D0D" w:rsidR="00D114BB" w:rsidP="7C1165D7" w:rsidRDefault="00D114BB" w14:paraId="5ED25106" w14:textId="77777777">
      <w:pPr>
        <w:spacing w:after="120"/>
        <w:rPr>
          <w:rFonts w:ascii="Calibri" w:hAnsi="Calibri" w:cs="Calibri" w:asciiTheme="majorAscii" w:hAnsiTheme="majorAscii" w:cstheme="majorAscii"/>
          <w:sz w:val="22"/>
          <w:szCs w:val="22"/>
        </w:rPr>
      </w:pPr>
      <w:commentRangeStart w:id="766164647"/>
      <w:r w:rsidRPr="7C1165D7" w:rsidR="00D114BB">
        <w:rPr>
          <w:rFonts w:ascii="Calibri" w:hAnsi="Calibri" w:cs="Calibri" w:asciiTheme="majorAscii" w:hAnsiTheme="majorAscii" w:cstheme="majorAscii"/>
          <w:b w:val="1"/>
          <w:bCs w:val="1"/>
          <w:sz w:val="22"/>
          <w:szCs w:val="22"/>
        </w:rPr>
        <w:t xml:space="preserve">9. </w:t>
      </w:r>
      <w:commentRangeStart w:id="202"/>
      <w:r w:rsidRPr="7C1165D7" w:rsidR="00D114BB">
        <w:rPr>
          <w:rFonts w:ascii="Calibri" w:hAnsi="Calibri" w:cs="Calibri" w:asciiTheme="majorAscii" w:hAnsiTheme="majorAscii" w:cstheme="majorAscii"/>
          <w:b w:val="1"/>
          <w:bCs w:val="1"/>
          <w:sz w:val="22"/>
          <w:szCs w:val="22"/>
        </w:rPr>
        <w:t>Which exercise is effective</w:t>
      </w:r>
      <w:commentRangeEnd w:id="202"/>
      <w:r>
        <w:rPr>
          <w:rStyle w:val="CommentReference"/>
        </w:rPr>
        <w:commentReference w:id="202"/>
      </w:r>
      <w:r w:rsidRPr="7C1165D7" w:rsidR="00D114BB">
        <w:rPr>
          <w:rFonts w:ascii="Calibri" w:hAnsi="Calibri" w:cs="Calibri" w:asciiTheme="majorAscii" w:hAnsiTheme="majorAscii" w:cstheme="majorAscii"/>
          <w:b w:val="1"/>
          <w:bCs w:val="1"/>
          <w:sz w:val="22"/>
          <w:szCs w:val="22"/>
        </w:rPr>
        <w:t xml:space="preserve"> for increasing grip strength?</w:t>
      </w:r>
      <w:commentRangeEnd w:id="766164647"/>
      <w:r>
        <w:rPr>
          <w:rStyle w:val="CommentReference"/>
        </w:rPr>
        <w:commentReference w:id="766164647"/>
      </w:r>
    </w:p>
    <w:p w:rsidRPr="00EE4D0D" w:rsidR="00D114BB" w:rsidP="63CEF893" w:rsidRDefault="004E602E" w14:paraId="457B3AA8" w14:textId="744ABF01">
      <w:pPr>
        <w:pStyle w:val="Normal"/>
        <w:spacing/>
        <w:ind w:left="357"/>
        <w:contextualSpacing w:val="1"/>
      </w:pPr>
      <w:r w:rsidRPr="34B94A2D" w:rsidR="004E602E">
        <w:rPr>
          <w:rFonts w:ascii="Calibri" w:hAnsi="Calibri" w:cs="Calibri" w:asciiTheme="majorAscii" w:hAnsiTheme="majorAscii" w:cstheme="majorAscii"/>
          <w:sz w:val="22"/>
          <w:szCs w:val="22"/>
        </w:rPr>
        <w:t>a</w:t>
      </w:r>
      <w:r w:rsidRPr="34B94A2D" w:rsidR="00D114BB">
        <w:rPr>
          <w:rFonts w:ascii="Calibri" w:hAnsi="Calibri" w:cs="Calibri" w:asciiTheme="majorAscii" w:hAnsiTheme="majorAscii" w:cstheme="majorAscii"/>
          <w:sz w:val="22"/>
          <w:szCs w:val="22"/>
        </w:rPr>
        <w:t>. Image option</w:t>
      </w:r>
      <w:r w:rsidR="4C3C9533">
        <w:drawing>
          <wp:inline wp14:editId="6C160DD6" wp14:anchorId="1CE07B32">
            <wp:extent cx="2324100" cy="1524000"/>
            <wp:effectExtent l="0" t="0" r="0" b="0"/>
            <wp:docPr id="1615617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617039" name="Picture 1615617039"/>
                    <pic:cNvPicPr/>
                  </pic:nvPicPr>
                  <pic:blipFill>
                    <a:blip xmlns:r="http://schemas.openxmlformats.org/officeDocument/2006/relationships" r:embed="rId2062417350">
                      <a:extLst>
                        <a:ext uri="{28A0092B-C50C-407E-A947-70E740481C1C}">
                          <a14:useLocalDpi xmlns:a14="http://schemas.microsoft.com/office/drawing/2010/main"/>
                        </a:ext>
                      </a:extLst>
                    </a:blip>
                    <a:stretch>
                      <a:fillRect/>
                    </a:stretch>
                  </pic:blipFill>
                  <pic:spPr>
                    <a:xfrm>
                      <a:off x="0" y="0"/>
                      <a:ext cx="2324100" cy="1524000"/>
                    </a:xfrm>
                    <a:prstGeom prst="rect">
                      <a:avLst/>
                    </a:prstGeom>
                  </pic:spPr>
                </pic:pic>
              </a:graphicData>
            </a:graphic>
          </wp:inline>
        </w:drawing>
      </w:r>
      <w:r w:rsidRPr="34B94A2D" w:rsidR="45BBBF4B">
        <w:rPr>
          <w:rFonts w:ascii="Calibri" w:hAnsi="Calibri" w:cs="Calibri" w:asciiTheme="majorAscii" w:hAnsiTheme="majorAscii" w:cstheme="majorAscii"/>
          <w:sz w:val="22"/>
          <w:szCs w:val="22"/>
        </w:rPr>
        <w:t>0351P_0593.jpg</w:t>
      </w:r>
    </w:p>
    <w:p w:rsidRPr="00EE4D0D" w:rsidR="00D114BB" w:rsidP="63CEF893" w:rsidRDefault="004E602E" w14:paraId="238612F4" w14:textId="6B6D4834">
      <w:pPr>
        <w:pStyle w:val="Normal"/>
        <w:spacing/>
        <w:ind w:left="357"/>
        <w:contextualSpacing w:val="1"/>
      </w:pPr>
      <w:r w:rsidRPr="34B94A2D" w:rsidR="004E602E">
        <w:rPr>
          <w:rFonts w:ascii="Calibri" w:hAnsi="Calibri" w:cs="Calibri" w:asciiTheme="majorAscii" w:hAnsiTheme="majorAscii" w:cstheme="majorAscii"/>
          <w:sz w:val="22"/>
          <w:szCs w:val="22"/>
        </w:rPr>
        <w:t>b</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65E7BD35">
        <w:rPr>
          <w:rFonts w:ascii="Calibri" w:hAnsi="Calibri" w:cs="Calibri" w:asciiTheme="majorAscii" w:hAnsiTheme="majorAscii" w:cstheme="majorAscii"/>
          <w:sz w:val="22"/>
          <w:szCs w:val="22"/>
        </w:rPr>
        <w:t xml:space="preserve"> </w:t>
      </w:r>
      <w:r w:rsidR="65E7BD35">
        <w:drawing>
          <wp:inline wp14:editId="5D8E79E5" wp14:anchorId="50929F9B">
            <wp:extent cx="2343150" cy="1543050"/>
            <wp:effectExtent l="0" t="0" r="0" b="0"/>
            <wp:docPr id="937611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611901" name="Picture 937611901"/>
                    <pic:cNvPicPr/>
                  </pic:nvPicPr>
                  <pic:blipFill>
                    <a:blip xmlns:r="http://schemas.openxmlformats.org/officeDocument/2006/relationships" r:embed="rId285066527">
                      <a:extLst>
                        <a:ext uri="{28A0092B-C50C-407E-A947-70E740481C1C}">
                          <a14:useLocalDpi xmlns:a14="http://schemas.microsoft.com/office/drawing/2010/main"/>
                        </a:ext>
                      </a:extLst>
                    </a:blip>
                    <a:stretch>
                      <a:fillRect/>
                    </a:stretch>
                  </pic:blipFill>
                  <pic:spPr>
                    <a:xfrm>
                      <a:off x="0" y="0"/>
                      <a:ext cx="2343150" cy="1543050"/>
                    </a:xfrm>
                    <a:prstGeom prst="rect">
                      <a:avLst/>
                    </a:prstGeom>
                  </pic:spPr>
                </pic:pic>
              </a:graphicData>
            </a:graphic>
          </wp:inline>
        </w:drawing>
      </w:r>
      <w:r w:rsidRPr="34B94A2D" w:rsidR="6A331FC0">
        <w:rPr>
          <w:rFonts w:ascii="Calibri" w:hAnsi="Calibri" w:cs="Calibri" w:asciiTheme="majorAscii" w:hAnsiTheme="majorAscii" w:cstheme="majorAscii"/>
          <w:sz w:val="22"/>
          <w:szCs w:val="22"/>
        </w:rPr>
        <w:t>0351P_0594.jpg</w:t>
      </w:r>
    </w:p>
    <w:p w:rsidRPr="00EE4D0D" w:rsidR="00D114BB" w:rsidP="63CEF893" w:rsidRDefault="001B4BB0" w14:paraId="6991DEE6" w14:textId="04D477CA">
      <w:pPr>
        <w:pStyle w:val="Normal"/>
        <w:spacing/>
        <w:ind w:left="357"/>
        <w:contextualSpacing w:val="1"/>
        <w:rPr>
          <w:rPrChange w:author="" w16du:dateUtc="2026-05-18T08:06:00Z" w:id="1743016043">
            <w:rPr>
              <w:rFonts w:ascii="Cambria" w:hAnsi="Cambria" w:asciiTheme="minorAscii" w:hAnsiTheme="minorAscii"/>
              <w:b w:val="1"/>
              <w:bCs w:val="1"/>
            </w:rPr>
          </w:rPrChange>
        </w:rPr>
      </w:pPr>
      <w:r w:rsidRPr="34B94A2D" w:rsidR="001B4BB0">
        <w:rPr>
          <w:rFonts w:ascii="Calibri" w:hAnsi="Calibri" w:cs="Calibri" w:asciiTheme="majorAscii" w:hAnsiTheme="majorAscii" w:cstheme="majorAscii"/>
          <w:sz w:val="22"/>
          <w:szCs w:val="22"/>
        </w:rPr>
        <w:t>*</w:t>
      </w:r>
      <w:r w:rsidRPr="34B94A2D" w:rsidR="004E602E">
        <w:rPr>
          <w:rFonts w:ascii="Calibri" w:hAnsi="Calibri" w:cs="Calibri" w:asciiTheme="majorAscii" w:hAnsiTheme="majorAscii" w:cstheme="majorAscii"/>
          <w:sz w:val="22"/>
          <w:szCs w:val="22"/>
        </w:rPr>
        <w:t>c</w:t>
      </w:r>
      <w:r w:rsidRPr="34B94A2D" w:rsidR="2B450143">
        <w:rPr>
          <w:rFonts w:ascii="Calibri" w:hAnsi="Calibri" w:cs="Calibri" w:asciiTheme="majorAscii" w:hAnsiTheme="majorAscii" w:cstheme="majorAscii"/>
          <w:sz w:val="22"/>
          <w:szCs w:val="22"/>
        </w:rPr>
        <w:t>. Image option</w:t>
      </w:r>
      <w:r w:rsidR="05244B1D">
        <w:drawing>
          <wp:inline wp14:editId="48323EE4" wp14:anchorId="40E67D48">
            <wp:extent cx="2305050" cy="1447800"/>
            <wp:effectExtent l="0" t="0" r="0" b="0"/>
            <wp:docPr id="1742398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398185" name="Picture 1742398185"/>
                    <pic:cNvPicPr/>
                  </pic:nvPicPr>
                  <pic:blipFill>
                    <a:blip xmlns:r="http://schemas.openxmlformats.org/officeDocument/2006/relationships" r:embed="rId1854345704">
                      <a:extLst>
                        <a:ext uri="{28A0092B-C50C-407E-A947-70E740481C1C}">
                          <a14:useLocalDpi xmlns:a14="http://schemas.microsoft.com/office/drawing/2010/main"/>
                        </a:ext>
                      </a:extLst>
                    </a:blip>
                    <a:stretch>
                      <a:fillRect/>
                    </a:stretch>
                  </pic:blipFill>
                  <pic:spPr>
                    <a:xfrm>
                      <a:off x="0" y="0"/>
                      <a:ext cx="2305050" cy="1447800"/>
                    </a:xfrm>
                    <a:prstGeom prst="rect">
                      <a:avLst/>
                    </a:prstGeom>
                  </pic:spPr>
                </pic:pic>
              </a:graphicData>
            </a:graphic>
          </wp:inline>
        </w:drawing>
      </w:r>
      <w:r w:rsidRPr="34B94A2D" w:rsidR="737DD45C">
        <w:rPr>
          <w:rFonts w:ascii="Calibri" w:hAnsi="Calibri" w:cs="Calibri" w:asciiTheme="majorAscii" w:hAnsiTheme="majorAscii" w:cstheme="majorAscii"/>
          <w:sz w:val="22"/>
          <w:szCs w:val="22"/>
        </w:rPr>
        <w:t>0351P_0602.jpg</w:t>
      </w:r>
    </w:p>
    <w:p w:rsidRPr="00EE4D0D" w:rsidR="00D114BB" w:rsidP="63CEF893" w:rsidRDefault="004E602E" w14:paraId="1C21099B" w14:textId="6B53356B">
      <w:pPr>
        <w:pStyle w:val="Normal"/>
        <w:spacing/>
        <w:ind w:left="357"/>
        <w:contextualSpacing w:val="1"/>
      </w:pPr>
      <w:r w:rsidRPr="34B94A2D" w:rsidR="004E602E">
        <w:rPr>
          <w:rFonts w:ascii="Calibri" w:hAnsi="Calibri" w:cs="Calibri" w:asciiTheme="majorAscii" w:hAnsiTheme="majorAscii" w:cstheme="majorAscii"/>
          <w:sz w:val="22"/>
          <w:szCs w:val="22"/>
        </w:rPr>
        <w:t>d</w:t>
      </w:r>
      <w:r w:rsidRPr="34B94A2D" w:rsidR="00D114BB">
        <w:rPr>
          <w:rFonts w:ascii="Calibri" w:hAnsi="Calibri" w:cs="Calibri" w:asciiTheme="majorAscii" w:hAnsiTheme="majorAscii" w:cstheme="majorAscii"/>
          <w:sz w:val="22"/>
          <w:szCs w:val="22"/>
        </w:rPr>
        <w:t>. Image option</w:t>
      </w:r>
      <w:r w:rsidR="40DC1230">
        <w:drawing>
          <wp:inline wp14:editId="25086C13" wp14:anchorId="1976E3C3">
            <wp:extent cx="2381250" cy="1333500"/>
            <wp:effectExtent l="0" t="0" r="0" b="0"/>
            <wp:docPr id="715495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495731" name="Picture 715495731"/>
                    <pic:cNvPicPr/>
                  </pic:nvPicPr>
                  <pic:blipFill>
                    <a:blip xmlns:r="http://schemas.openxmlformats.org/officeDocument/2006/relationships" r:embed="rId979024711">
                      <a:extLst>
                        <a:ext uri="{28A0092B-C50C-407E-A947-70E740481C1C}">
                          <a14:useLocalDpi xmlns:a14="http://schemas.microsoft.com/office/drawing/2010/main"/>
                        </a:ext>
                      </a:extLst>
                    </a:blip>
                    <a:stretch>
                      <a:fillRect/>
                    </a:stretch>
                  </pic:blipFill>
                  <pic:spPr>
                    <a:xfrm>
                      <a:off x="0" y="0"/>
                      <a:ext cx="2381250" cy="1333500"/>
                    </a:xfrm>
                    <a:prstGeom prst="rect">
                      <a:avLst/>
                    </a:prstGeom>
                  </pic:spPr>
                </pic:pic>
              </a:graphicData>
            </a:graphic>
          </wp:inline>
        </w:drawing>
      </w:r>
      <w:r w:rsidRPr="34B94A2D" w:rsidR="4771B702">
        <w:rPr>
          <w:rFonts w:ascii="Calibri" w:hAnsi="Calibri" w:cs="Calibri" w:asciiTheme="majorAscii" w:hAnsiTheme="majorAscii" w:cstheme="majorAscii"/>
          <w:sz w:val="22"/>
          <w:szCs w:val="22"/>
        </w:rPr>
        <w:t>0351P_0600.jpg</w:t>
      </w:r>
    </w:p>
    <w:p w:rsidR="7C1165D7" w:rsidP="7C1165D7" w:rsidRDefault="7C1165D7" w14:paraId="763CD47E" w14:textId="7E84576C">
      <w:pPr>
        <w:pStyle w:val="Normal"/>
        <w:spacing/>
        <w:ind w:left="357"/>
        <w:contextualSpacing w:val="1"/>
      </w:pPr>
    </w:p>
    <w:p w:rsidRPr="00EE4D0D" w:rsidR="00D114BB" w:rsidP="63CEF893" w:rsidRDefault="004E602E" w14:paraId="3A7A2FF0" w14:textId="0EB81EA1">
      <w:pPr>
        <w:pStyle w:val="Normal"/>
        <w:spacing/>
        <w:ind w:left="357"/>
        <w:contextualSpacing w:val="1"/>
      </w:pPr>
      <w:r w:rsidRPr="34B94A2D" w:rsidR="004E602E">
        <w:rPr>
          <w:rFonts w:ascii="Calibri" w:hAnsi="Calibri" w:cs="Calibri" w:asciiTheme="majorAscii" w:hAnsiTheme="majorAscii" w:cstheme="majorAscii"/>
          <w:sz w:val="22"/>
          <w:szCs w:val="22"/>
        </w:rPr>
        <w:t>e</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594A90A3">
        <w:rPr>
          <w:rFonts w:ascii="Calibri" w:hAnsi="Calibri" w:cs="Calibri" w:asciiTheme="majorAscii" w:hAnsiTheme="majorAscii" w:cstheme="majorAscii"/>
          <w:sz w:val="22"/>
          <w:szCs w:val="22"/>
        </w:rPr>
        <w:t xml:space="preserve"> </w:t>
      </w:r>
      <w:r w:rsidR="594A90A3">
        <w:drawing>
          <wp:inline wp14:editId="756067A2" wp14:anchorId="238F858B">
            <wp:extent cx="2343150" cy="1333500"/>
            <wp:effectExtent l="0" t="0" r="0" b="0"/>
            <wp:docPr id="2124168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168990" name="Picture 2124168990"/>
                    <pic:cNvPicPr/>
                  </pic:nvPicPr>
                  <pic:blipFill>
                    <a:blip xmlns:r="http://schemas.openxmlformats.org/officeDocument/2006/relationships" r:embed="rId915784055">
                      <a:extLst>
                        <a:ext uri="{28A0092B-C50C-407E-A947-70E740481C1C}">
                          <a14:useLocalDpi xmlns:a14="http://schemas.microsoft.com/office/drawing/2010/main"/>
                        </a:ext>
                      </a:extLst>
                    </a:blip>
                    <a:stretch>
                      <a:fillRect/>
                    </a:stretch>
                  </pic:blipFill>
                  <pic:spPr>
                    <a:xfrm>
                      <a:off x="0" y="0"/>
                      <a:ext cx="2343150" cy="1333500"/>
                    </a:xfrm>
                    <a:prstGeom prst="rect">
                      <a:avLst/>
                    </a:prstGeom>
                  </pic:spPr>
                </pic:pic>
              </a:graphicData>
            </a:graphic>
          </wp:inline>
        </w:drawing>
      </w:r>
      <w:r w:rsidRPr="34B94A2D" w:rsidR="34EB40A6">
        <w:rPr>
          <w:rFonts w:ascii="Calibri" w:hAnsi="Calibri" w:cs="Calibri" w:asciiTheme="majorAscii" w:hAnsiTheme="majorAscii" w:cstheme="majorAscii"/>
          <w:sz w:val="22"/>
          <w:szCs w:val="22"/>
        </w:rPr>
        <w:t>0351P_0619.jpg</w:t>
      </w:r>
    </w:p>
    <w:p w:rsidR="7C1165D7" w:rsidP="7C1165D7" w:rsidRDefault="7C1165D7" w14:paraId="04FB5704" w14:textId="404DC69B">
      <w:pPr>
        <w:pStyle w:val="Normal"/>
        <w:spacing/>
        <w:ind w:left="357"/>
        <w:contextualSpacing w:val="1"/>
      </w:pPr>
    </w:p>
    <w:p w:rsidR="1C88037E" w:rsidP="7C1165D7" w:rsidRDefault="1C88037E" w14:paraId="4EAD8E43" w14:textId="7B1501CE">
      <w:pPr>
        <w:pStyle w:val="Normal"/>
        <w:spacing/>
        <w:ind w:left="357"/>
        <w:contextualSpacing w:val="1"/>
        <w:rPr>
          <w:rFonts w:ascii="Times New Roman" w:hAnsi="Times New Roman" w:eastAsia="Times New Roman" w:cs="Times New Roman"/>
          <w:noProof w:val="0"/>
          <w:sz w:val="24"/>
          <w:szCs w:val="24"/>
          <w:lang w:val="en-US"/>
        </w:rPr>
      </w:pPr>
      <w:r w:rsidR="1C88037E">
        <w:rPr/>
        <w:t xml:space="preserve">Images: </w:t>
      </w:r>
      <w:r w:rsidRPr="7C1165D7" w:rsidR="1C88037E">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 07.02a-e, ID 701302-701307\</w:t>
      </w:r>
    </w:p>
    <w:p w:rsidRPr="00EE4D0D" w:rsidR="00D114BB" w:rsidP="63CEF893" w:rsidRDefault="206D2B41" w14:paraId="69C819D8" w14:textId="0CFE2148">
      <w:pPr>
        <w:rPr>
          <w:rStyle w:val="SubtleEmphasis"/>
          <w:rFonts w:ascii="Calibri" w:hAnsi="Calibri" w:cs="Calibri" w:asciiTheme="majorAscii" w:hAnsiTheme="majorAscii" w:cstheme="majorAscii"/>
          <w:color w:val="D13438"/>
          <w:sz w:val="22"/>
          <w:szCs w:val="22"/>
        </w:rPr>
      </w:pPr>
    </w:p>
    <w:p w:rsidRPr="00EE4D0D" w:rsidR="00D114BB" w:rsidP="00C11741" w:rsidRDefault="2B450143" w14:paraId="3C9459E5" w14:textId="509335CD">
      <w:pPr>
        <w:spacing w:after="120"/>
        <w:rPr>
          <w:rFonts w:asciiTheme="majorHAnsi" w:hAnsiTheme="majorHAnsi" w:cstheme="majorHAnsi"/>
          <w:sz w:val="22"/>
          <w:szCs w:val="22"/>
        </w:rPr>
      </w:pPr>
      <w:r w:rsidRPr="00EE4D0D">
        <w:rPr>
          <w:rFonts w:asciiTheme="majorHAnsi" w:hAnsiTheme="majorHAnsi" w:cstheme="majorHAnsi"/>
          <w:b/>
          <w:bCs/>
          <w:sz w:val="22"/>
          <w:szCs w:val="22"/>
        </w:rPr>
        <w:t xml:space="preserve">10. Which sensory dermatome is responsible for the anterior portion of the lower leg and the three </w:t>
      </w:r>
      <w:r w:rsidRPr="00EE4D0D" w:rsidR="323158F3">
        <w:rPr>
          <w:rFonts w:asciiTheme="majorHAnsi" w:hAnsiTheme="majorHAnsi" w:cstheme="majorHAnsi"/>
          <w:b/>
          <w:bCs/>
          <w:sz w:val="22"/>
          <w:szCs w:val="22"/>
        </w:rPr>
        <w:t xml:space="preserve">medial </w:t>
      </w:r>
      <w:r w:rsidRPr="00EE4D0D">
        <w:rPr>
          <w:rFonts w:asciiTheme="majorHAnsi" w:hAnsiTheme="majorHAnsi" w:cstheme="majorHAnsi"/>
          <w:b/>
          <w:bCs/>
          <w:sz w:val="22"/>
          <w:szCs w:val="22"/>
        </w:rPr>
        <w:t>toes of the foot?</w:t>
      </w:r>
    </w:p>
    <w:p w:rsidRPr="00EE4D0D" w:rsidR="00D114BB" w:rsidP="63CEF893" w:rsidRDefault="001B4BB0" w14:paraId="22498BA5" w14:textId="6D0E1CA0">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L5</w:t>
      </w:r>
    </w:p>
    <w:p w:rsidRPr="00EE4D0D" w:rsidR="00D114BB" w:rsidP="63CEF893" w:rsidRDefault="004E602E" w14:paraId="7A7F1088" w14:textId="58A9CB03">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S1</w:t>
      </w:r>
    </w:p>
    <w:p w:rsidRPr="00EE4D0D" w:rsidR="00D114BB" w:rsidP="63CEF893" w:rsidRDefault="004E602E" w14:paraId="77AA1834" w14:textId="15323DEA">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L4</w:t>
      </w:r>
    </w:p>
    <w:p w:rsidRPr="00EE4D0D" w:rsidR="00D114BB" w:rsidP="63CEF893" w:rsidRDefault="004E602E" w14:paraId="536F8B2F" w14:textId="361377F4">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L3</w:t>
      </w:r>
    </w:p>
    <w:p w:rsidRPr="00EE4D0D" w:rsidR="00D114BB" w:rsidP="63CEF893" w:rsidRDefault="004E602E" w14:paraId="793B737F" w14:textId="2D4A6013">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S2</w:t>
      </w:r>
    </w:p>
    <w:p w:rsidRPr="00EE4D0D" w:rsidR="00D114BB" w:rsidP="63CEF893" w:rsidRDefault="02B8390A" w14:paraId="1505CB03" w14:textId="344E4521">
      <w:pPr>
        <w:rPr>
          <w:rStyle w:val="SubtleEmphasis"/>
          <w:rFonts w:ascii="Calibri" w:hAnsi="Calibri" w:cs="Calibri" w:asciiTheme="majorAscii" w:hAnsiTheme="majorAscii" w:cstheme="majorAscii"/>
          <w:color w:val="D13438"/>
          <w:sz w:val="22"/>
          <w:szCs w:val="22"/>
        </w:rPr>
      </w:pPr>
    </w:p>
    <w:p w:rsidRPr="00EE4D0D" w:rsidR="00D114BB" w:rsidP="00C11741" w:rsidRDefault="00D114BB" w14:paraId="1A49E92A" w14:textId="77777777">
      <w:pPr>
        <w:spacing w:after="120"/>
        <w:rPr>
          <w:rFonts w:asciiTheme="majorHAnsi" w:hAnsiTheme="majorHAnsi" w:cstheme="majorHAnsi"/>
          <w:sz w:val="22"/>
          <w:szCs w:val="22"/>
        </w:rPr>
      </w:pPr>
      <w:r w:rsidRPr="7C1165D7" w:rsidR="00D114BB">
        <w:rPr>
          <w:rFonts w:ascii="Calibri" w:hAnsi="Calibri" w:cs="Calibri" w:asciiTheme="majorAscii" w:hAnsiTheme="majorAscii" w:cstheme="majorAscii"/>
          <w:b w:val="1"/>
          <w:bCs w:val="1"/>
          <w:sz w:val="22"/>
          <w:szCs w:val="22"/>
        </w:rPr>
        <w:t xml:space="preserve">11. </w:t>
      </w:r>
      <w:commentRangeStart w:id="243"/>
      <w:r w:rsidRPr="7C1165D7" w:rsidR="00D114BB">
        <w:rPr>
          <w:rFonts w:ascii="Calibri" w:hAnsi="Calibri" w:cs="Calibri" w:asciiTheme="majorAscii" w:hAnsiTheme="majorAscii" w:cstheme="majorAscii"/>
          <w:b w:val="1"/>
          <w:bCs w:val="1"/>
          <w:sz w:val="22"/>
          <w:szCs w:val="22"/>
        </w:rPr>
        <w:t xml:space="preserve">Which of the following photos </w:t>
      </w:r>
      <w:commentRangeEnd w:id="243"/>
      <w:r>
        <w:rPr>
          <w:rStyle w:val="CommentReference"/>
        </w:rPr>
        <w:commentReference w:id="243"/>
      </w:r>
      <w:r w:rsidRPr="7C1165D7" w:rsidR="00D114BB">
        <w:rPr>
          <w:rFonts w:ascii="Calibri" w:hAnsi="Calibri" w:cs="Calibri" w:asciiTheme="majorAscii" w:hAnsiTheme="majorAscii" w:cstheme="majorAscii"/>
          <w:b w:val="1"/>
          <w:bCs w:val="1"/>
          <w:sz w:val="22"/>
          <w:szCs w:val="22"/>
        </w:rPr>
        <w:t>indicates the best way to stretch the scalenes?</w:t>
      </w:r>
    </w:p>
    <w:p w:rsidRPr="00EE4D0D" w:rsidR="00D114BB" w:rsidP="63CEF893" w:rsidRDefault="001B4BB0" w14:paraId="2082B724" w14:textId="59926A86">
      <w:pPr>
        <w:pStyle w:val="Normal"/>
        <w:spacing/>
        <w:ind w:left="357"/>
        <w:contextualSpacing w:val="1"/>
      </w:pPr>
      <w:r w:rsidRPr="34B94A2D" w:rsidR="001B4BB0">
        <w:rPr>
          <w:rFonts w:ascii="Calibri" w:hAnsi="Calibri" w:cs="Calibri" w:asciiTheme="majorAscii" w:hAnsiTheme="majorAscii" w:cstheme="majorAscii"/>
          <w:sz w:val="22"/>
          <w:szCs w:val="22"/>
        </w:rPr>
        <w:t>*</w:t>
      </w:r>
      <w:r w:rsidRPr="34B94A2D" w:rsidR="004E602E">
        <w:rPr>
          <w:rFonts w:ascii="Calibri" w:hAnsi="Calibri" w:cs="Calibri" w:asciiTheme="majorAscii" w:hAnsiTheme="majorAscii" w:cstheme="majorAscii"/>
          <w:sz w:val="22"/>
          <w:szCs w:val="22"/>
        </w:rPr>
        <w:t>a</w:t>
      </w:r>
      <w:r w:rsidRPr="34B94A2D" w:rsidR="00D114BB">
        <w:rPr>
          <w:rFonts w:ascii="Calibri" w:hAnsi="Calibri" w:cs="Calibri" w:asciiTheme="majorAscii" w:hAnsiTheme="majorAscii" w:cstheme="majorAscii"/>
          <w:sz w:val="22"/>
          <w:szCs w:val="22"/>
        </w:rPr>
        <w:t>. Image option</w:t>
      </w:r>
      <w:r w:rsidR="51488174">
        <w:drawing>
          <wp:inline wp14:editId="52D937F2" wp14:anchorId="7CA65220">
            <wp:extent cx="1181100" cy="1619250"/>
            <wp:effectExtent l="0" t="0" r="0" b="0"/>
            <wp:docPr id="1513660375" name="drawing" title="A person with no shirt&#10;&#10;Description automatically generated with low confid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660375" name="Picture 1513660375"/>
                    <pic:cNvPicPr/>
                  </pic:nvPicPr>
                  <pic:blipFill>
                    <a:blip xmlns:r="http://schemas.openxmlformats.org/officeDocument/2006/relationships" r:embed="rId1675205035">
                      <a:extLst>
                        <a:ext uri="{28A0092B-C50C-407E-A947-70E740481C1C}">
                          <a14:useLocalDpi xmlns:a14="http://schemas.microsoft.com/office/drawing/2010/main"/>
                        </a:ext>
                      </a:extLst>
                    </a:blip>
                    <a:stretch>
                      <a:fillRect/>
                    </a:stretch>
                  </pic:blipFill>
                  <pic:spPr>
                    <a:xfrm>
                      <a:off x="0" y="0"/>
                      <a:ext cx="1181100" cy="1619250"/>
                    </a:xfrm>
                    <a:prstGeom prst="rect">
                      <a:avLst/>
                    </a:prstGeom>
                  </pic:spPr>
                </pic:pic>
              </a:graphicData>
            </a:graphic>
          </wp:inline>
        </w:drawing>
      </w:r>
      <w:r w:rsidRPr="34B94A2D" w:rsidR="0A194D21">
        <w:rPr>
          <w:rFonts w:ascii="Calibri" w:hAnsi="Calibri" w:cs="Calibri" w:asciiTheme="majorAscii" w:hAnsiTheme="majorAscii" w:cstheme="majorAscii"/>
          <w:sz w:val="22"/>
          <w:szCs w:val="22"/>
        </w:rPr>
        <w:t>0351P_0857.jpg</w:t>
      </w:r>
    </w:p>
    <w:p w:rsidRPr="00EE4D0D" w:rsidR="00D114BB" w:rsidP="63CEF893" w:rsidRDefault="004E602E" w14:paraId="51B8B379" w14:textId="762CCE7D">
      <w:pPr>
        <w:pStyle w:val="Normal"/>
        <w:spacing/>
        <w:ind w:left="357"/>
        <w:contextualSpacing w:val="1"/>
      </w:pPr>
      <w:r w:rsidRPr="34B94A2D" w:rsidR="004E602E">
        <w:rPr>
          <w:rFonts w:ascii="Calibri" w:hAnsi="Calibri" w:cs="Calibri" w:asciiTheme="majorAscii" w:hAnsiTheme="majorAscii" w:cstheme="majorAscii"/>
          <w:sz w:val="22"/>
          <w:szCs w:val="22"/>
        </w:rPr>
        <w:t>b</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0ADDC881">
        <w:rPr>
          <w:rFonts w:ascii="Calibri" w:hAnsi="Calibri" w:cs="Calibri" w:asciiTheme="majorAscii" w:hAnsiTheme="majorAscii" w:cstheme="majorAscii"/>
          <w:sz w:val="22"/>
          <w:szCs w:val="22"/>
        </w:rPr>
        <w:t xml:space="preserve"> </w:t>
      </w:r>
      <w:r w:rsidR="0ADDC881">
        <w:drawing>
          <wp:inline wp14:editId="75B4946B" wp14:anchorId="1014833C">
            <wp:extent cx="1771650" cy="2247900"/>
            <wp:effectExtent l="0" t="0" r="0" b="0"/>
            <wp:docPr id="1561903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903781" name="Picture 1561903781"/>
                    <pic:cNvPicPr/>
                  </pic:nvPicPr>
                  <pic:blipFill>
                    <a:blip xmlns:r="http://schemas.openxmlformats.org/officeDocument/2006/relationships" r:embed="rId453233739">
                      <a:extLst>
                        <a:ext uri="{28A0092B-C50C-407E-A947-70E740481C1C}">
                          <a14:useLocalDpi xmlns:a14="http://schemas.microsoft.com/office/drawing/2010/main"/>
                        </a:ext>
                      </a:extLst>
                    </a:blip>
                    <a:stretch>
                      <a:fillRect/>
                    </a:stretch>
                  </pic:blipFill>
                  <pic:spPr>
                    <a:xfrm>
                      <a:off x="0" y="0"/>
                      <a:ext cx="1771650" cy="2247900"/>
                    </a:xfrm>
                    <a:prstGeom prst="rect">
                      <a:avLst/>
                    </a:prstGeom>
                  </pic:spPr>
                </pic:pic>
              </a:graphicData>
            </a:graphic>
          </wp:inline>
        </w:drawing>
      </w:r>
      <w:r w:rsidRPr="34B94A2D" w:rsidR="3AEBFDF1">
        <w:rPr>
          <w:rFonts w:ascii="Calibri" w:hAnsi="Calibri" w:cs="Calibri" w:asciiTheme="majorAscii" w:hAnsiTheme="majorAscii" w:cstheme="majorAscii"/>
          <w:sz w:val="22"/>
          <w:szCs w:val="22"/>
        </w:rPr>
        <w:t>0351P_0117.jpg</w:t>
      </w:r>
    </w:p>
    <w:p w:rsidRPr="00EE4D0D" w:rsidR="00D114BB" w:rsidP="63CEF893" w:rsidRDefault="004E602E" w14:paraId="35CA092A" w14:textId="46CAA26B">
      <w:pPr>
        <w:pStyle w:val="Normal"/>
        <w:spacing/>
        <w:ind w:left="357"/>
        <w:contextualSpacing w:val="1"/>
      </w:pPr>
      <w:r w:rsidRPr="34B94A2D" w:rsidR="004E602E">
        <w:rPr>
          <w:rFonts w:ascii="Calibri" w:hAnsi="Calibri" w:cs="Calibri" w:asciiTheme="majorAscii" w:hAnsiTheme="majorAscii" w:cstheme="majorAscii"/>
          <w:sz w:val="22"/>
          <w:szCs w:val="22"/>
        </w:rPr>
        <w:t>c</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1FB96786">
        <w:rPr>
          <w:rFonts w:ascii="Calibri" w:hAnsi="Calibri" w:cs="Calibri" w:asciiTheme="majorAscii" w:hAnsiTheme="majorAscii" w:cstheme="majorAscii"/>
          <w:sz w:val="22"/>
          <w:szCs w:val="22"/>
        </w:rPr>
        <w:t xml:space="preserve"> </w:t>
      </w:r>
      <w:r w:rsidR="1FB96786">
        <w:drawing>
          <wp:inline wp14:editId="4FF45F15" wp14:anchorId="3DCA004A">
            <wp:extent cx="1276350" cy="1733550"/>
            <wp:effectExtent l="0" t="0" r="0" b="0"/>
            <wp:docPr id="1956347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347011" name="Picture 1956347011"/>
                    <pic:cNvPicPr/>
                  </pic:nvPicPr>
                  <pic:blipFill>
                    <a:blip xmlns:r="http://schemas.openxmlformats.org/officeDocument/2006/relationships" r:embed="rId955231658">
                      <a:extLst>
                        <a:ext uri="{28A0092B-C50C-407E-A947-70E740481C1C}">
                          <a14:useLocalDpi xmlns:a14="http://schemas.microsoft.com/office/drawing/2010/main"/>
                        </a:ext>
                      </a:extLst>
                    </a:blip>
                    <a:stretch>
                      <a:fillRect/>
                    </a:stretch>
                  </pic:blipFill>
                  <pic:spPr>
                    <a:xfrm>
                      <a:off x="0" y="0"/>
                      <a:ext cx="1276350" cy="1733550"/>
                    </a:xfrm>
                    <a:prstGeom prst="rect">
                      <a:avLst/>
                    </a:prstGeom>
                  </pic:spPr>
                </pic:pic>
              </a:graphicData>
            </a:graphic>
          </wp:inline>
        </w:drawing>
      </w:r>
      <w:r w:rsidRPr="34B94A2D" w:rsidR="385AD2EA">
        <w:rPr>
          <w:rFonts w:ascii="Calibri" w:hAnsi="Calibri" w:cs="Calibri" w:asciiTheme="majorAscii" w:hAnsiTheme="majorAscii" w:cstheme="majorAscii"/>
          <w:sz w:val="22"/>
          <w:szCs w:val="22"/>
        </w:rPr>
        <w:t>0351P_0125.jpg</w:t>
      </w:r>
    </w:p>
    <w:p w:rsidRPr="00EE4D0D" w:rsidR="00D114BB" w:rsidP="63CEF893" w:rsidRDefault="004E602E" w14:paraId="22CE72CA" w14:textId="6E3DDAA6">
      <w:pPr>
        <w:pStyle w:val="Normal"/>
        <w:spacing/>
        <w:ind w:left="357"/>
        <w:contextualSpacing w:val="1"/>
      </w:pPr>
      <w:r w:rsidRPr="34B94A2D" w:rsidR="004E602E">
        <w:rPr>
          <w:rFonts w:ascii="Calibri" w:hAnsi="Calibri" w:cs="Calibri" w:asciiTheme="majorAscii" w:hAnsiTheme="majorAscii" w:cstheme="majorAscii"/>
          <w:sz w:val="22"/>
          <w:szCs w:val="22"/>
        </w:rPr>
        <w:t>d</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68403458">
        <w:rPr>
          <w:rFonts w:ascii="Calibri" w:hAnsi="Calibri" w:cs="Calibri" w:asciiTheme="majorAscii" w:hAnsiTheme="majorAscii" w:cstheme="majorAscii"/>
          <w:sz w:val="22"/>
          <w:szCs w:val="22"/>
        </w:rPr>
        <w:t xml:space="preserve"> </w:t>
      </w:r>
      <w:r w:rsidR="68403458">
        <w:drawing>
          <wp:inline wp14:editId="0FBBC1A7" wp14:anchorId="4C3E545D">
            <wp:extent cx="1276350" cy="1905000"/>
            <wp:effectExtent l="0" t="0" r="0" b="0"/>
            <wp:docPr id="576431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431949" name="Picture 576431949"/>
                    <pic:cNvPicPr/>
                  </pic:nvPicPr>
                  <pic:blipFill>
                    <a:blip xmlns:r="http://schemas.openxmlformats.org/officeDocument/2006/relationships" r:embed="rId1912148886">
                      <a:extLst>
                        <a:ext uri="{28A0092B-C50C-407E-A947-70E740481C1C}">
                          <a14:useLocalDpi xmlns:a14="http://schemas.microsoft.com/office/drawing/2010/main"/>
                        </a:ext>
                      </a:extLst>
                    </a:blip>
                    <a:stretch>
                      <a:fillRect/>
                    </a:stretch>
                  </pic:blipFill>
                  <pic:spPr>
                    <a:xfrm>
                      <a:off x="0" y="0"/>
                      <a:ext cx="1276350" cy="1905000"/>
                    </a:xfrm>
                    <a:prstGeom prst="rect">
                      <a:avLst/>
                    </a:prstGeom>
                  </pic:spPr>
                </pic:pic>
              </a:graphicData>
            </a:graphic>
          </wp:inline>
        </w:drawing>
      </w:r>
      <w:r w:rsidRPr="34B94A2D" w:rsidR="274B92E3">
        <w:rPr>
          <w:rFonts w:ascii="Calibri" w:hAnsi="Calibri" w:cs="Calibri" w:asciiTheme="majorAscii" w:hAnsiTheme="majorAscii" w:cstheme="majorAscii"/>
          <w:sz w:val="22"/>
          <w:szCs w:val="22"/>
        </w:rPr>
        <w:t>0351P_0116.jpg</w:t>
      </w:r>
    </w:p>
    <w:p w:rsidRPr="00EE4D0D" w:rsidR="00D114BB" w:rsidP="63CEF893" w:rsidRDefault="004E602E" w14:paraId="651683C0" w14:textId="597C2334">
      <w:pPr>
        <w:pStyle w:val="Normal"/>
        <w:spacing/>
        <w:ind w:left="357"/>
        <w:contextualSpacing w:val="1"/>
      </w:pPr>
      <w:r w:rsidRPr="34B94A2D" w:rsidR="004E602E">
        <w:rPr>
          <w:rFonts w:ascii="Calibri" w:hAnsi="Calibri" w:cs="Calibri" w:asciiTheme="majorAscii" w:hAnsiTheme="majorAscii" w:cstheme="majorAscii"/>
          <w:sz w:val="22"/>
          <w:szCs w:val="22"/>
        </w:rPr>
        <w:t>e</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4CB6A5DC">
        <w:rPr>
          <w:rFonts w:ascii="Calibri" w:hAnsi="Calibri" w:cs="Calibri" w:asciiTheme="majorAscii" w:hAnsiTheme="majorAscii" w:cstheme="majorAscii"/>
          <w:sz w:val="22"/>
          <w:szCs w:val="22"/>
        </w:rPr>
        <w:t xml:space="preserve"> </w:t>
      </w:r>
      <w:r w:rsidR="4CB6A5DC">
        <w:drawing>
          <wp:inline wp14:editId="3B099523" wp14:anchorId="6E9425BA">
            <wp:extent cx="1485900" cy="2324100"/>
            <wp:effectExtent l="0" t="0" r="0" b="0"/>
            <wp:docPr id="225742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742951" name="Picture 225742951"/>
                    <pic:cNvPicPr/>
                  </pic:nvPicPr>
                  <pic:blipFill>
                    <a:blip xmlns:r="http://schemas.openxmlformats.org/officeDocument/2006/relationships" r:embed="rId1064916619">
                      <a:extLst>
                        <a:ext uri="{28A0092B-C50C-407E-A947-70E740481C1C}">
                          <a14:useLocalDpi xmlns:a14="http://schemas.microsoft.com/office/drawing/2010/main"/>
                        </a:ext>
                      </a:extLst>
                    </a:blip>
                    <a:stretch>
                      <a:fillRect/>
                    </a:stretch>
                  </pic:blipFill>
                  <pic:spPr>
                    <a:xfrm>
                      <a:off x="0" y="0"/>
                      <a:ext cx="1485900" cy="2324100"/>
                    </a:xfrm>
                    <a:prstGeom prst="rect">
                      <a:avLst/>
                    </a:prstGeom>
                  </pic:spPr>
                </pic:pic>
              </a:graphicData>
            </a:graphic>
          </wp:inline>
        </w:drawing>
      </w:r>
      <w:r w:rsidRPr="34B94A2D" w:rsidR="30DA3447">
        <w:rPr>
          <w:rFonts w:ascii="Calibri" w:hAnsi="Calibri" w:cs="Calibri" w:asciiTheme="majorAscii" w:hAnsiTheme="majorAscii" w:cstheme="majorAscii"/>
          <w:sz w:val="22"/>
          <w:szCs w:val="22"/>
        </w:rPr>
        <w:t>0351P_0126.jpg</w:t>
      </w:r>
    </w:p>
    <w:p w:rsidRPr="00EE4D0D" w:rsidR="00D114BB" w:rsidP="7C1165D7" w:rsidRDefault="789393EF" w14:paraId="64482D9C" w14:textId="365B9FCB">
      <w:pPr>
        <w:pStyle w:val="Normal"/>
        <w:rPr>
          <w:rFonts w:ascii="Calibri" w:hAnsi="Calibri" w:cs="Calibri" w:asciiTheme="majorAscii" w:hAnsiTheme="majorAscii" w:cstheme="majorAscii"/>
          <w:sz w:val="22"/>
          <w:szCs w:val="22"/>
        </w:rPr>
      </w:pPr>
      <w:r w:rsidRPr="34B94A2D" w:rsidR="29B6B591">
        <w:rPr>
          <w:rStyle w:val="SubtleEmphasis"/>
          <w:rFonts w:ascii="Calibri" w:hAnsi="Calibri" w:cs="Calibri" w:asciiTheme="majorAscii" w:hAnsiTheme="majorAscii" w:cstheme="majorAscii"/>
          <w:color w:val="D13438"/>
          <w:sz w:val="22"/>
          <w:szCs w:val="22"/>
        </w:rPr>
        <w:t xml:space="preserve">Insert images: </w:t>
      </w:r>
      <w:r w:rsidRPr="34B94A2D" w:rsidR="29B6B59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 07.03a-e, ID 701308-701312\ </w:t>
      </w:r>
      <w:r w:rsidRPr="34B94A2D" w:rsidR="29B6B591">
        <w:rPr>
          <w:rFonts w:ascii="Calibri" w:hAnsi="Calibri" w:eastAsia="Calibri" w:cs="Calibri"/>
          <w:noProof w:val="0"/>
          <w:sz w:val="22"/>
          <w:szCs w:val="22"/>
          <w:lang w:val="en-US"/>
        </w:rPr>
        <w:t xml:space="preserve"> </w:t>
      </w:r>
    </w:p>
    <w:p w:rsidR="34B94A2D" w:rsidP="34B94A2D" w:rsidRDefault="34B94A2D" w14:paraId="3D1ADB37" w14:textId="72AF525E">
      <w:pPr>
        <w:pStyle w:val="Normal"/>
        <w:rPr>
          <w:rFonts w:ascii="Calibri" w:hAnsi="Calibri" w:eastAsia="Calibri" w:cs="Calibri"/>
          <w:noProof w:val="0"/>
          <w:sz w:val="22"/>
          <w:szCs w:val="22"/>
          <w:lang w:val="en-US"/>
        </w:rPr>
      </w:pPr>
    </w:p>
    <w:p w:rsidRPr="00EE4D0D" w:rsidR="00D114BB" w:rsidP="63CEF893" w:rsidRDefault="00D114BB" w14:paraId="3A78903A" w14:textId="13C93A8B">
      <w:pPr>
        <w:pStyle w:val="Normal"/>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1</w:t>
      </w:r>
      <w:r w:rsidRPr="63CEF893" w:rsidR="2C11C527">
        <w:rPr>
          <w:rFonts w:ascii="Calibri" w:hAnsi="Calibri" w:cs="Calibri" w:asciiTheme="majorAscii" w:hAnsiTheme="majorAscii" w:cstheme="majorAscii"/>
          <w:b w:val="1"/>
          <w:bCs w:val="1"/>
          <w:sz w:val="22"/>
          <w:szCs w:val="22"/>
        </w:rPr>
        <w:t>2</w:t>
      </w:r>
      <w:r w:rsidRPr="63CEF893" w:rsidR="00D114BB">
        <w:rPr>
          <w:rFonts w:ascii="Calibri" w:hAnsi="Calibri" w:cs="Calibri" w:asciiTheme="majorAscii" w:hAnsiTheme="majorAscii" w:cstheme="majorAscii"/>
          <w:b w:val="1"/>
          <w:bCs w:val="1"/>
          <w:sz w:val="22"/>
          <w:szCs w:val="22"/>
        </w:rPr>
        <w:t>. Which of the following activities could be used to increase shoulder range of motion during daily living activities for geriatric patients?</w:t>
      </w:r>
    </w:p>
    <w:p w:rsidRPr="00EE4D0D" w:rsidR="00D114BB" w:rsidP="63CEF893" w:rsidRDefault="001B4BB0" w14:paraId="3E41D032" w14:textId="638241E3">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Brushing hair</w:t>
      </w:r>
    </w:p>
    <w:p w:rsidRPr="00EE4D0D" w:rsidR="00D114BB" w:rsidP="63CEF893" w:rsidRDefault="004E602E" w14:paraId="7DDCE0CE" w14:textId="794323DB">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Using a remote control</w:t>
      </w:r>
    </w:p>
    <w:p w:rsidRPr="00EE4D0D" w:rsidR="00D114BB" w:rsidP="63CEF893" w:rsidRDefault="004E602E" w14:paraId="1DA94C74" w14:textId="5B940DA1">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Cooking on the stovetop</w:t>
      </w:r>
    </w:p>
    <w:p w:rsidRPr="00EE4D0D" w:rsidR="00D114BB" w:rsidP="63CEF893" w:rsidRDefault="004E602E" w14:paraId="02E6BD4F" w14:textId="10F7C4A6">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Folding hand towels</w:t>
      </w:r>
    </w:p>
    <w:p w:rsidRPr="00EE4D0D" w:rsidR="00D114BB" w:rsidP="63CEF893" w:rsidRDefault="004E602E" w14:paraId="68F937E5" w14:textId="534A841C">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Washing their face</w:t>
      </w:r>
    </w:p>
    <w:p w:rsidRPr="00EE4D0D" w:rsidR="00D114BB" w:rsidP="63CEF893" w:rsidRDefault="14B75D2B" w14:paraId="6F2D1A51" w14:textId="588F0D75">
      <w:pPr>
        <w:rPr>
          <w:rStyle w:val="SubtleEmphasis"/>
          <w:rFonts w:ascii="Calibri" w:hAnsi="Calibri" w:cs="Calibri" w:asciiTheme="majorAscii" w:hAnsiTheme="majorAscii" w:cstheme="majorAscii"/>
          <w:color w:val="D13438"/>
          <w:sz w:val="22"/>
          <w:szCs w:val="22"/>
        </w:rPr>
      </w:pPr>
    </w:p>
    <w:p w:rsidRPr="00EE4D0D" w:rsidR="00D114BB" w:rsidP="00C11741" w:rsidRDefault="00D114BB" w14:paraId="3057988D" w14:textId="28CDD89C">
      <w:pPr>
        <w:spacing w:after="120"/>
        <w:rPr>
          <w:rFonts w:asciiTheme="majorHAnsi" w:hAnsiTheme="majorHAnsi" w:cstheme="majorHAnsi"/>
          <w:sz w:val="22"/>
          <w:szCs w:val="22"/>
        </w:rPr>
      </w:pPr>
      <w:r w:rsidRPr="00EE4D0D">
        <w:rPr>
          <w:rFonts w:asciiTheme="majorHAnsi" w:hAnsiTheme="majorHAnsi" w:cstheme="majorHAnsi"/>
          <w:b/>
          <w:bCs/>
          <w:sz w:val="22"/>
          <w:szCs w:val="22"/>
        </w:rPr>
        <w:t>1</w:t>
      </w:r>
      <w:r w:rsidRPr="00EE4D0D" w:rsidR="41A93831">
        <w:rPr>
          <w:rFonts w:asciiTheme="majorHAnsi" w:hAnsiTheme="majorHAnsi" w:cstheme="majorHAnsi"/>
          <w:b/>
          <w:bCs/>
          <w:sz w:val="22"/>
          <w:szCs w:val="22"/>
        </w:rPr>
        <w:t>3</w:t>
      </w:r>
      <w:r w:rsidRPr="00EE4D0D">
        <w:rPr>
          <w:rFonts w:asciiTheme="majorHAnsi" w:hAnsiTheme="majorHAnsi" w:cstheme="majorHAnsi"/>
          <w:b/>
          <w:bCs/>
          <w:sz w:val="22"/>
          <w:szCs w:val="22"/>
        </w:rPr>
        <w:t>. Which of the following exercises would strengthen the peroneal tendons of the ankle while using a resistance band?</w:t>
      </w:r>
    </w:p>
    <w:p w:rsidRPr="00EE4D0D" w:rsidR="00D114BB" w:rsidP="63CEF893" w:rsidRDefault="004E602E" w14:paraId="2B842E45" w14:textId="7809262B">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Resistance band inversion</w:t>
      </w:r>
    </w:p>
    <w:p w:rsidRPr="00EE4D0D" w:rsidR="00D114BB" w:rsidP="63CEF893" w:rsidRDefault="004E602E" w14:paraId="08EFC6C4" w14:textId="64305C0A">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Resistance band plantarflexion</w:t>
      </w:r>
    </w:p>
    <w:p w:rsidRPr="00EE4D0D" w:rsidR="00D114BB" w:rsidP="63CEF893" w:rsidRDefault="001B4BB0" w14:paraId="71A8FB6E" w14:textId="3FE4656E">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Resistance band eversion</w:t>
      </w:r>
    </w:p>
    <w:p w:rsidRPr="00EE4D0D" w:rsidR="00D114BB" w:rsidP="63CEF893" w:rsidRDefault="004E602E" w14:paraId="7AC2ADEF" w14:textId="7598DFCD">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Resistance band dorsiflexion</w:t>
      </w:r>
    </w:p>
    <w:p w:rsidRPr="00EE4D0D" w:rsidR="00D114BB" w:rsidP="63CEF893" w:rsidRDefault="004E602E" w14:paraId="19979726" w14:textId="3E760CB5">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Resistance band toe extension</w:t>
      </w:r>
    </w:p>
    <w:p w:rsidRPr="00EE4D0D" w:rsidR="00D114BB" w:rsidP="63CEF893" w:rsidRDefault="1E080F1C" w14:paraId="575BDACB" w14:textId="783B9172">
      <w:pPr>
        <w:rPr>
          <w:rStyle w:val="SubtleEmphasis"/>
          <w:rFonts w:ascii="Calibri" w:hAnsi="Calibri" w:cs="Calibri" w:asciiTheme="majorAscii" w:hAnsiTheme="majorAscii" w:cstheme="majorAscii"/>
          <w:color w:val="D13438"/>
          <w:sz w:val="22"/>
          <w:szCs w:val="22"/>
        </w:rPr>
      </w:pPr>
    </w:p>
    <w:p w:rsidRPr="00EE4D0D" w:rsidR="00D114BB" w:rsidP="00C11741" w:rsidRDefault="00D114BB" w14:paraId="79E57C87" w14:textId="21A31234">
      <w:pPr>
        <w:spacing w:after="120"/>
        <w:rPr>
          <w:rFonts w:asciiTheme="majorHAnsi" w:hAnsiTheme="majorHAnsi" w:cstheme="majorHAnsi"/>
          <w:sz w:val="22"/>
          <w:szCs w:val="22"/>
        </w:rPr>
      </w:pPr>
      <w:r w:rsidRPr="00EE4D0D">
        <w:rPr>
          <w:rFonts w:asciiTheme="majorHAnsi" w:hAnsiTheme="majorHAnsi" w:cstheme="majorHAnsi"/>
          <w:b/>
          <w:bCs/>
          <w:sz w:val="22"/>
          <w:szCs w:val="22"/>
        </w:rPr>
        <w:t>1</w:t>
      </w:r>
      <w:r w:rsidRPr="00EE4D0D" w:rsidR="148B4530">
        <w:rPr>
          <w:rFonts w:asciiTheme="majorHAnsi" w:hAnsiTheme="majorHAnsi" w:cstheme="majorHAnsi"/>
          <w:b/>
          <w:bCs/>
          <w:sz w:val="22"/>
          <w:szCs w:val="22"/>
        </w:rPr>
        <w:t>4</w:t>
      </w:r>
      <w:r w:rsidRPr="00EE4D0D">
        <w:rPr>
          <w:rFonts w:asciiTheme="majorHAnsi" w:hAnsiTheme="majorHAnsi" w:cstheme="majorHAnsi"/>
          <w:b/>
          <w:bCs/>
          <w:sz w:val="22"/>
          <w:szCs w:val="22"/>
        </w:rPr>
        <w:t>. While testing thoracolumbar strength to isolate the rectus abdominis as part of a rehabilitation program, which position should the patient be in?</w:t>
      </w:r>
    </w:p>
    <w:p w:rsidRPr="00EE4D0D" w:rsidR="00D114BB" w:rsidP="63CEF893" w:rsidRDefault="004E602E" w14:paraId="73E73EA0" w14:textId="02DF2B59">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Side-lying position</w:t>
      </w:r>
    </w:p>
    <w:p w:rsidRPr="00EE4D0D" w:rsidR="00D114BB" w:rsidP="63CEF893" w:rsidRDefault="004E602E" w14:paraId="095A7C6F" w14:textId="41007F18">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Prone</w:t>
      </w:r>
    </w:p>
    <w:p w:rsidRPr="00EE4D0D" w:rsidR="00D114BB" w:rsidP="63CEF893" w:rsidRDefault="004E602E" w14:paraId="6F646EFC" w14:textId="5CB54087">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Side-lying in hook position</w:t>
      </w:r>
    </w:p>
    <w:p w:rsidRPr="00EE4D0D" w:rsidR="00D114BB" w:rsidP="63CEF893" w:rsidRDefault="001B4BB0" w14:paraId="7B02B061" w14:textId="495EF852">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Supine in hook position</w:t>
      </w:r>
    </w:p>
    <w:p w:rsidRPr="00EE4D0D" w:rsidR="00D114BB" w:rsidP="63CEF893" w:rsidRDefault="004E602E" w14:paraId="31357CBD" w14:textId="481B66B0">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Prone in hook position</w:t>
      </w:r>
    </w:p>
    <w:p w:rsidRPr="00EE4D0D" w:rsidR="00D114BB" w:rsidP="63CEF893" w:rsidRDefault="3D6BD6B5" w14:paraId="37E566A8" w14:textId="7495D6F9">
      <w:pPr>
        <w:rPr>
          <w:rStyle w:val="SubtleEmphasis"/>
          <w:rFonts w:ascii="Calibri" w:hAnsi="Calibri" w:cs="Calibri" w:asciiTheme="majorAscii" w:hAnsiTheme="majorAscii" w:cstheme="majorAscii"/>
          <w:color w:val="D13438"/>
          <w:sz w:val="22"/>
          <w:szCs w:val="22"/>
        </w:rPr>
      </w:pPr>
    </w:p>
    <w:p w:rsidRPr="00EE4D0D" w:rsidR="00EE4D0D" w:rsidP="63CEF893" w:rsidRDefault="2B450143" w14:paraId="46D90457" w14:textId="2F6E11BE">
      <w:pPr>
        <w:spacing w:after="120"/>
        <w:rPr>
          <w:rFonts w:ascii="Calibri" w:hAnsi="Calibri" w:cs="Calibri" w:asciiTheme="majorAscii" w:hAnsiTheme="majorAscii" w:cstheme="majorAscii"/>
          <w:b w:val="1"/>
          <w:bCs w:val="1"/>
          <w:sz w:val="22"/>
          <w:szCs w:val="22"/>
        </w:rPr>
      </w:pPr>
      <w:r w:rsidRPr="63CEF893" w:rsidR="2B450143">
        <w:rPr>
          <w:rFonts w:ascii="Calibri" w:hAnsi="Calibri" w:cs="Calibri" w:asciiTheme="majorAscii" w:hAnsiTheme="majorAscii" w:cstheme="majorAscii"/>
          <w:b w:val="1"/>
          <w:bCs w:val="1"/>
          <w:sz w:val="22"/>
          <w:szCs w:val="22"/>
        </w:rPr>
        <w:t>1</w:t>
      </w:r>
      <w:r w:rsidRPr="63CEF893" w:rsidR="6BA4FC6E">
        <w:rPr>
          <w:rFonts w:ascii="Calibri" w:hAnsi="Calibri" w:cs="Calibri" w:asciiTheme="majorAscii" w:hAnsiTheme="majorAscii" w:cstheme="majorAscii"/>
          <w:b w:val="1"/>
          <w:bCs w:val="1"/>
          <w:sz w:val="22"/>
          <w:szCs w:val="22"/>
        </w:rPr>
        <w:t>5</w:t>
      </w:r>
      <w:r w:rsidRPr="63CEF893" w:rsidR="2B450143">
        <w:rPr>
          <w:rFonts w:ascii="Calibri" w:hAnsi="Calibri" w:cs="Calibri" w:asciiTheme="majorAscii" w:hAnsiTheme="majorAscii" w:cstheme="majorAscii"/>
          <w:b w:val="1"/>
          <w:bCs w:val="1"/>
          <w:sz w:val="22"/>
          <w:szCs w:val="22"/>
        </w:rPr>
        <w:t xml:space="preserve">. </w:t>
      </w:r>
      <w:r w:rsidRPr="63CEF893" w:rsidR="2016CF16">
        <w:rPr>
          <w:rFonts w:ascii="Calibri" w:hAnsi="Calibri" w:cs="Calibri" w:asciiTheme="majorAscii" w:hAnsiTheme="majorAscii" w:cstheme="majorAscii"/>
          <w:b w:val="1"/>
          <w:bCs w:val="1"/>
          <w:sz w:val="22"/>
          <w:szCs w:val="22"/>
        </w:rPr>
        <w:t xml:space="preserve">An industrial worker fell and fractured his L2 vertebra and sustained spinal damage. You are assessing the patient’s muscle strength. </w:t>
      </w:r>
      <w:r w:rsidRPr="63CEF893" w:rsidR="2B450143">
        <w:rPr>
          <w:rFonts w:ascii="Calibri" w:hAnsi="Calibri" w:cs="Calibri" w:asciiTheme="majorAscii" w:hAnsiTheme="majorAscii" w:cstheme="majorAscii"/>
          <w:b w:val="1"/>
          <w:bCs w:val="1"/>
          <w:sz w:val="22"/>
          <w:szCs w:val="22"/>
        </w:rPr>
        <w:t xml:space="preserve">Which muscle action would </w:t>
      </w:r>
      <w:r w:rsidRPr="63CEF893" w:rsidR="260D87D0">
        <w:rPr>
          <w:rFonts w:ascii="Calibri" w:hAnsi="Calibri" w:cs="Calibri" w:asciiTheme="majorAscii" w:hAnsiTheme="majorAscii" w:cstheme="majorAscii"/>
          <w:b w:val="1"/>
          <w:bCs w:val="1"/>
          <w:sz w:val="22"/>
          <w:szCs w:val="22"/>
        </w:rPr>
        <w:t xml:space="preserve">you </w:t>
      </w:r>
      <w:r w:rsidRPr="63CEF893" w:rsidR="260D87D0">
        <w:rPr>
          <w:rFonts w:ascii="Calibri" w:hAnsi="Calibri" w:cs="Calibri" w:asciiTheme="majorAscii" w:hAnsiTheme="majorAscii" w:cstheme="majorAscii"/>
          <w:b w:val="1"/>
          <w:bCs w:val="1"/>
          <w:sz w:val="22"/>
          <w:szCs w:val="22"/>
        </w:rPr>
        <w:t>anticipate</w:t>
      </w:r>
      <w:r w:rsidRPr="63CEF893" w:rsidR="260D87D0">
        <w:rPr>
          <w:rFonts w:ascii="Calibri" w:hAnsi="Calibri" w:cs="Calibri" w:asciiTheme="majorAscii" w:hAnsiTheme="majorAscii" w:cstheme="majorAscii"/>
          <w:b w:val="1"/>
          <w:bCs w:val="1"/>
          <w:sz w:val="22"/>
          <w:szCs w:val="22"/>
        </w:rPr>
        <w:t xml:space="preserve"> </w:t>
      </w:r>
      <w:r w:rsidRPr="63CEF893" w:rsidR="004E2DCC">
        <w:rPr>
          <w:rFonts w:ascii="Calibri" w:hAnsi="Calibri" w:cs="Calibri" w:asciiTheme="majorAscii" w:hAnsiTheme="majorAscii" w:cstheme="majorAscii"/>
          <w:b w:val="1"/>
          <w:bCs w:val="1"/>
          <w:sz w:val="22"/>
          <w:szCs w:val="22"/>
        </w:rPr>
        <w:t xml:space="preserve">as </w:t>
      </w:r>
      <w:r w:rsidRPr="63CEF893" w:rsidR="260D87D0">
        <w:rPr>
          <w:rFonts w:ascii="Calibri" w:hAnsi="Calibri" w:cs="Calibri" w:asciiTheme="majorAscii" w:hAnsiTheme="majorAscii" w:cstheme="majorAscii"/>
          <w:b w:val="1"/>
          <w:bCs w:val="1"/>
          <w:sz w:val="22"/>
          <w:szCs w:val="22"/>
        </w:rPr>
        <w:t>weakness</w:t>
      </w:r>
      <w:r w:rsidRPr="63CEF893" w:rsidR="260D87D0">
        <w:rPr>
          <w:rFonts w:ascii="Calibri" w:hAnsi="Calibri" w:cs="Calibri" w:asciiTheme="majorAscii" w:hAnsiTheme="majorAscii" w:cstheme="majorAscii"/>
          <w:b w:val="1"/>
          <w:bCs w:val="1"/>
          <w:sz w:val="22"/>
          <w:szCs w:val="22"/>
        </w:rPr>
        <w:t xml:space="preserve"> </w:t>
      </w:r>
      <w:r w:rsidRPr="63CEF893" w:rsidR="53039B8B">
        <w:rPr>
          <w:rFonts w:ascii="Calibri" w:hAnsi="Calibri" w:cs="Calibri" w:asciiTheme="majorAscii" w:hAnsiTheme="majorAscii" w:cstheme="majorAscii"/>
          <w:b w:val="1"/>
          <w:bCs w:val="1"/>
          <w:sz w:val="22"/>
          <w:szCs w:val="22"/>
        </w:rPr>
        <w:t xml:space="preserve">from an </w:t>
      </w:r>
      <w:r w:rsidRPr="63CEF893" w:rsidR="2B450143">
        <w:rPr>
          <w:rFonts w:ascii="Calibri" w:hAnsi="Calibri" w:cs="Calibri" w:asciiTheme="majorAscii" w:hAnsiTheme="majorAscii" w:cstheme="majorAscii"/>
          <w:b w:val="1"/>
          <w:bCs w:val="1"/>
          <w:sz w:val="22"/>
          <w:szCs w:val="22"/>
        </w:rPr>
        <w:t>L2 injury?</w:t>
      </w:r>
      <w:r w:rsidRPr="63CEF893" w:rsidR="2B50DD03">
        <w:rPr>
          <w:rFonts w:ascii="Calibri" w:hAnsi="Calibri" w:cs="Calibri" w:asciiTheme="majorAscii" w:hAnsiTheme="majorAscii" w:cstheme="majorAscii"/>
          <w:b w:val="1"/>
          <w:bCs w:val="1"/>
          <w:sz w:val="22"/>
          <w:szCs w:val="22"/>
        </w:rPr>
        <w:t xml:space="preserve"> </w:t>
      </w:r>
      <w:r w:rsidRPr="63CEF893" w:rsidR="004E2DCC">
        <w:rPr>
          <w:rFonts w:ascii="Calibri" w:hAnsi="Calibri" w:cs="Calibri" w:asciiTheme="majorAscii" w:hAnsiTheme="majorAscii" w:cstheme="majorAscii"/>
          <w:b w:val="1"/>
          <w:bCs w:val="1"/>
          <w:sz w:val="22"/>
          <w:szCs w:val="22"/>
        </w:rPr>
        <w:t xml:space="preserve">Choose </w:t>
      </w:r>
      <w:r w:rsidRPr="63CEF893" w:rsidR="2B50DD03">
        <w:rPr>
          <w:rFonts w:ascii="Calibri" w:hAnsi="Calibri" w:cs="Calibri" w:asciiTheme="majorAscii" w:hAnsiTheme="majorAscii" w:cstheme="majorAscii"/>
          <w:b w:val="1"/>
          <w:bCs w:val="1"/>
          <w:sz w:val="22"/>
          <w:szCs w:val="22"/>
        </w:rPr>
        <w:t xml:space="preserve">all that </w:t>
      </w:r>
      <w:r w:rsidRPr="63CEF893" w:rsidR="2B50DD03">
        <w:rPr>
          <w:rFonts w:ascii="Calibri" w:hAnsi="Calibri" w:cs="Calibri" w:asciiTheme="majorAscii" w:hAnsiTheme="majorAscii" w:cstheme="majorAscii"/>
          <w:b w:val="1"/>
          <w:bCs w:val="1"/>
          <w:sz w:val="22"/>
          <w:szCs w:val="22"/>
        </w:rPr>
        <w:t>apply</w:t>
      </w:r>
      <w:r w:rsidRPr="63CEF893" w:rsidR="2B50DD03">
        <w:rPr>
          <w:rFonts w:ascii="Calibri" w:hAnsi="Calibri" w:cs="Calibri" w:asciiTheme="majorAscii" w:hAnsiTheme="majorAscii" w:cstheme="majorAscii"/>
          <w:b w:val="1"/>
          <w:bCs w:val="1"/>
          <w:sz w:val="22"/>
          <w:szCs w:val="22"/>
        </w:rPr>
        <w:t>.</w:t>
      </w:r>
    </w:p>
    <w:p w:rsidRPr="00EE4D0D" w:rsidR="00D114BB" w:rsidP="63CEF893" w:rsidRDefault="001B4BB0" w14:paraId="766FFF21" w14:textId="2F199574">
      <w:pPr>
        <w:spacing/>
        <w:ind w:left="357"/>
        <w:contextualSpacing w:val="1"/>
        <w:rPr>
          <w:rFonts w:ascii="Calibri" w:hAnsi="Calibri" w:cs="Calibri" w:asciiTheme="majorAscii" w:hAnsiTheme="majorAscii" w:cstheme="majorAscii"/>
          <w:sz w:val="22"/>
          <w:szCs w:val="22"/>
          <w:rPrChange w:author="" w16du:dateUtc="2026-05-18T08:08:00Z" w:id="1101225743">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a</w:t>
      </w:r>
      <w:r w:rsidRPr="63CEF893" w:rsidR="2B450143">
        <w:rPr>
          <w:rFonts w:ascii="Calibri" w:hAnsi="Calibri" w:cs="Calibri" w:asciiTheme="majorAscii" w:hAnsiTheme="majorAscii" w:cstheme="majorAscii"/>
          <w:sz w:val="22"/>
          <w:szCs w:val="22"/>
        </w:rPr>
        <w:t xml:space="preserve">. </w:t>
      </w:r>
      <w:r w:rsidRPr="63CEF893" w:rsidR="678279E5">
        <w:rPr>
          <w:rFonts w:ascii="Calibri" w:hAnsi="Calibri" w:cs="Calibri" w:asciiTheme="majorAscii" w:hAnsiTheme="majorAscii" w:cstheme="majorAscii"/>
          <w:sz w:val="22"/>
          <w:szCs w:val="22"/>
        </w:rPr>
        <w:t>Hip flexion</w:t>
      </w:r>
    </w:p>
    <w:p w:rsidRPr="00EE4D0D" w:rsidR="00D114BB" w:rsidP="63CEF893" w:rsidRDefault="001B4BB0" w14:paraId="419B89CD" w14:textId="64D06AAB">
      <w:pPr>
        <w:spacing/>
        <w:ind w:left="357"/>
        <w:contextualSpacing w:val="1"/>
        <w:rPr>
          <w:rFonts w:ascii="Calibri" w:hAnsi="Calibri" w:cs="Calibri" w:asciiTheme="majorAscii" w:hAnsiTheme="majorAscii" w:cstheme="majorAscii"/>
          <w:sz w:val="22"/>
          <w:szCs w:val="22"/>
          <w:rPrChange w:author="" w16du:dateUtc="2026-05-18T08:08:00Z" w:id="881835826">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b</w:t>
      </w:r>
      <w:r w:rsidRPr="63CEF893" w:rsidR="2B450143">
        <w:rPr>
          <w:rFonts w:ascii="Calibri" w:hAnsi="Calibri" w:cs="Calibri" w:asciiTheme="majorAscii" w:hAnsiTheme="majorAscii" w:cstheme="majorAscii"/>
          <w:sz w:val="22"/>
          <w:szCs w:val="22"/>
        </w:rPr>
        <w:t xml:space="preserve">. </w:t>
      </w:r>
      <w:r w:rsidRPr="63CEF893" w:rsidR="2BBE12B9">
        <w:rPr>
          <w:rFonts w:ascii="Calibri" w:hAnsi="Calibri" w:cs="Calibri" w:asciiTheme="majorAscii" w:hAnsiTheme="majorAscii" w:cstheme="majorAscii"/>
          <w:sz w:val="22"/>
          <w:szCs w:val="22"/>
        </w:rPr>
        <w:t>Hip extension</w:t>
      </w:r>
    </w:p>
    <w:p w:rsidRPr="00EE4D0D" w:rsidR="00D114BB" w:rsidP="63CEF893" w:rsidRDefault="001B4BB0" w14:paraId="07025E35" w14:textId="05162861">
      <w:pPr>
        <w:spacing/>
        <w:ind w:left="357"/>
        <w:contextualSpacing w:val="1"/>
        <w:rPr>
          <w:rFonts w:ascii="Calibri" w:hAnsi="Calibri" w:cs="Calibri" w:asciiTheme="majorAscii" w:hAnsiTheme="majorAscii" w:cstheme="majorAscii"/>
          <w:sz w:val="22"/>
          <w:szCs w:val="22"/>
          <w:rPrChange w:author="" w16du:dateUtc="2026-05-18T08:08:00Z" w:id="1339947346">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c</w:t>
      </w:r>
      <w:r w:rsidRPr="63CEF893" w:rsidR="2B450143">
        <w:rPr>
          <w:rFonts w:ascii="Calibri" w:hAnsi="Calibri" w:cs="Calibri" w:asciiTheme="majorAscii" w:hAnsiTheme="majorAscii" w:cstheme="majorAscii"/>
          <w:sz w:val="22"/>
          <w:szCs w:val="22"/>
        </w:rPr>
        <w:t xml:space="preserve">. </w:t>
      </w:r>
      <w:r w:rsidRPr="63CEF893" w:rsidR="17F90F54">
        <w:rPr>
          <w:rFonts w:ascii="Calibri" w:hAnsi="Calibri" w:cs="Calibri" w:asciiTheme="majorAscii" w:hAnsiTheme="majorAscii" w:cstheme="majorAscii"/>
          <w:sz w:val="22"/>
          <w:szCs w:val="22"/>
        </w:rPr>
        <w:t>Knee flexion</w:t>
      </w:r>
    </w:p>
    <w:p w:rsidRPr="00EE4D0D" w:rsidR="00D114BB" w:rsidP="63CEF893" w:rsidRDefault="001B4BB0" w14:paraId="00E4DDD7" w14:textId="51E6B402">
      <w:pPr>
        <w:spacing/>
        <w:ind w:left="357"/>
        <w:contextualSpacing w:val="1"/>
        <w:rPr>
          <w:rFonts w:ascii="Calibri" w:hAnsi="Calibri" w:cs="Calibri" w:asciiTheme="majorAscii" w:hAnsiTheme="majorAscii" w:cstheme="majorAscii"/>
          <w:sz w:val="22"/>
          <w:szCs w:val="22"/>
          <w:rPrChange w:author="" w16du:dateUtc="2026-05-18T08:08:00Z" w:id="481927474">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d</w:t>
      </w:r>
      <w:r w:rsidRPr="63CEF893" w:rsidR="2B450143">
        <w:rPr>
          <w:rFonts w:ascii="Calibri" w:hAnsi="Calibri" w:cs="Calibri" w:asciiTheme="majorAscii" w:hAnsiTheme="majorAscii" w:cstheme="majorAscii"/>
          <w:sz w:val="22"/>
          <w:szCs w:val="22"/>
        </w:rPr>
        <w:t>.</w:t>
      </w:r>
      <w:r w:rsidRPr="63CEF893" w:rsidR="2596677A">
        <w:rPr>
          <w:rFonts w:ascii="Calibri" w:hAnsi="Calibri" w:cs="Calibri" w:asciiTheme="majorAscii" w:hAnsiTheme="majorAscii" w:cstheme="majorAscii"/>
          <w:sz w:val="22"/>
          <w:szCs w:val="22"/>
        </w:rPr>
        <w:t xml:space="preserve"> </w:t>
      </w:r>
      <w:r w:rsidRPr="63CEF893" w:rsidR="50A4E57B">
        <w:rPr>
          <w:rFonts w:ascii="Calibri" w:hAnsi="Calibri" w:cs="Calibri" w:asciiTheme="majorAscii" w:hAnsiTheme="majorAscii" w:cstheme="majorAscii"/>
          <w:sz w:val="22"/>
          <w:szCs w:val="22"/>
        </w:rPr>
        <w:t>Knee extension</w:t>
      </w:r>
    </w:p>
    <w:p w:rsidRPr="00EE4D0D" w:rsidR="00D114BB" w:rsidP="63CEF893" w:rsidRDefault="001B4BB0" w14:paraId="671F38A0" w14:textId="2F9AE4BB">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e</w:t>
      </w:r>
      <w:r w:rsidRPr="63CEF893" w:rsidR="2B450143">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Ankle dorsiflexion</w:t>
      </w:r>
    </w:p>
    <w:p w:rsidRPr="00EE4D0D" w:rsidR="00D114BB" w:rsidP="63CEF893" w:rsidRDefault="4C245E33" w14:paraId="3E2C386C" w14:textId="12A5A07A">
      <w:pPr>
        <w:rPr>
          <w:rStyle w:val="SubtleEmphasis"/>
          <w:rFonts w:ascii="Calibri" w:hAnsi="Calibri" w:cs="Calibri" w:asciiTheme="majorAscii" w:hAnsiTheme="majorAscii" w:cstheme="majorAscii"/>
          <w:color w:val="D13438"/>
          <w:sz w:val="22"/>
          <w:szCs w:val="22"/>
        </w:rPr>
      </w:pPr>
    </w:p>
    <w:p w:rsidRPr="00EE4D0D" w:rsidR="00D114BB" w:rsidP="00C11741" w:rsidRDefault="00D114BB" w14:paraId="417D61AC" w14:textId="628BFBFE">
      <w:pPr>
        <w:spacing w:after="120"/>
        <w:rPr>
          <w:rFonts w:asciiTheme="majorHAnsi" w:hAnsiTheme="majorHAnsi" w:cstheme="majorHAnsi"/>
          <w:b/>
          <w:bCs/>
          <w:sz w:val="22"/>
          <w:szCs w:val="22"/>
        </w:rPr>
      </w:pPr>
      <w:r w:rsidRPr="00EE4D0D">
        <w:rPr>
          <w:rFonts w:asciiTheme="majorHAnsi" w:hAnsiTheme="majorHAnsi" w:cstheme="majorHAnsi"/>
          <w:b/>
          <w:bCs/>
          <w:sz w:val="22"/>
          <w:szCs w:val="22"/>
        </w:rPr>
        <w:t>1</w:t>
      </w:r>
      <w:r w:rsidRPr="00EE4D0D" w:rsidR="4F9656DB">
        <w:rPr>
          <w:rFonts w:asciiTheme="majorHAnsi" w:hAnsiTheme="majorHAnsi" w:cstheme="majorHAnsi"/>
          <w:b/>
          <w:bCs/>
          <w:sz w:val="22"/>
          <w:szCs w:val="22"/>
        </w:rPr>
        <w:t>6</w:t>
      </w:r>
      <w:r w:rsidRPr="00EE4D0D">
        <w:rPr>
          <w:rFonts w:asciiTheme="majorHAnsi" w:hAnsiTheme="majorHAnsi" w:cstheme="majorHAnsi"/>
          <w:b/>
          <w:bCs/>
          <w:sz w:val="22"/>
          <w:szCs w:val="22"/>
        </w:rPr>
        <w:t>.</w:t>
      </w:r>
      <w:r w:rsidRPr="00EE4D0D" w:rsidR="29D13BCE">
        <w:rPr>
          <w:rFonts w:asciiTheme="majorHAnsi" w:hAnsiTheme="majorHAnsi" w:cstheme="majorHAnsi"/>
          <w:b/>
          <w:bCs/>
          <w:sz w:val="22"/>
          <w:szCs w:val="22"/>
        </w:rPr>
        <w:t xml:space="preserve"> During an evaluation, you noted unilateral scapular winging. </w:t>
      </w:r>
      <w:r w:rsidRPr="00EE4D0D" w:rsidR="0C4574DD">
        <w:rPr>
          <w:rFonts w:asciiTheme="majorHAnsi" w:hAnsiTheme="majorHAnsi" w:cstheme="majorHAnsi"/>
          <w:b/>
          <w:bCs/>
          <w:sz w:val="22"/>
          <w:szCs w:val="22"/>
        </w:rPr>
        <w:t>Based on this observation</w:t>
      </w:r>
      <w:r w:rsidRPr="00EE4D0D" w:rsidR="29D13BCE">
        <w:rPr>
          <w:rFonts w:asciiTheme="majorHAnsi" w:hAnsiTheme="majorHAnsi" w:cstheme="majorHAnsi"/>
          <w:b/>
          <w:bCs/>
          <w:sz w:val="22"/>
          <w:szCs w:val="22"/>
        </w:rPr>
        <w:t xml:space="preserve">, what muscle would </w:t>
      </w:r>
      <w:r w:rsidRPr="00EE4D0D" w:rsidR="114F489A">
        <w:rPr>
          <w:rFonts w:asciiTheme="majorHAnsi" w:hAnsiTheme="majorHAnsi" w:cstheme="majorHAnsi"/>
          <w:b/>
          <w:bCs/>
          <w:sz w:val="22"/>
          <w:szCs w:val="22"/>
        </w:rPr>
        <w:t>you target during treatment?</w:t>
      </w:r>
    </w:p>
    <w:p w:rsidRPr="00EE4D0D" w:rsidR="00D114BB" w:rsidP="63CEF893" w:rsidRDefault="004E602E" w14:paraId="0218E68B" w14:textId="75E80C49">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Subscapularis</w:t>
      </w:r>
    </w:p>
    <w:p w:rsidRPr="00EE4D0D" w:rsidR="00D114BB" w:rsidP="63CEF893" w:rsidRDefault="001B4BB0" w14:paraId="10511AEC" w14:textId="43E25D5D">
      <w:pPr>
        <w:spacing/>
        <w:ind w:left="357"/>
        <w:contextualSpacing w:val="1"/>
        <w:rPr>
          <w:rFonts w:ascii="Calibri" w:hAnsi="Calibri" w:cs="Calibri" w:asciiTheme="majorAscii" w:hAnsiTheme="majorAscii" w:cstheme="majorAscii"/>
          <w:sz w:val="22"/>
          <w:szCs w:val="22"/>
          <w:rPrChange w:author="" w16du:dateUtc="2026-05-18T08:09:00Z" w:id="181158589">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4E602E">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Serratus anterior</w:t>
      </w:r>
    </w:p>
    <w:p w:rsidRPr="00EE4D0D" w:rsidR="00D114BB" w:rsidP="63CEF893" w:rsidRDefault="004E602E" w14:paraId="12827A99" w14:textId="208E3F23">
      <w:pPr>
        <w:spacing/>
        <w:ind w:left="357"/>
        <w:contextualSpacing w:val="1"/>
        <w:rPr>
          <w:rFonts w:ascii="Calibri" w:hAnsi="Calibri" w:cs="Calibri" w:asciiTheme="majorAscii" w:hAnsiTheme="majorAscii" w:cstheme="majorAscii"/>
          <w:sz w:val="22"/>
          <w:szCs w:val="22"/>
          <w:lang w:val="it-IT"/>
          <w:rPrChange w:author="" w16du:dateUtc="2026-05-18T08:03:00Z" w:id="1596254018">
            <w:rPr>
              <w:rFonts w:asciiTheme="minorHAnsi" w:hAnsiTheme="minorHAnsi"/>
            </w:rPr>
          </w:rPrChange>
        </w:rPr>
      </w:pPr>
      <w:r w:rsidRPr="63CEF893" w:rsidR="004E602E">
        <w:rPr>
          <w:rFonts w:ascii="Calibri" w:hAnsi="Calibri" w:cs="Calibri" w:asciiTheme="majorAscii" w:hAnsiTheme="majorAscii" w:cstheme="majorAscii"/>
          <w:sz w:val="22"/>
          <w:szCs w:val="22"/>
          <w:lang w:val="it-IT"/>
        </w:rPr>
        <w:t>c</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Biceps</w:t>
      </w:r>
    </w:p>
    <w:p w:rsidRPr="00EE4D0D" w:rsidR="00D114BB" w:rsidP="63CEF893" w:rsidRDefault="004E602E" w14:paraId="32A6062A" w14:textId="202871AF">
      <w:pPr>
        <w:spacing/>
        <w:ind w:left="357"/>
        <w:contextualSpacing w:val="1"/>
        <w:rPr>
          <w:rFonts w:ascii="Calibri" w:hAnsi="Calibri" w:cs="Calibri" w:asciiTheme="majorAscii" w:hAnsiTheme="majorAscii" w:cstheme="majorAscii"/>
          <w:sz w:val="22"/>
          <w:szCs w:val="22"/>
          <w:lang w:val="it-IT"/>
          <w:rPrChange w:author="" w16du:dateUtc="2026-05-18T08:03:00Z" w:id="1010328694">
            <w:rPr>
              <w:rFonts w:asciiTheme="minorHAnsi" w:hAnsiTheme="minorHAnsi"/>
            </w:rPr>
          </w:rPrChange>
        </w:rPr>
      </w:pPr>
      <w:r w:rsidRPr="63CEF893" w:rsidR="004E602E">
        <w:rPr>
          <w:rFonts w:ascii="Calibri" w:hAnsi="Calibri" w:cs="Calibri" w:asciiTheme="majorAscii" w:hAnsiTheme="majorAscii" w:cstheme="majorAscii"/>
          <w:sz w:val="22"/>
          <w:szCs w:val="22"/>
          <w:lang w:val="it-IT"/>
        </w:rPr>
        <w:t>d</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Triceps</w:t>
      </w:r>
    </w:p>
    <w:p w:rsidRPr="00EE4D0D" w:rsidR="00D114BB" w:rsidP="63CEF893" w:rsidRDefault="004E602E" w14:paraId="26475725" w14:textId="53AECC6B">
      <w:pPr>
        <w:spacing/>
        <w:ind w:left="357"/>
        <w:contextualSpacing w:val="1"/>
        <w:rPr>
          <w:rFonts w:ascii="Calibri" w:hAnsi="Calibri" w:cs="Calibri" w:asciiTheme="majorAscii" w:hAnsiTheme="majorAscii" w:cstheme="majorAscii"/>
          <w:sz w:val="22"/>
          <w:szCs w:val="22"/>
        </w:rPr>
      </w:pPr>
      <w:r w:rsidRPr="63CEF893" w:rsidR="004E602E">
        <w:rPr>
          <w:rFonts w:ascii="Calibri" w:hAnsi="Calibri" w:cs="Calibri" w:asciiTheme="majorAscii" w:hAnsiTheme="majorAscii" w:cstheme="majorAscii"/>
          <w:sz w:val="22"/>
          <w:szCs w:val="22"/>
          <w:lang w:val="it-IT"/>
        </w:rPr>
        <w:t>e</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rPr>
        <w:t>Trapezius</w:t>
      </w:r>
    </w:p>
    <w:p w:rsidRPr="00EE4D0D" w:rsidR="00EE4D0D" w:rsidP="00EE4D0D" w:rsidRDefault="00EE4D0D" w14:paraId="26F42991" w14:textId="77777777">
      <w:pPr>
        <w:contextualSpacing/>
        <w:rPr>
          <w:rFonts w:asciiTheme="majorHAnsi" w:hAnsiTheme="majorHAnsi" w:cstheme="majorHAnsi"/>
          <w:sz w:val="22"/>
          <w:szCs w:val="22"/>
        </w:rPr>
      </w:pPr>
    </w:p>
    <w:p w:rsidRPr="00EE4D0D" w:rsidR="00D114BB" w:rsidP="63CEF893" w:rsidRDefault="007CA0F8" w14:paraId="2A314E0A" w14:textId="745C3B7A">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1</w:t>
      </w:r>
      <w:r w:rsidRPr="63CEF893" w:rsidR="4264FD1A">
        <w:rPr>
          <w:rFonts w:ascii="Calibri" w:hAnsi="Calibri" w:cs="Calibri" w:asciiTheme="majorAscii" w:hAnsiTheme="majorAscii" w:cstheme="majorAscii"/>
          <w:b w:val="1"/>
          <w:bCs w:val="1"/>
          <w:sz w:val="22"/>
          <w:szCs w:val="22"/>
        </w:rPr>
        <w:t>7</w:t>
      </w:r>
      <w:r w:rsidRPr="63CEF893" w:rsidR="00D114BB">
        <w:rPr>
          <w:rFonts w:ascii="Calibri" w:hAnsi="Calibri" w:cs="Calibri" w:asciiTheme="majorAscii" w:hAnsiTheme="majorAscii" w:cstheme="majorAscii"/>
          <w:b w:val="1"/>
          <w:bCs w:val="1"/>
          <w:sz w:val="22"/>
          <w:szCs w:val="22"/>
        </w:rPr>
        <w:t>. Which muscle action occurs when a joint moves through a range of motion with a fixed resistance?</w:t>
      </w:r>
    </w:p>
    <w:p w:rsidRPr="00EE4D0D" w:rsidR="00D114BB" w:rsidP="63CEF893" w:rsidRDefault="00DD6EBD" w14:paraId="408BA309" w14:textId="3FA15D6C">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Isometric</w:t>
      </w:r>
    </w:p>
    <w:p w:rsidRPr="00EE4D0D" w:rsidR="00D114BB" w:rsidP="63CEF893" w:rsidRDefault="001B4BB0" w14:paraId="47FA5C19" w14:textId="7A320148">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DD6EBD">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Isotonic</w:t>
      </w:r>
    </w:p>
    <w:p w:rsidRPr="00EE4D0D" w:rsidR="00D114BB" w:rsidP="63CEF893" w:rsidRDefault="00DD6EBD" w14:paraId="6AABFE06" w14:textId="7A536957">
      <w:pPr>
        <w:spacing/>
        <w:ind w:left="357"/>
        <w:contextualSpacing w:val="1"/>
        <w:rPr>
          <w:rFonts w:ascii="Calibri" w:hAnsi="Calibri" w:cs="Calibri" w:asciiTheme="majorAscii" w:hAnsiTheme="majorAscii" w:cstheme="majorAscii"/>
          <w:sz w:val="22"/>
          <w:szCs w:val="22"/>
          <w:lang w:val="en-IN"/>
          <w:rPrChange w:author="" w16du:dateUtc="2026-05-18T20:00:00Z" w:id="1836597897">
            <w:rPr>
              <w:rFonts w:asciiTheme="minorHAnsi" w:hAnsiTheme="minorHAnsi"/>
            </w:rPr>
          </w:rPrChange>
        </w:rPr>
      </w:pPr>
      <w:r w:rsidRPr="63CEF893" w:rsidR="00DD6EBD">
        <w:rPr>
          <w:rFonts w:ascii="Calibri" w:hAnsi="Calibri" w:cs="Calibri" w:asciiTheme="majorAscii" w:hAnsiTheme="majorAscii" w:cstheme="majorAscii"/>
          <w:sz w:val="22"/>
          <w:szCs w:val="22"/>
          <w:lang w:val="en-IN"/>
        </w:rPr>
        <w:t>c</w:t>
      </w:r>
      <w:r w:rsidRPr="63CEF893" w:rsidR="00D114BB">
        <w:rPr>
          <w:rFonts w:ascii="Calibri" w:hAnsi="Calibri" w:cs="Calibri" w:asciiTheme="majorAscii" w:hAnsiTheme="majorAscii" w:cstheme="majorAscii"/>
          <w:sz w:val="22"/>
          <w:szCs w:val="22"/>
          <w:lang w:val="en-IN"/>
        </w:rPr>
        <w:t>. Isokinetic</w:t>
      </w:r>
    </w:p>
    <w:p w:rsidRPr="00EE4D0D" w:rsidR="00D114BB" w:rsidP="63CEF893" w:rsidRDefault="00DD6EBD" w14:paraId="633D2F4D" w14:textId="4C2FA8ED">
      <w:pPr>
        <w:spacing/>
        <w:ind w:left="357"/>
        <w:contextualSpacing w:val="1"/>
        <w:rPr>
          <w:rFonts w:ascii="Calibri" w:hAnsi="Calibri" w:cs="Calibri" w:asciiTheme="majorAscii" w:hAnsiTheme="majorAscii" w:cstheme="majorAscii"/>
          <w:sz w:val="22"/>
          <w:szCs w:val="22"/>
          <w:lang w:val="en-IN"/>
          <w:rPrChange w:author="" w16du:dateUtc="2026-05-18T20:00:00Z" w:id="2001300605">
            <w:rPr>
              <w:rFonts w:asciiTheme="minorHAnsi" w:hAnsiTheme="minorHAnsi"/>
            </w:rPr>
          </w:rPrChange>
        </w:rPr>
      </w:pPr>
      <w:r w:rsidRPr="63CEF893" w:rsidR="00DD6EBD">
        <w:rPr>
          <w:rFonts w:ascii="Calibri" w:hAnsi="Calibri" w:cs="Calibri" w:asciiTheme="majorAscii" w:hAnsiTheme="majorAscii" w:cstheme="majorAscii"/>
          <w:sz w:val="22"/>
          <w:szCs w:val="22"/>
          <w:lang w:val="en-IN"/>
        </w:rPr>
        <w:t>d</w:t>
      </w:r>
      <w:r w:rsidRPr="63CEF893" w:rsidR="00D114BB">
        <w:rPr>
          <w:rFonts w:ascii="Calibri" w:hAnsi="Calibri" w:cs="Calibri" w:asciiTheme="majorAscii" w:hAnsiTheme="majorAscii" w:cstheme="majorAscii"/>
          <w:sz w:val="22"/>
          <w:szCs w:val="22"/>
          <w:lang w:val="en-IN"/>
        </w:rPr>
        <w:t xml:space="preserve">. </w:t>
      </w:r>
      <w:r w:rsidRPr="63CEF893" w:rsidR="00D114BB">
        <w:rPr>
          <w:rFonts w:ascii="Calibri" w:hAnsi="Calibri" w:cs="Calibri" w:asciiTheme="majorAscii" w:hAnsiTheme="majorAscii" w:cstheme="majorAscii"/>
          <w:sz w:val="22"/>
          <w:szCs w:val="22"/>
          <w:lang w:val="en-IN"/>
        </w:rPr>
        <w:t>Isosynergistic</w:t>
      </w:r>
    </w:p>
    <w:p w:rsidRPr="00EE4D0D" w:rsidR="00D114BB" w:rsidP="63CEF893" w:rsidRDefault="00DD6EBD" w14:paraId="3D4C983B" w14:textId="7FA8BC6B">
      <w:pPr>
        <w:spacing/>
        <w:ind w:left="357"/>
        <w:contextualSpacing w:val="1"/>
        <w:rPr>
          <w:rFonts w:ascii="Calibri" w:hAnsi="Calibri" w:cs="Calibri" w:asciiTheme="majorAscii" w:hAnsiTheme="majorAscii" w:cstheme="majorAscii"/>
          <w:sz w:val="22"/>
          <w:szCs w:val="22"/>
          <w:lang w:val="en-IN"/>
        </w:rPr>
      </w:pPr>
      <w:r w:rsidRPr="63CEF893" w:rsidR="00DD6EBD">
        <w:rPr>
          <w:rFonts w:ascii="Calibri" w:hAnsi="Calibri" w:cs="Calibri" w:asciiTheme="majorAscii" w:hAnsiTheme="majorAscii" w:cstheme="majorAscii"/>
          <w:sz w:val="22"/>
          <w:szCs w:val="22"/>
          <w:lang w:val="en-IN"/>
        </w:rPr>
        <w:t>e</w:t>
      </w:r>
      <w:r w:rsidRPr="63CEF893" w:rsidR="00D114BB">
        <w:rPr>
          <w:rFonts w:ascii="Calibri" w:hAnsi="Calibri" w:cs="Calibri" w:asciiTheme="majorAscii" w:hAnsiTheme="majorAscii" w:cstheme="majorAscii"/>
          <w:sz w:val="22"/>
          <w:szCs w:val="22"/>
          <w:lang w:val="en-IN"/>
        </w:rPr>
        <w:t>. Antagonistic</w:t>
      </w:r>
    </w:p>
    <w:p w:rsidRPr="00EE4D0D" w:rsidR="00EE4D0D" w:rsidP="63CEF893" w:rsidRDefault="00EE4D0D" w14:paraId="7652FBE5" w14:textId="77777777">
      <w:pPr>
        <w:spacing/>
        <w:contextualSpacing w:val="1"/>
        <w:rPr>
          <w:rFonts w:ascii="Calibri" w:hAnsi="Calibri" w:cs="Calibri" w:asciiTheme="majorAscii" w:hAnsiTheme="majorAscii" w:cstheme="majorAscii"/>
          <w:sz w:val="22"/>
          <w:szCs w:val="22"/>
          <w:lang w:val="en-IN"/>
          <w:rPrChange w:author="" w16du:dateUtc="2026-05-18T20:00:00Z" w:id="1403521143">
            <w:rPr>
              <w:rFonts w:asciiTheme="minorHAnsi" w:hAnsiTheme="minorHAnsi"/>
            </w:rPr>
          </w:rPrChange>
        </w:rPr>
      </w:pPr>
    </w:p>
    <w:p w:rsidRPr="00EE4D0D" w:rsidR="00D114BB" w:rsidP="63CEF893" w:rsidRDefault="4C4AC8B3" w14:paraId="31E1C819" w14:textId="69F470F1">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1</w:t>
      </w:r>
      <w:r w:rsidRPr="63CEF893" w:rsidR="767B9EAE">
        <w:rPr>
          <w:rFonts w:ascii="Calibri" w:hAnsi="Calibri" w:cs="Calibri" w:asciiTheme="majorAscii" w:hAnsiTheme="majorAscii" w:cstheme="majorAscii"/>
          <w:b w:val="1"/>
          <w:bCs w:val="1"/>
          <w:sz w:val="22"/>
          <w:szCs w:val="22"/>
        </w:rPr>
        <w:t>8</w:t>
      </w:r>
      <w:r w:rsidRPr="63CEF893" w:rsidR="00D114BB">
        <w:rPr>
          <w:rFonts w:ascii="Calibri" w:hAnsi="Calibri" w:cs="Calibri" w:asciiTheme="majorAscii" w:hAnsiTheme="majorAscii" w:cstheme="majorAscii"/>
          <w:b w:val="1"/>
          <w:bCs w:val="1"/>
          <w:sz w:val="22"/>
          <w:szCs w:val="22"/>
        </w:rPr>
        <w:t>. Which exercise is used in early rehabilitation to help gain shoulder movement in a gravity-independent position?</w:t>
      </w:r>
    </w:p>
    <w:p w:rsidRPr="00EE4D0D" w:rsidR="00D114BB" w:rsidP="63CEF893" w:rsidRDefault="00DD6EBD" w14:paraId="3DC63515" w14:textId="3E8593A5">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Wall</w:t>
      </w:r>
      <w:r w:rsidRPr="63CEF893" w:rsidR="00D114BB">
        <w:rPr>
          <w:rFonts w:ascii="Calibri" w:hAnsi="Calibri" w:cs="Calibri" w:asciiTheme="majorAscii" w:hAnsiTheme="majorAscii" w:cstheme="majorAscii"/>
          <w:sz w:val="22"/>
          <w:szCs w:val="22"/>
        </w:rPr>
        <w:t xml:space="preserve"> walks</w:t>
      </w:r>
    </w:p>
    <w:p w:rsidRPr="00EE4D0D" w:rsidR="00D114BB" w:rsidP="63CEF893" w:rsidRDefault="001B4BB0" w14:paraId="77EF43D6" w14:textId="5543F67D">
      <w:pPr>
        <w:spacing/>
        <w:ind w:left="357"/>
        <w:contextualSpacing w:val="1"/>
        <w:rPr>
          <w:rFonts w:ascii="Calibri" w:hAnsi="Calibri" w:cs="Calibri" w:asciiTheme="majorAscii" w:hAnsiTheme="majorAscii" w:cstheme="majorAscii"/>
          <w:sz w:val="22"/>
          <w:szCs w:val="22"/>
          <w:rPrChange w:author="" w16du:dateUtc="2026-05-18T08:09:00Z" w:id="1354849943">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DD6EBD">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Pendulum</w:t>
      </w:r>
      <w:r w:rsidRPr="63CEF893" w:rsidR="00D114BB">
        <w:rPr>
          <w:rFonts w:ascii="Calibri" w:hAnsi="Calibri" w:cs="Calibri" w:asciiTheme="majorAscii" w:hAnsiTheme="majorAscii" w:cstheme="majorAscii"/>
          <w:sz w:val="22"/>
          <w:szCs w:val="22"/>
        </w:rPr>
        <w:t xml:space="preserve"> exercises</w:t>
      </w:r>
    </w:p>
    <w:p w:rsidRPr="00EE4D0D" w:rsidR="00D114BB" w:rsidP="63CEF893" w:rsidRDefault="00DD6EBD" w14:paraId="310A6772" w14:textId="74E1AC0C">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Standing</w:t>
      </w:r>
      <w:r w:rsidRPr="63CEF893" w:rsidR="00D114BB">
        <w:rPr>
          <w:rFonts w:ascii="Calibri" w:hAnsi="Calibri" w:cs="Calibri" w:asciiTheme="majorAscii" w:hAnsiTheme="majorAscii" w:cstheme="majorAscii"/>
          <w:sz w:val="22"/>
          <w:szCs w:val="22"/>
        </w:rPr>
        <w:t xml:space="preserve"> wand exercises</w:t>
      </w:r>
    </w:p>
    <w:p w:rsidRPr="00EE4D0D" w:rsidR="00D114BB" w:rsidP="63CEF893" w:rsidRDefault="00DD6EBD" w14:paraId="772F603F" w14:textId="350BDC1E">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Inclined</w:t>
      </w:r>
      <w:r w:rsidRPr="63CEF893" w:rsidR="00D114BB">
        <w:rPr>
          <w:rFonts w:ascii="Calibri" w:hAnsi="Calibri" w:cs="Calibri" w:asciiTheme="majorAscii" w:hAnsiTheme="majorAscii" w:cstheme="majorAscii"/>
          <w:sz w:val="22"/>
          <w:szCs w:val="22"/>
        </w:rPr>
        <w:t xml:space="preserve"> push-ups</w:t>
      </w:r>
    </w:p>
    <w:p w:rsidR="00D114BB" w:rsidP="63CEF893" w:rsidRDefault="00DD6EBD" w14:paraId="6F8C36F0" w14:textId="2D4FCF05">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Stability</w:t>
      </w:r>
      <w:r w:rsidRPr="63CEF893" w:rsidR="00D114BB">
        <w:rPr>
          <w:rFonts w:ascii="Calibri" w:hAnsi="Calibri" w:cs="Calibri" w:asciiTheme="majorAscii" w:hAnsiTheme="majorAscii" w:cstheme="majorAscii"/>
          <w:sz w:val="22"/>
          <w:szCs w:val="22"/>
        </w:rPr>
        <w:t xml:space="preserve"> ball plyometrics</w:t>
      </w:r>
    </w:p>
    <w:p w:rsidRPr="00EE4D0D" w:rsidR="00E51406" w:rsidP="00E51406" w:rsidRDefault="00E51406" w14:paraId="6D5F9409" w14:textId="77777777">
      <w:pPr>
        <w:contextualSpacing/>
        <w:rPr>
          <w:rFonts w:asciiTheme="majorHAnsi" w:hAnsiTheme="majorHAnsi" w:cstheme="majorHAnsi"/>
          <w:sz w:val="22"/>
          <w:szCs w:val="22"/>
        </w:rPr>
      </w:pPr>
    </w:p>
    <w:p w:rsidRPr="00EE4D0D" w:rsidR="00D114BB" w:rsidP="63CEF893" w:rsidRDefault="14CF199C" w14:paraId="6AC02602" w14:textId="3D59FDEF">
      <w:pPr>
        <w:spacing w:after="120"/>
        <w:rPr>
          <w:rFonts w:ascii="Calibri" w:hAnsi="Calibri" w:cs="Calibri" w:asciiTheme="majorAscii" w:hAnsiTheme="majorAscii" w:cstheme="majorAscii"/>
          <w:sz w:val="22"/>
          <w:szCs w:val="22"/>
        </w:rPr>
      </w:pPr>
      <w:r w:rsidRPr="63CEF893" w:rsidR="037DAC52">
        <w:rPr>
          <w:rFonts w:ascii="Calibri" w:hAnsi="Calibri" w:cs="Calibri" w:asciiTheme="majorAscii" w:hAnsiTheme="majorAscii" w:cstheme="majorAscii"/>
          <w:b w:val="1"/>
          <w:bCs w:val="1"/>
          <w:sz w:val="22"/>
          <w:szCs w:val="22"/>
        </w:rPr>
        <w:t>19</w:t>
      </w:r>
      <w:r w:rsidRPr="63CEF893" w:rsidR="00D114BB">
        <w:rPr>
          <w:rFonts w:ascii="Calibri" w:hAnsi="Calibri" w:cs="Calibri" w:asciiTheme="majorAscii" w:hAnsiTheme="majorAscii" w:cstheme="majorAscii"/>
          <w:b w:val="1"/>
          <w:bCs w:val="1"/>
          <w:sz w:val="22"/>
          <w:szCs w:val="22"/>
        </w:rPr>
        <w:t xml:space="preserve">. Which taping injury or condition would potentially </w:t>
      </w:r>
      <w:r w:rsidRPr="63CEF893" w:rsidR="00D114BB">
        <w:rPr>
          <w:rFonts w:ascii="Calibri" w:hAnsi="Calibri" w:cs="Calibri" w:asciiTheme="majorAscii" w:hAnsiTheme="majorAscii" w:cstheme="majorAscii"/>
          <w:b w:val="1"/>
          <w:bCs w:val="1"/>
          <w:sz w:val="22"/>
          <w:szCs w:val="22"/>
        </w:rPr>
        <w:t>benefit</w:t>
      </w:r>
      <w:r w:rsidRPr="63CEF893" w:rsidR="00D114BB">
        <w:rPr>
          <w:rFonts w:ascii="Calibri" w:hAnsi="Calibri" w:cs="Calibri" w:asciiTheme="majorAscii" w:hAnsiTheme="majorAscii" w:cstheme="majorAscii"/>
          <w:b w:val="1"/>
          <w:bCs w:val="1"/>
          <w:sz w:val="22"/>
          <w:szCs w:val="22"/>
        </w:rPr>
        <w:t xml:space="preserve"> from an arch taping procedure as a player returns to play after rehabilitation?</w:t>
      </w:r>
    </w:p>
    <w:p w:rsidRPr="00EE4D0D" w:rsidR="00D114BB" w:rsidP="63CEF893" w:rsidRDefault="001B4BB0" w14:paraId="687F11DC" w14:textId="3D496A17">
      <w:pPr>
        <w:spacing/>
        <w:ind w:left="357"/>
        <w:contextualSpacing w:val="1"/>
        <w:rPr>
          <w:rFonts w:ascii="Calibri" w:hAnsi="Calibri" w:cs="Calibri" w:asciiTheme="majorAscii" w:hAnsiTheme="majorAscii" w:cstheme="majorAscii"/>
          <w:sz w:val="22"/>
          <w:szCs w:val="22"/>
          <w:rPrChange w:author="" w16du:dateUtc="2026-05-18T08:09:00Z" w:id="568802208">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DD6EBD">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Plantar</w:t>
      </w:r>
      <w:r w:rsidRPr="63CEF893" w:rsidR="00D114BB">
        <w:rPr>
          <w:rFonts w:ascii="Calibri" w:hAnsi="Calibri" w:cs="Calibri" w:asciiTheme="majorAscii" w:hAnsiTheme="majorAscii" w:cstheme="majorAscii"/>
          <w:sz w:val="22"/>
          <w:szCs w:val="22"/>
        </w:rPr>
        <w:t xml:space="preserve"> fasciitis</w:t>
      </w:r>
    </w:p>
    <w:p w:rsidRPr="00EE4D0D" w:rsidR="00D114BB" w:rsidP="63CEF893" w:rsidRDefault="00DD6EBD" w14:paraId="6DDD1DC7" w14:textId="4D3B4969">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Hallux</w:t>
      </w:r>
      <w:r w:rsidRPr="63CEF893" w:rsidR="00D114BB">
        <w:rPr>
          <w:rFonts w:ascii="Calibri" w:hAnsi="Calibri" w:cs="Calibri" w:asciiTheme="majorAscii" w:hAnsiTheme="majorAscii" w:cstheme="majorAscii"/>
          <w:sz w:val="22"/>
          <w:szCs w:val="22"/>
        </w:rPr>
        <w:t xml:space="preserve"> valgus</w:t>
      </w:r>
    </w:p>
    <w:p w:rsidRPr="00EE4D0D" w:rsidR="00D114BB" w:rsidP="63CEF893" w:rsidRDefault="00DD6EBD" w14:paraId="56CC5AF8" w14:textId="1DCCB08F">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Ankle</w:t>
      </w:r>
      <w:r w:rsidRPr="63CEF893" w:rsidR="00D114BB">
        <w:rPr>
          <w:rFonts w:ascii="Calibri" w:hAnsi="Calibri" w:cs="Calibri" w:asciiTheme="majorAscii" w:hAnsiTheme="majorAscii" w:cstheme="majorAscii"/>
          <w:sz w:val="22"/>
          <w:szCs w:val="22"/>
        </w:rPr>
        <w:t xml:space="preserve"> sprain</w:t>
      </w:r>
    </w:p>
    <w:p w:rsidRPr="00EE4D0D" w:rsidR="00D114BB" w:rsidP="63CEF893" w:rsidRDefault="00DD6EBD" w14:paraId="78CAC9B6" w14:textId="2AED54B8">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Gastrocnemius</w:t>
      </w:r>
      <w:r w:rsidRPr="63CEF893" w:rsidR="00D114BB">
        <w:rPr>
          <w:rFonts w:ascii="Calibri" w:hAnsi="Calibri" w:cs="Calibri" w:asciiTheme="majorAscii" w:hAnsiTheme="majorAscii" w:cstheme="majorAscii"/>
          <w:sz w:val="22"/>
          <w:szCs w:val="22"/>
        </w:rPr>
        <w:t xml:space="preserve"> strain</w:t>
      </w:r>
    </w:p>
    <w:p w:rsidR="00D114BB" w:rsidP="63CEF893" w:rsidRDefault="00DD6EBD" w14:paraId="16A9415B" w14:textId="77B61A4A">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Retrocalcaneal</w:t>
      </w:r>
      <w:r w:rsidRPr="63CEF893" w:rsidR="00D114BB">
        <w:rPr>
          <w:rFonts w:ascii="Calibri" w:hAnsi="Calibri" w:cs="Calibri" w:asciiTheme="majorAscii" w:hAnsiTheme="majorAscii" w:cstheme="majorAscii"/>
          <w:sz w:val="22"/>
          <w:szCs w:val="22"/>
        </w:rPr>
        <w:t xml:space="preserve"> bursitis</w:t>
      </w:r>
    </w:p>
    <w:p w:rsidRPr="00EE4D0D" w:rsidR="00E51406" w:rsidP="00E51406" w:rsidRDefault="00E51406" w14:paraId="691DF4FD" w14:textId="77777777">
      <w:pPr>
        <w:contextualSpacing/>
        <w:rPr>
          <w:rFonts w:asciiTheme="majorHAnsi" w:hAnsiTheme="majorHAnsi" w:cstheme="majorHAnsi"/>
          <w:sz w:val="22"/>
          <w:szCs w:val="22"/>
        </w:rPr>
      </w:pPr>
    </w:p>
    <w:p w:rsidRPr="00EE4D0D" w:rsidR="00D114BB" w:rsidP="63CEF893" w:rsidRDefault="3DEC80D1" w14:paraId="1CD0ED2B" w14:textId="6B076D71">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2</w:t>
      </w:r>
      <w:r w:rsidRPr="63CEF893" w:rsidR="12072050">
        <w:rPr>
          <w:rFonts w:ascii="Calibri" w:hAnsi="Calibri" w:cs="Calibri" w:asciiTheme="majorAscii" w:hAnsiTheme="majorAscii" w:cstheme="majorAscii"/>
          <w:b w:val="1"/>
          <w:bCs w:val="1"/>
          <w:sz w:val="22"/>
          <w:szCs w:val="22"/>
        </w:rPr>
        <w:t>0</w:t>
      </w:r>
      <w:r w:rsidRPr="63CEF893" w:rsidR="00D114BB">
        <w:rPr>
          <w:rFonts w:ascii="Calibri" w:hAnsi="Calibri" w:cs="Calibri" w:asciiTheme="majorAscii" w:hAnsiTheme="majorAscii" w:cstheme="majorAscii"/>
          <w:b w:val="1"/>
          <w:bCs w:val="1"/>
          <w:sz w:val="22"/>
          <w:szCs w:val="22"/>
        </w:rPr>
        <w:t>. Which stage of motor learning can be defined as when the patient makes infrequent errors and concentrates on fine tuning the motor task?</w:t>
      </w:r>
    </w:p>
    <w:p w:rsidRPr="00EE4D0D" w:rsidR="00D114BB" w:rsidP="63CEF893" w:rsidRDefault="001B4BB0" w14:paraId="162746B7" w14:textId="4829A3FD">
      <w:pPr>
        <w:spacing/>
        <w:ind w:left="357"/>
        <w:contextualSpacing w:val="1"/>
        <w:rPr>
          <w:rFonts w:ascii="Calibri" w:hAnsi="Calibri" w:cs="Calibri" w:asciiTheme="majorAscii" w:hAnsiTheme="majorAscii" w:cstheme="majorAscii"/>
          <w:sz w:val="22"/>
          <w:szCs w:val="22"/>
          <w:rPrChange w:author="" w16du:dateUtc="2026-05-18T08:09:00Z" w:id="9520976">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DD6EBD">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Associative</w:t>
      </w:r>
      <w:r w:rsidRPr="63CEF893" w:rsidR="00D114BB">
        <w:rPr>
          <w:rFonts w:ascii="Calibri" w:hAnsi="Calibri" w:cs="Calibri" w:asciiTheme="majorAscii" w:hAnsiTheme="majorAscii" w:cstheme="majorAscii"/>
          <w:sz w:val="22"/>
          <w:szCs w:val="22"/>
        </w:rPr>
        <w:t xml:space="preserve"> stage</w:t>
      </w:r>
    </w:p>
    <w:p w:rsidRPr="00EE4D0D" w:rsidR="00D114BB" w:rsidP="63CEF893" w:rsidRDefault="00DD6EBD" w14:paraId="7BD0A7E1" w14:textId="2F170734">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Cognitive</w:t>
      </w:r>
      <w:r w:rsidRPr="63CEF893" w:rsidR="00D114BB">
        <w:rPr>
          <w:rFonts w:ascii="Calibri" w:hAnsi="Calibri" w:cs="Calibri" w:asciiTheme="majorAscii" w:hAnsiTheme="majorAscii" w:cstheme="majorAscii"/>
          <w:sz w:val="22"/>
          <w:szCs w:val="22"/>
        </w:rPr>
        <w:t xml:space="preserve"> stage</w:t>
      </w:r>
    </w:p>
    <w:p w:rsidRPr="00EE4D0D" w:rsidR="00D114BB" w:rsidP="63CEF893" w:rsidRDefault="00DD6EBD" w14:paraId="0EC554EF" w14:textId="46320748">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Autonomous</w:t>
      </w:r>
      <w:r w:rsidRPr="63CEF893" w:rsidR="00D114BB">
        <w:rPr>
          <w:rFonts w:ascii="Calibri" w:hAnsi="Calibri" w:cs="Calibri" w:asciiTheme="majorAscii" w:hAnsiTheme="majorAscii" w:cstheme="majorAscii"/>
          <w:sz w:val="22"/>
          <w:szCs w:val="22"/>
        </w:rPr>
        <w:t xml:space="preserve"> stage</w:t>
      </w:r>
    </w:p>
    <w:p w:rsidRPr="00EE4D0D" w:rsidR="00D114BB" w:rsidP="63CEF893" w:rsidRDefault="00DD6EBD" w14:paraId="43580168" w14:textId="7D83C723">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lang w:val="en-IN"/>
        </w:rPr>
        <w:t>Creative</w:t>
      </w:r>
      <w:r w:rsidRPr="63CEF893" w:rsidR="00D114BB">
        <w:rPr>
          <w:rFonts w:ascii="Calibri" w:hAnsi="Calibri" w:cs="Calibri" w:asciiTheme="majorAscii" w:hAnsiTheme="majorAscii" w:cstheme="majorAscii"/>
          <w:sz w:val="22"/>
          <w:szCs w:val="22"/>
        </w:rPr>
        <w:t xml:space="preserve"> stage</w:t>
      </w:r>
    </w:p>
    <w:p w:rsidR="00D114BB" w:rsidP="63CEF893" w:rsidRDefault="00DD6EBD" w14:paraId="223ACF8B" w14:textId="20691285">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Repetition stage</w:t>
      </w:r>
    </w:p>
    <w:p w:rsidRPr="00EE4D0D" w:rsidR="00E51406" w:rsidP="00E51406" w:rsidRDefault="00E51406" w14:paraId="2F654C4B" w14:textId="77777777">
      <w:pPr>
        <w:contextualSpacing/>
        <w:rPr>
          <w:rFonts w:asciiTheme="majorHAnsi" w:hAnsiTheme="majorHAnsi" w:cstheme="majorHAnsi"/>
          <w:sz w:val="22"/>
          <w:szCs w:val="22"/>
        </w:rPr>
      </w:pPr>
    </w:p>
    <w:p w:rsidRPr="00EE4D0D" w:rsidR="00D114BB" w:rsidP="63CEF893" w:rsidRDefault="5C123DEB" w14:paraId="0CDCAA9E" w14:textId="3C63A3A6">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2</w:t>
      </w:r>
      <w:r w:rsidRPr="63CEF893" w:rsidR="08BA5FA3">
        <w:rPr>
          <w:rFonts w:ascii="Calibri" w:hAnsi="Calibri" w:cs="Calibri" w:asciiTheme="majorAscii" w:hAnsiTheme="majorAscii" w:cstheme="majorAscii"/>
          <w:b w:val="1"/>
          <w:bCs w:val="1"/>
          <w:sz w:val="22"/>
          <w:szCs w:val="22"/>
        </w:rPr>
        <w:t>1</w:t>
      </w:r>
      <w:r w:rsidRPr="63CEF893" w:rsidR="00D114BB">
        <w:rPr>
          <w:rFonts w:ascii="Calibri" w:hAnsi="Calibri" w:cs="Calibri" w:asciiTheme="majorAscii" w:hAnsiTheme="majorAscii" w:cstheme="majorAscii"/>
          <w:b w:val="1"/>
          <w:bCs w:val="1"/>
          <w:sz w:val="22"/>
          <w:szCs w:val="22"/>
        </w:rPr>
        <w:t xml:space="preserve">. Which </w:t>
      </w:r>
      <w:r w:rsidRPr="63CEF893" w:rsidR="00D114BB">
        <w:rPr>
          <w:rFonts w:ascii="Calibri" w:hAnsi="Calibri" w:cs="Calibri" w:asciiTheme="majorAscii" w:hAnsiTheme="majorAscii" w:cstheme="majorAscii"/>
          <w:b w:val="1"/>
          <w:bCs w:val="1"/>
          <w:sz w:val="22"/>
          <w:szCs w:val="22"/>
        </w:rPr>
        <w:t>component</w:t>
      </w:r>
      <w:r w:rsidRPr="63CEF893" w:rsidR="00D114BB">
        <w:rPr>
          <w:rFonts w:ascii="Calibri" w:hAnsi="Calibri" w:cs="Calibri" w:asciiTheme="majorAscii" w:hAnsiTheme="majorAscii" w:cstheme="majorAscii"/>
          <w:b w:val="1"/>
          <w:bCs w:val="1"/>
          <w:sz w:val="22"/>
          <w:szCs w:val="22"/>
        </w:rPr>
        <w:t xml:space="preserve"> of basic procedures with PNF patterns deals with the gentle compression applied to joint surfaces through manual compression or weight bearing?</w:t>
      </w:r>
    </w:p>
    <w:p w:rsidRPr="00EE4D0D" w:rsidR="00D114BB" w:rsidP="63CEF893" w:rsidRDefault="00DD6EBD" w14:paraId="088A24E7" w14:textId="76EF779A">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Stretch</w:t>
      </w:r>
    </w:p>
    <w:p w:rsidRPr="00EE4D0D" w:rsidR="00D114BB" w:rsidP="63CEF893" w:rsidRDefault="00DD6EBD" w14:paraId="36B6598E" w14:textId="72A95CC1">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Maximal resistance</w:t>
      </w:r>
    </w:p>
    <w:p w:rsidRPr="00EE4D0D" w:rsidR="00D114BB" w:rsidP="63CEF893" w:rsidRDefault="001B4BB0" w14:paraId="0C9679CD" w14:textId="27CC277E">
      <w:pPr>
        <w:spacing/>
        <w:ind w:left="357"/>
        <w:contextualSpacing w:val="1"/>
        <w:rPr>
          <w:rFonts w:ascii="Calibri" w:hAnsi="Calibri" w:cs="Calibri" w:asciiTheme="majorAscii" w:hAnsiTheme="majorAscii" w:cstheme="majorAscii"/>
          <w:sz w:val="22"/>
          <w:szCs w:val="22"/>
          <w:rPrChange w:author="" w16du:dateUtc="2026-05-18T08:10:00Z" w:id="1824968459">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DD6EBD">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Approximation</w:t>
      </w:r>
    </w:p>
    <w:p w:rsidRPr="00EE4D0D" w:rsidR="00D114BB" w:rsidP="63CEF893" w:rsidRDefault="00DD6EBD" w14:paraId="03CB5F74" w14:textId="0CD52D16">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Traction</w:t>
      </w:r>
    </w:p>
    <w:p w:rsidRPr="00EE4D0D" w:rsidR="00D114BB" w:rsidP="63CEF893" w:rsidRDefault="00DD6EBD" w14:paraId="2C199E8A" w14:textId="6AF2D2E6">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Manual contacts</w:t>
      </w:r>
    </w:p>
    <w:p w:rsidRPr="00EE4D0D" w:rsidR="004E2DCC" w:rsidP="63CEF893" w:rsidRDefault="1EFE5CE9" w14:paraId="4839EC38" w14:textId="315979EA">
      <w:pPr>
        <w:rPr>
          <w:rStyle w:val="SubtleEmphasis"/>
          <w:rFonts w:ascii="Calibri" w:hAnsi="Calibri" w:cs="Calibri" w:asciiTheme="majorAscii" w:hAnsiTheme="majorAscii" w:cstheme="majorAscii"/>
          <w:sz w:val="22"/>
          <w:szCs w:val="22"/>
        </w:rPr>
      </w:pPr>
    </w:p>
    <w:p w:rsidRPr="00EE4D0D" w:rsidR="00D114BB" w:rsidP="63CEF893" w:rsidRDefault="00D114BB" w14:paraId="68AF66B4" w14:textId="22E35967">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2</w:t>
      </w:r>
      <w:r w:rsidRPr="63CEF893" w:rsidR="758D7696">
        <w:rPr>
          <w:rFonts w:ascii="Calibri" w:hAnsi="Calibri" w:cs="Calibri" w:asciiTheme="majorAscii" w:hAnsiTheme="majorAscii" w:cstheme="majorAscii"/>
          <w:b w:val="1"/>
          <w:bCs w:val="1"/>
          <w:sz w:val="22"/>
          <w:szCs w:val="22"/>
        </w:rPr>
        <w:t>2</w:t>
      </w:r>
      <w:r w:rsidRPr="63CEF893" w:rsidR="00D114BB">
        <w:rPr>
          <w:rFonts w:ascii="Calibri" w:hAnsi="Calibri" w:cs="Calibri" w:asciiTheme="majorAscii" w:hAnsiTheme="majorAscii" w:cstheme="majorAscii"/>
          <w:b w:val="1"/>
          <w:bCs w:val="1"/>
          <w:sz w:val="22"/>
          <w:szCs w:val="22"/>
        </w:rPr>
        <w:t xml:space="preserve">. </w:t>
      </w:r>
      <w:r w:rsidRPr="63CEF893" w:rsidR="00D114BB">
        <w:rPr>
          <w:rFonts w:ascii="Calibri" w:hAnsi="Calibri" w:cs="Calibri" w:asciiTheme="majorAscii" w:hAnsiTheme="majorAscii" w:cstheme="majorAscii"/>
          <w:b w:val="1"/>
          <w:bCs w:val="1"/>
          <w:sz w:val="22"/>
          <w:szCs w:val="22"/>
        </w:rPr>
        <w:t>Which motion occurs when both temporomandibular joints slide anteriorly as an exercise technique?</w:t>
      </w:r>
    </w:p>
    <w:p w:rsidRPr="00EE4D0D" w:rsidR="00D114BB" w:rsidP="63CEF893" w:rsidRDefault="00DD6EBD" w14:paraId="2C03EFD8" w14:textId="5008614A">
      <w:pPr>
        <w:spacing/>
        <w:ind w:left="357"/>
        <w:contextualSpacing w:val="1"/>
        <w:rPr>
          <w:rFonts w:ascii="Calibri" w:hAnsi="Calibri" w:cs="Calibri" w:asciiTheme="majorAscii" w:hAnsiTheme="majorAscii" w:cstheme="majorAscii"/>
          <w:sz w:val="22"/>
          <w:szCs w:val="22"/>
          <w:lang w:val="it-IT"/>
          <w:rPrChange w:author="" w16du:dateUtc="2026-05-18T20:00:00Z" w:id="1685575637">
            <w:rPr>
              <w:rFonts w:asciiTheme="minorHAnsi" w:hAnsiTheme="minorHAnsi"/>
            </w:rPr>
          </w:rPrChange>
        </w:rPr>
      </w:pPr>
      <w:r w:rsidRPr="63CEF893" w:rsidR="00DD6EBD">
        <w:rPr>
          <w:rFonts w:ascii="Calibri" w:hAnsi="Calibri" w:cs="Calibri" w:asciiTheme="majorAscii" w:hAnsiTheme="majorAscii" w:cstheme="majorAscii"/>
          <w:sz w:val="22"/>
          <w:szCs w:val="22"/>
          <w:lang w:val="it-IT"/>
        </w:rPr>
        <w:t>a</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Mandibular</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depression</w:t>
      </w:r>
    </w:p>
    <w:p w:rsidRPr="00EE4D0D" w:rsidR="00D114BB" w:rsidP="63CEF893" w:rsidRDefault="001B4BB0" w14:paraId="2E14ECE3" w14:textId="6E32BB98">
      <w:pPr>
        <w:spacing/>
        <w:ind w:left="357"/>
        <w:contextualSpacing w:val="1"/>
        <w:rPr>
          <w:rFonts w:ascii="Calibri" w:hAnsi="Calibri" w:cs="Calibri" w:asciiTheme="majorAscii" w:hAnsiTheme="majorAscii" w:cstheme="majorAscii"/>
          <w:sz w:val="22"/>
          <w:szCs w:val="22"/>
          <w:lang w:val="it-IT"/>
          <w:rPrChange w:author="" w16du:dateUtc="2026-05-18T20:00:00Z" w:id="853406457">
            <w:rPr>
              <w:rFonts w:asciiTheme="minorHAnsi" w:hAnsiTheme="minorHAnsi"/>
              <w:b/>
              <w:bCs/>
            </w:rPr>
          </w:rPrChange>
        </w:rPr>
      </w:pPr>
      <w:r w:rsidRPr="63CEF893" w:rsidR="001B4BB0">
        <w:rPr>
          <w:rFonts w:ascii="Calibri" w:hAnsi="Calibri" w:cs="Calibri" w:asciiTheme="majorAscii" w:hAnsiTheme="majorAscii" w:cstheme="majorAscii"/>
          <w:sz w:val="22"/>
          <w:szCs w:val="22"/>
          <w:lang w:val="it-IT"/>
        </w:rPr>
        <w:t>*</w:t>
      </w:r>
      <w:r w:rsidRPr="63CEF893" w:rsidR="00DD6EBD">
        <w:rPr>
          <w:rFonts w:ascii="Calibri" w:hAnsi="Calibri" w:cs="Calibri" w:asciiTheme="majorAscii" w:hAnsiTheme="majorAscii" w:cstheme="majorAscii"/>
          <w:sz w:val="22"/>
          <w:szCs w:val="22"/>
          <w:lang w:val="it-IT"/>
        </w:rPr>
        <w:t>b</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Mandibular</w:t>
      </w:r>
      <w:r w:rsidRPr="63CEF893" w:rsidR="00D114BB">
        <w:rPr>
          <w:rFonts w:ascii="Calibri" w:hAnsi="Calibri" w:cs="Calibri" w:asciiTheme="majorAscii" w:hAnsiTheme="majorAscii" w:cstheme="majorAscii"/>
          <w:sz w:val="22"/>
          <w:szCs w:val="22"/>
          <w:lang w:val="it-IT"/>
        </w:rPr>
        <w:t xml:space="preserve"> protrusion</w:t>
      </w:r>
    </w:p>
    <w:p w:rsidRPr="00EE4D0D" w:rsidR="00D114BB" w:rsidP="63CEF893" w:rsidRDefault="00DD6EBD" w14:paraId="73D09BE0" w14:textId="3650E81B">
      <w:pPr>
        <w:spacing/>
        <w:ind w:left="357"/>
        <w:contextualSpacing w:val="1"/>
        <w:rPr>
          <w:rFonts w:ascii="Calibri" w:hAnsi="Calibri" w:cs="Calibri" w:asciiTheme="majorAscii" w:hAnsiTheme="majorAscii" w:cstheme="majorAscii"/>
          <w:sz w:val="22"/>
          <w:szCs w:val="22"/>
          <w:lang w:val="it-IT"/>
          <w:rPrChange w:author="" w16du:dateUtc="2026-05-18T20:00:00Z" w:id="1974979254">
            <w:rPr>
              <w:rFonts w:asciiTheme="minorHAnsi" w:hAnsiTheme="minorHAnsi"/>
            </w:rPr>
          </w:rPrChange>
        </w:rPr>
      </w:pPr>
      <w:r w:rsidRPr="63CEF893" w:rsidR="00DD6EBD">
        <w:rPr>
          <w:rFonts w:ascii="Calibri" w:hAnsi="Calibri" w:cs="Calibri" w:asciiTheme="majorAscii" w:hAnsiTheme="majorAscii" w:cstheme="majorAscii"/>
          <w:sz w:val="22"/>
          <w:szCs w:val="22"/>
          <w:lang w:val="it-IT"/>
        </w:rPr>
        <w:t>c</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Maxilla</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depression</w:t>
      </w:r>
    </w:p>
    <w:p w:rsidRPr="00EE4D0D" w:rsidR="00D114BB" w:rsidP="63CEF893" w:rsidRDefault="00DD6EBD" w14:paraId="24F8D14B" w14:textId="162218B5">
      <w:pPr>
        <w:spacing/>
        <w:ind w:left="357"/>
        <w:contextualSpacing w:val="1"/>
        <w:rPr>
          <w:rFonts w:ascii="Calibri" w:hAnsi="Calibri" w:cs="Calibri" w:asciiTheme="majorAscii" w:hAnsiTheme="majorAscii" w:cstheme="majorAscii"/>
          <w:sz w:val="22"/>
          <w:szCs w:val="22"/>
          <w:lang w:val="it-IT"/>
          <w:rPrChange w:author="" w16du:dateUtc="2026-05-18T20:00:00Z" w:id="1186324285">
            <w:rPr>
              <w:rFonts w:asciiTheme="minorHAnsi" w:hAnsiTheme="minorHAnsi"/>
            </w:rPr>
          </w:rPrChange>
        </w:rPr>
      </w:pPr>
      <w:r w:rsidRPr="63CEF893" w:rsidR="00DD6EBD">
        <w:rPr>
          <w:rFonts w:ascii="Calibri" w:hAnsi="Calibri" w:cs="Calibri" w:asciiTheme="majorAscii" w:hAnsiTheme="majorAscii" w:cstheme="majorAscii"/>
          <w:sz w:val="22"/>
          <w:szCs w:val="22"/>
          <w:lang w:val="it-IT"/>
        </w:rPr>
        <w:t>d</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Maxilla</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protrusion</w:t>
      </w:r>
    </w:p>
    <w:p w:rsidRPr="00EE4D0D" w:rsidR="00D114BB" w:rsidP="63CEF893" w:rsidRDefault="00DD6EBD" w14:paraId="7881F9E4" w14:textId="51D23A0F">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lang w:val="it-IT"/>
        </w:rPr>
        <w:t>e</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rPr>
        <w:t>Mandibular lateral deviation</w:t>
      </w:r>
    </w:p>
    <w:p w:rsidRPr="00EE4D0D" w:rsidR="00D114BB" w:rsidP="63CEF893" w:rsidRDefault="1EDA6925" w14:paraId="55EFBF2A" w14:textId="5E48DFA0">
      <w:pPr>
        <w:rPr>
          <w:rStyle w:val="SubtleEmphasis"/>
          <w:rFonts w:ascii="Calibri" w:hAnsi="Calibri" w:cs="Calibri" w:asciiTheme="majorAscii" w:hAnsiTheme="majorAscii" w:cstheme="majorAscii"/>
          <w:sz w:val="22"/>
          <w:szCs w:val="22"/>
        </w:rPr>
      </w:pPr>
    </w:p>
    <w:p w:rsidRPr="00EE4D0D" w:rsidR="00D114BB" w:rsidP="00305D41" w:rsidRDefault="00D114BB" w14:paraId="6985A431" w14:textId="5071A53A">
      <w:pPr>
        <w:spacing w:after="120"/>
        <w:rPr>
          <w:rFonts w:asciiTheme="majorHAnsi" w:hAnsiTheme="majorHAnsi" w:cstheme="majorHAnsi"/>
          <w:sz w:val="22"/>
          <w:szCs w:val="22"/>
        </w:rPr>
      </w:pPr>
      <w:r w:rsidRPr="00EE4D0D">
        <w:rPr>
          <w:rFonts w:asciiTheme="majorHAnsi" w:hAnsiTheme="majorHAnsi" w:cstheme="majorHAnsi"/>
          <w:b/>
          <w:bCs/>
          <w:sz w:val="22"/>
          <w:szCs w:val="22"/>
        </w:rPr>
        <w:lastRenderedPageBreak/>
        <w:t>2</w:t>
      </w:r>
      <w:r w:rsidRPr="00EE4D0D" w:rsidR="5513BF42">
        <w:rPr>
          <w:rFonts w:asciiTheme="majorHAnsi" w:hAnsiTheme="majorHAnsi" w:cstheme="majorHAnsi"/>
          <w:b/>
          <w:bCs/>
          <w:sz w:val="22"/>
          <w:szCs w:val="22"/>
        </w:rPr>
        <w:t>3</w:t>
      </w:r>
      <w:r w:rsidRPr="00EE4D0D">
        <w:rPr>
          <w:rFonts w:asciiTheme="majorHAnsi" w:hAnsiTheme="majorHAnsi" w:cstheme="majorHAnsi"/>
          <w:b/>
          <w:bCs/>
          <w:sz w:val="22"/>
          <w:szCs w:val="22"/>
        </w:rPr>
        <w:t>. Understanding cardiac function is important for the rehabilitation of patients of all ages. Which statement accurately reflects the cardiac norms for children aged 5 to 15?</w:t>
      </w:r>
    </w:p>
    <w:p w:rsidRPr="00EE4D0D" w:rsidR="00D114BB" w:rsidP="63CEF893" w:rsidRDefault="00DD6EBD" w14:paraId="46F8E842" w14:textId="55D3FF22">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Resting HR is under 100</w:t>
      </w:r>
      <w:r w:rsidRPr="63CEF893" w:rsidR="004E2DCC">
        <w:rPr>
          <w:rFonts w:ascii="Calibri" w:hAnsi="Calibri" w:cs="Calibri" w:asciiTheme="majorAscii" w:hAnsiTheme="majorAscii" w:cstheme="majorAscii"/>
          <w:sz w:val="22"/>
          <w:szCs w:val="22"/>
        </w:rPr>
        <w:t>.</w:t>
      </w:r>
    </w:p>
    <w:p w:rsidRPr="00EE4D0D" w:rsidR="00D114BB" w:rsidP="63CEF893" w:rsidRDefault="001B4BB0" w14:paraId="55F2FA80" w14:textId="4F86D6C4">
      <w:pPr>
        <w:spacing/>
        <w:ind w:left="357"/>
        <w:contextualSpacing w:val="1"/>
        <w:rPr>
          <w:rFonts w:ascii="Calibri" w:hAnsi="Calibri" w:cs="Calibri" w:asciiTheme="majorAscii" w:hAnsiTheme="majorAscii" w:cstheme="majorAscii"/>
          <w:sz w:val="22"/>
          <w:szCs w:val="22"/>
          <w:rPrChange w:author="" w16du:dateUtc="2026-05-18T09:50:00Z" w:id="791730167">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DD6EBD">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A9263D">
        <w:rPr>
          <w:rFonts w:ascii="Calibri" w:hAnsi="Calibri" w:cs="Calibri" w:asciiTheme="majorAscii" w:hAnsiTheme="majorAscii" w:cstheme="majorAscii"/>
          <w:sz w:val="22"/>
          <w:szCs w:val="22"/>
        </w:rPr>
        <w:t>V̇</w:t>
      </w:r>
      <w:r w:rsidRPr="63CEF893" w:rsidR="00D114BB">
        <w:rPr>
          <w:rFonts w:ascii="Calibri" w:hAnsi="Calibri" w:cs="Calibri" w:asciiTheme="majorAscii" w:hAnsiTheme="majorAscii" w:cstheme="majorAscii"/>
          <w:sz w:val="22"/>
          <w:szCs w:val="22"/>
        </w:rPr>
        <w:t>O</w:t>
      </w:r>
      <w:r w:rsidRPr="63CEF893" w:rsidR="00D114BB">
        <w:rPr>
          <w:rFonts w:ascii="Calibri" w:hAnsi="Calibri" w:cs="Calibri" w:asciiTheme="majorAscii" w:hAnsiTheme="majorAscii" w:cstheme="majorAscii"/>
          <w:sz w:val="22"/>
          <w:szCs w:val="22"/>
          <w:vertAlign w:val="subscript"/>
        </w:rPr>
        <w:t>2</w:t>
      </w:r>
      <w:r w:rsidRPr="63CEF893" w:rsidR="00D114BB">
        <w:rPr>
          <w:rFonts w:ascii="Calibri" w:hAnsi="Calibri" w:cs="Calibri" w:asciiTheme="majorAscii" w:hAnsiTheme="majorAscii" w:cstheme="majorAscii"/>
          <w:sz w:val="22"/>
          <w:szCs w:val="22"/>
        </w:rPr>
        <w:t xml:space="preserve"> max is </w:t>
      </w:r>
      <w:r w:rsidRPr="63CEF893" w:rsidR="00D114BB">
        <w:rPr>
          <w:rFonts w:ascii="Calibri" w:hAnsi="Calibri" w:cs="Calibri" w:asciiTheme="majorAscii" w:hAnsiTheme="majorAscii" w:cstheme="majorAscii"/>
          <w:sz w:val="22"/>
          <w:szCs w:val="22"/>
        </w:rPr>
        <w:t>similar to</w:t>
      </w:r>
      <w:r w:rsidRPr="63CEF893" w:rsidR="00D114BB">
        <w:rPr>
          <w:rFonts w:ascii="Calibri" w:hAnsi="Calibri" w:cs="Calibri" w:asciiTheme="majorAscii" w:hAnsiTheme="majorAscii" w:cstheme="majorAscii"/>
          <w:sz w:val="22"/>
          <w:szCs w:val="22"/>
        </w:rPr>
        <w:t xml:space="preserve"> that of young adults</w:t>
      </w:r>
      <w:r w:rsidRPr="63CEF893" w:rsidR="004E2DCC">
        <w:rPr>
          <w:rFonts w:ascii="Calibri" w:hAnsi="Calibri" w:cs="Calibri" w:asciiTheme="majorAscii" w:hAnsiTheme="majorAscii" w:cstheme="majorAscii"/>
          <w:sz w:val="22"/>
          <w:szCs w:val="22"/>
        </w:rPr>
        <w:t>.</w:t>
      </w:r>
    </w:p>
    <w:p w:rsidRPr="00EE4D0D" w:rsidR="00D114BB" w:rsidP="63CEF893" w:rsidRDefault="00DD6EBD" w14:paraId="6580E820" w14:textId="5247DA82">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Blood pressure is higher than </w:t>
      </w:r>
      <w:r w:rsidRPr="63CEF893" w:rsidR="00D114BB">
        <w:rPr>
          <w:rFonts w:ascii="Calibri" w:hAnsi="Calibri" w:cs="Calibri" w:asciiTheme="majorAscii" w:hAnsiTheme="majorAscii" w:cstheme="majorAscii"/>
          <w:sz w:val="22"/>
          <w:szCs w:val="22"/>
        </w:rPr>
        <w:t>adults</w:t>
      </w:r>
      <w:r w:rsidRPr="63CEF893" w:rsidR="004E2DCC">
        <w:rPr>
          <w:rFonts w:ascii="Calibri" w:hAnsi="Calibri" w:cs="Calibri" w:asciiTheme="majorAscii" w:hAnsiTheme="majorAscii" w:cstheme="majorAscii"/>
          <w:sz w:val="22"/>
          <w:szCs w:val="22"/>
        </w:rPr>
        <w:t>.</w:t>
      </w:r>
    </w:p>
    <w:p w:rsidRPr="00EE4D0D" w:rsidR="00D114BB" w:rsidP="63CEF893" w:rsidRDefault="00DD6EBD" w14:paraId="1D55F57C" w14:textId="6E7EEC7C">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Respirations are lower than adults</w:t>
      </w:r>
      <w:r w:rsidRPr="63CEF893" w:rsidR="004E2DCC">
        <w:rPr>
          <w:rFonts w:ascii="Calibri" w:hAnsi="Calibri" w:cs="Calibri" w:asciiTheme="majorAscii" w:hAnsiTheme="majorAscii" w:cstheme="majorAscii"/>
          <w:sz w:val="22"/>
          <w:szCs w:val="22"/>
        </w:rPr>
        <w:t>.</w:t>
      </w:r>
    </w:p>
    <w:p w:rsidRPr="00EE4D0D" w:rsidR="00D114BB" w:rsidP="63CEF893" w:rsidRDefault="00DD6EBD" w14:paraId="05B75211" w14:textId="715A22C3">
      <w:pPr>
        <w:spacing/>
        <w:ind w:left="357"/>
        <w:contextualSpacing w:val="1"/>
        <w:rPr>
          <w:rFonts w:ascii="Calibri" w:hAnsi="Calibri" w:cs="Calibri" w:asciiTheme="majorAscii" w:hAnsiTheme="majorAscii" w:cstheme="majorAscii"/>
          <w:sz w:val="22"/>
          <w:szCs w:val="22"/>
        </w:rPr>
      </w:pPr>
      <w:r w:rsidRPr="63CEF893" w:rsidR="00DD6EBD">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Stroke volume is higher than </w:t>
      </w:r>
      <w:r w:rsidRPr="63CEF893" w:rsidR="00D114BB">
        <w:rPr>
          <w:rFonts w:ascii="Calibri" w:hAnsi="Calibri" w:cs="Calibri" w:asciiTheme="majorAscii" w:hAnsiTheme="majorAscii" w:cstheme="majorAscii"/>
          <w:sz w:val="22"/>
          <w:szCs w:val="22"/>
        </w:rPr>
        <w:t>adults</w:t>
      </w:r>
      <w:r w:rsidRPr="63CEF893" w:rsidR="004E2DCC">
        <w:rPr>
          <w:rFonts w:ascii="Calibri" w:hAnsi="Calibri" w:cs="Calibri" w:asciiTheme="majorAscii" w:hAnsiTheme="majorAscii" w:cstheme="majorAscii"/>
          <w:sz w:val="22"/>
          <w:szCs w:val="22"/>
        </w:rPr>
        <w:t>.</w:t>
      </w:r>
    </w:p>
    <w:p w:rsidRPr="00EE4D0D" w:rsidR="00D114BB" w:rsidP="63CEF893" w:rsidRDefault="74533350" w14:paraId="385A5C9F" w14:textId="51207A25">
      <w:pPr>
        <w:rPr>
          <w:rStyle w:val="SubtleEmphasis"/>
          <w:rFonts w:ascii="Calibri" w:hAnsi="Calibri" w:cs="Calibri" w:asciiTheme="majorAscii" w:hAnsiTheme="majorAscii" w:cstheme="majorAscii"/>
          <w:sz w:val="22"/>
          <w:szCs w:val="22"/>
        </w:rPr>
      </w:pPr>
    </w:p>
    <w:p w:rsidRPr="00EE4D0D" w:rsidR="00D114BB" w:rsidP="00305D41" w:rsidRDefault="0E283B86" w14:paraId="7DA01254" w14:textId="27E0E7AA">
      <w:pPr>
        <w:spacing w:after="120"/>
        <w:rPr>
          <w:rFonts w:asciiTheme="majorHAnsi" w:hAnsiTheme="majorHAnsi" w:cstheme="majorHAnsi"/>
          <w:sz w:val="22"/>
          <w:szCs w:val="22"/>
        </w:rPr>
      </w:pPr>
      <w:r w:rsidRPr="00EE4D0D">
        <w:rPr>
          <w:rFonts w:asciiTheme="majorHAnsi" w:hAnsiTheme="majorHAnsi" w:cstheme="majorHAnsi"/>
          <w:b/>
          <w:bCs/>
          <w:sz w:val="22"/>
          <w:szCs w:val="22"/>
        </w:rPr>
        <w:t>24</w:t>
      </w:r>
      <w:r w:rsidRPr="00EE4D0D" w:rsidR="00D114BB">
        <w:rPr>
          <w:rFonts w:asciiTheme="majorHAnsi" w:hAnsiTheme="majorHAnsi" w:cstheme="majorHAnsi"/>
          <w:b/>
          <w:bCs/>
          <w:sz w:val="22"/>
          <w:szCs w:val="22"/>
        </w:rPr>
        <w:t>. Which of the following is a nervous system adaptation during balance control?</w:t>
      </w:r>
    </w:p>
    <w:p w:rsidRPr="00EE4D0D" w:rsidR="00D114BB" w:rsidP="63CEF893" w:rsidRDefault="001B4BB0" w14:paraId="00EC272A" w14:textId="7280E02F">
      <w:pPr>
        <w:spacing/>
        <w:ind w:left="357"/>
        <w:contextualSpacing w:val="1"/>
        <w:rPr>
          <w:rFonts w:ascii="Calibri" w:hAnsi="Calibri" w:cs="Calibri" w:asciiTheme="majorAscii" w:hAnsiTheme="majorAscii" w:cstheme="majorAscii"/>
          <w:sz w:val="22"/>
          <w:szCs w:val="22"/>
          <w:rPrChange w:author="" w16du:dateUtc="2026-05-18T09:50:00Z" w:id="2006428827">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Anticipatory mechanisms</w:t>
      </w:r>
    </w:p>
    <w:p w:rsidRPr="00EE4D0D" w:rsidR="00D114BB" w:rsidP="63CEF893" w:rsidRDefault="002A10F6" w14:paraId="7EA73977" w14:textId="43871486">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Joint integrity</w:t>
      </w:r>
    </w:p>
    <w:p w:rsidRPr="00EE4D0D" w:rsidR="00D114BB" w:rsidP="63CEF893" w:rsidRDefault="002A10F6" w14:paraId="705487CF" w14:textId="1078F6B4">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Postural alignment</w:t>
      </w:r>
    </w:p>
    <w:p w:rsidRPr="00EE4D0D" w:rsidR="00D114BB" w:rsidP="63CEF893" w:rsidRDefault="002A10F6" w14:paraId="75EB060F" w14:textId="726FD141">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Muscle performance</w:t>
      </w:r>
    </w:p>
    <w:p w:rsidR="00D114BB" w:rsidP="63CEF893" w:rsidRDefault="002A10F6" w14:paraId="54546303" w14:textId="2676051A">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Joint range of motion</w:t>
      </w:r>
    </w:p>
    <w:p w:rsidRPr="00EE4D0D" w:rsidR="00771596" w:rsidP="00771596" w:rsidRDefault="00771596" w14:paraId="17CFBEEC" w14:textId="77777777">
      <w:pPr>
        <w:contextualSpacing/>
        <w:rPr>
          <w:rFonts w:asciiTheme="majorHAnsi" w:hAnsiTheme="majorHAnsi" w:cstheme="majorHAnsi"/>
          <w:sz w:val="22"/>
          <w:szCs w:val="22"/>
        </w:rPr>
      </w:pPr>
    </w:p>
    <w:p w:rsidRPr="00EE4D0D" w:rsidR="00D114BB" w:rsidP="63CEF893" w:rsidRDefault="65CC2C42" w14:paraId="4014C4F6" w14:textId="3C7F73B5">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2</w:t>
      </w:r>
      <w:r w:rsidRPr="63CEF893" w:rsidR="229EB687">
        <w:rPr>
          <w:rFonts w:ascii="Calibri" w:hAnsi="Calibri" w:cs="Calibri" w:asciiTheme="majorAscii" w:hAnsiTheme="majorAscii" w:cstheme="majorAscii"/>
          <w:b w:val="1"/>
          <w:bCs w:val="1"/>
          <w:sz w:val="22"/>
          <w:szCs w:val="22"/>
        </w:rPr>
        <w:t>5</w:t>
      </w:r>
      <w:r w:rsidRPr="63CEF893" w:rsidR="00D114BB">
        <w:rPr>
          <w:rFonts w:ascii="Calibri" w:hAnsi="Calibri" w:cs="Calibri" w:asciiTheme="majorAscii" w:hAnsiTheme="majorAscii" w:cstheme="majorAscii"/>
          <w:b w:val="1"/>
          <w:bCs w:val="1"/>
          <w:sz w:val="22"/>
          <w:szCs w:val="22"/>
        </w:rPr>
        <w:t>. Which type of PNF stretching is synonymous with the slow-reversal hold-relax technique in rehabilitation terms?</w:t>
      </w:r>
    </w:p>
    <w:p w:rsidRPr="00EE4D0D" w:rsidR="00D114BB" w:rsidP="63CEF893" w:rsidRDefault="001B4BB0" w14:paraId="77D4DED7" w14:textId="62EF0663">
      <w:pPr>
        <w:spacing/>
        <w:ind w:left="357"/>
        <w:contextualSpacing w:val="1"/>
        <w:rPr>
          <w:rFonts w:ascii="Calibri" w:hAnsi="Calibri" w:cs="Calibri" w:asciiTheme="majorAscii" w:hAnsiTheme="majorAscii" w:cstheme="majorAscii"/>
          <w:sz w:val="22"/>
          <w:szCs w:val="22"/>
          <w:rPrChange w:author="" w16du:dateUtc="2026-05-18T09:50:00Z" w:id="839507838">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Hold</w:t>
      </w:r>
      <w:r w:rsidRPr="63CEF893" w:rsidR="00295F5B">
        <w:rPr>
          <w:rFonts w:ascii="Calibri" w:hAnsi="Calibri" w:cs="Calibri" w:asciiTheme="majorAscii" w:hAnsiTheme="majorAscii" w:cstheme="majorAscii"/>
          <w:sz w:val="22"/>
          <w:szCs w:val="22"/>
        </w:rPr>
        <w:t>–</w:t>
      </w:r>
      <w:r w:rsidRPr="63CEF893" w:rsidR="00D114BB">
        <w:rPr>
          <w:rFonts w:ascii="Calibri" w:hAnsi="Calibri" w:cs="Calibri" w:asciiTheme="majorAscii" w:hAnsiTheme="majorAscii" w:cstheme="majorAscii"/>
          <w:sz w:val="22"/>
          <w:szCs w:val="22"/>
        </w:rPr>
        <w:t>relax with agonist contraction</w:t>
      </w:r>
    </w:p>
    <w:p w:rsidRPr="00EE4D0D" w:rsidR="00D114BB" w:rsidP="63CEF893" w:rsidRDefault="002A10F6" w14:paraId="3C75D744" w14:textId="721E4750">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Agonist contraction</w:t>
      </w:r>
    </w:p>
    <w:p w:rsidRPr="00EE4D0D" w:rsidR="00D114BB" w:rsidP="63CEF893" w:rsidRDefault="002A10F6" w14:paraId="0FD01A9B" w14:textId="42F38CBA">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Hold</w:t>
      </w:r>
      <w:r w:rsidRPr="63CEF893" w:rsidR="00295F5B">
        <w:rPr>
          <w:rFonts w:ascii="Calibri" w:hAnsi="Calibri" w:cs="Calibri" w:asciiTheme="majorAscii" w:hAnsiTheme="majorAscii" w:cstheme="majorAscii"/>
          <w:sz w:val="22"/>
          <w:szCs w:val="22"/>
        </w:rPr>
        <w:t>–</w:t>
      </w:r>
      <w:r w:rsidRPr="63CEF893" w:rsidR="00D114BB">
        <w:rPr>
          <w:rFonts w:ascii="Calibri" w:hAnsi="Calibri" w:cs="Calibri" w:asciiTheme="majorAscii" w:hAnsiTheme="majorAscii" w:cstheme="majorAscii"/>
          <w:sz w:val="22"/>
          <w:szCs w:val="22"/>
        </w:rPr>
        <w:t>relax</w:t>
      </w:r>
    </w:p>
    <w:p w:rsidRPr="00EE4D0D" w:rsidR="00D114BB" w:rsidP="63CEF893" w:rsidRDefault="002A10F6" w14:paraId="3D996A0D" w14:textId="50D48525">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Contract</w:t>
      </w:r>
      <w:r w:rsidRPr="63CEF893" w:rsidR="00295F5B">
        <w:rPr>
          <w:rFonts w:ascii="Calibri" w:hAnsi="Calibri" w:cs="Calibri" w:asciiTheme="majorAscii" w:hAnsiTheme="majorAscii" w:cstheme="majorAscii"/>
          <w:sz w:val="22"/>
          <w:szCs w:val="22"/>
        </w:rPr>
        <w:t>–</w:t>
      </w:r>
      <w:r w:rsidRPr="63CEF893" w:rsidR="00D114BB">
        <w:rPr>
          <w:rFonts w:ascii="Calibri" w:hAnsi="Calibri" w:cs="Calibri" w:asciiTheme="majorAscii" w:hAnsiTheme="majorAscii" w:cstheme="majorAscii"/>
          <w:sz w:val="22"/>
          <w:szCs w:val="22"/>
        </w:rPr>
        <w:t>relax</w:t>
      </w:r>
    </w:p>
    <w:p w:rsidRPr="00EE4D0D" w:rsidR="00D114BB" w:rsidP="63CEF893" w:rsidRDefault="002A10F6" w14:paraId="418641F9" w14:textId="780EAE9E">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Hold</w:t>
      </w:r>
      <w:r w:rsidRPr="63CEF893" w:rsidR="00295F5B">
        <w:rPr>
          <w:rFonts w:ascii="Calibri" w:hAnsi="Calibri" w:cs="Calibri" w:asciiTheme="majorAscii" w:hAnsiTheme="majorAscii" w:cstheme="majorAscii"/>
          <w:sz w:val="22"/>
          <w:szCs w:val="22"/>
        </w:rPr>
        <w:t>–</w:t>
      </w:r>
      <w:r w:rsidRPr="63CEF893" w:rsidR="00D114BB">
        <w:rPr>
          <w:rFonts w:ascii="Calibri" w:hAnsi="Calibri" w:cs="Calibri" w:asciiTheme="majorAscii" w:hAnsiTheme="majorAscii" w:cstheme="majorAscii"/>
          <w:sz w:val="22"/>
          <w:szCs w:val="22"/>
        </w:rPr>
        <w:t>relax with antagonist contraction</w:t>
      </w:r>
    </w:p>
    <w:p w:rsidRPr="00EE4D0D" w:rsidR="00D114BB" w:rsidP="63CEF893" w:rsidRDefault="7E6533F7" w14:paraId="7F830E4D" w14:textId="5E92ADBF">
      <w:pPr>
        <w:rPr>
          <w:rStyle w:val="SubtleEmphasis"/>
          <w:rFonts w:ascii="Calibri" w:hAnsi="Calibri" w:cs="Calibri" w:asciiTheme="majorAscii" w:hAnsiTheme="majorAscii" w:cstheme="majorAscii"/>
          <w:sz w:val="22"/>
          <w:szCs w:val="22"/>
        </w:rPr>
      </w:pPr>
    </w:p>
    <w:p w:rsidRPr="00EE4D0D" w:rsidR="00D114BB" w:rsidP="00C11741" w:rsidRDefault="00D114BB" w14:paraId="61C8A259" w14:textId="714E4844">
      <w:pPr>
        <w:spacing w:after="120"/>
        <w:rPr>
          <w:rFonts w:asciiTheme="majorHAnsi" w:hAnsiTheme="majorHAnsi" w:cstheme="majorHAnsi"/>
          <w:sz w:val="22"/>
          <w:szCs w:val="22"/>
        </w:rPr>
      </w:pPr>
      <w:r w:rsidRPr="00EE4D0D">
        <w:rPr>
          <w:rFonts w:asciiTheme="majorHAnsi" w:hAnsiTheme="majorHAnsi" w:cstheme="majorHAnsi"/>
          <w:b/>
          <w:bCs/>
          <w:sz w:val="22"/>
          <w:szCs w:val="22"/>
        </w:rPr>
        <w:t>2</w:t>
      </w:r>
      <w:r w:rsidRPr="00EE4D0D" w:rsidR="2F36CF3D">
        <w:rPr>
          <w:rFonts w:asciiTheme="majorHAnsi" w:hAnsiTheme="majorHAnsi" w:cstheme="majorHAnsi"/>
          <w:b/>
          <w:bCs/>
          <w:sz w:val="22"/>
          <w:szCs w:val="22"/>
        </w:rPr>
        <w:t>6</w:t>
      </w:r>
      <w:r w:rsidRPr="00EE4D0D">
        <w:rPr>
          <w:rFonts w:asciiTheme="majorHAnsi" w:hAnsiTheme="majorHAnsi" w:cstheme="majorHAnsi"/>
          <w:b/>
          <w:bCs/>
          <w:sz w:val="22"/>
          <w:szCs w:val="22"/>
        </w:rPr>
        <w:t>. Using the disablement model as a framework of addressing the whole patient, which type of impairment is part of the neuromuscular classification?</w:t>
      </w:r>
    </w:p>
    <w:p w:rsidRPr="00EE4D0D" w:rsidR="00D114BB" w:rsidP="63CEF893" w:rsidRDefault="002A10F6" w14:paraId="69090C44" w14:textId="23891960">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Restriction of joint capsule</w:t>
      </w:r>
    </w:p>
    <w:p w:rsidRPr="00EE4D0D" w:rsidR="00D114BB" w:rsidP="63CEF893" w:rsidRDefault="002A10F6" w14:paraId="1B28880A" w14:textId="40A46FCC">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Impaired circulation</w:t>
      </w:r>
    </w:p>
    <w:p w:rsidRPr="00EE4D0D" w:rsidR="00D114BB" w:rsidP="63CEF893" w:rsidRDefault="002A10F6" w14:paraId="7CF79A5B" w14:textId="51BE6EFA">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Skin hypomobility</w:t>
      </w:r>
    </w:p>
    <w:p w:rsidRPr="00EE4D0D" w:rsidR="00D114BB" w:rsidP="63CEF893" w:rsidRDefault="002A10F6" w14:paraId="41E99423" w14:textId="04FDBB94">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Faulty posture</w:t>
      </w:r>
    </w:p>
    <w:p w:rsidR="00D114BB" w:rsidP="63CEF893" w:rsidRDefault="001B4BB0" w14:paraId="38E4DEF4" w14:textId="2F9DA2F0">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Incoordination</w:t>
      </w:r>
    </w:p>
    <w:p w:rsidRPr="00EE4D0D" w:rsidR="009D1ECC" w:rsidP="63CEF893" w:rsidRDefault="009D1ECC" w14:paraId="7507DFED" w14:textId="77777777">
      <w:pPr>
        <w:spacing/>
        <w:contextualSpacing w:val="1"/>
        <w:rPr>
          <w:rFonts w:ascii="Calibri" w:hAnsi="Calibri" w:cs="Calibri" w:asciiTheme="majorAscii" w:hAnsiTheme="majorAscii" w:cstheme="majorAscii"/>
          <w:sz w:val="22"/>
          <w:szCs w:val="22"/>
          <w:rPrChange w:author="" w16du:dateUtc="2026-05-18T09:50:00Z" w:id="135456172">
            <w:rPr>
              <w:rFonts w:asciiTheme="minorHAnsi" w:hAnsiTheme="minorHAnsi"/>
              <w:b/>
              <w:bCs/>
            </w:rPr>
          </w:rPrChange>
        </w:rPr>
      </w:pPr>
    </w:p>
    <w:p w:rsidRPr="00EE4D0D" w:rsidR="00D114BB" w:rsidP="63CEF893" w:rsidRDefault="0328F5ED" w14:paraId="198880DD" w14:textId="4BBAF85F">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2</w:t>
      </w:r>
      <w:r w:rsidRPr="63CEF893" w:rsidR="6DDD5324">
        <w:rPr>
          <w:rFonts w:ascii="Calibri" w:hAnsi="Calibri" w:cs="Calibri" w:asciiTheme="majorAscii" w:hAnsiTheme="majorAscii" w:cstheme="majorAscii"/>
          <w:b w:val="1"/>
          <w:bCs w:val="1"/>
          <w:sz w:val="22"/>
          <w:szCs w:val="22"/>
        </w:rPr>
        <w:t>7</w:t>
      </w:r>
      <w:r w:rsidRPr="63CEF893" w:rsidR="00D114BB">
        <w:rPr>
          <w:rFonts w:ascii="Calibri" w:hAnsi="Calibri" w:cs="Calibri" w:asciiTheme="majorAscii" w:hAnsiTheme="majorAscii" w:cstheme="majorAscii"/>
          <w:b w:val="1"/>
          <w:bCs w:val="1"/>
          <w:sz w:val="22"/>
          <w:szCs w:val="22"/>
        </w:rPr>
        <w:t xml:space="preserve">. </w:t>
      </w:r>
      <w:r w:rsidRPr="63CEF893" w:rsidR="355FFC40">
        <w:rPr>
          <w:rFonts w:ascii="Calibri" w:hAnsi="Calibri" w:cs="Calibri" w:asciiTheme="majorAscii" w:hAnsiTheme="majorAscii" w:cstheme="majorAscii"/>
          <w:b w:val="1"/>
          <w:bCs w:val="1"/>
          <w:sz w:val="22"/>
          <w:szCs w:val="22"/>
        </w:rPr>
        <w:t>A patient has progressed to phase II post-ACL reconstruction and is able to progres</w:t>
      </w:r>
      <w:r w:rsidRPr="63CEF893" w:rsidR="469CDEA1">
        <w:rPr>
          <w:rFonts w:ascii="Calibri" w:hAnsi="Calibri" w:cs="Calibri" w:asciiTheme="majorAscii" w:hAnsiTheme="majorAscii" w:cstheme="majorAscii"/>
          <w:b w:val="1"/>
          <w:bCs w:val="1"/>
          <w:sz w:val="22"/>
          <w:szCs w:val="22"/>
        </w:rPr>
        <w:t>s</w:t>
      </w:r>
      <w:r w:rsidRPr="63CEF893" w:rsidR="355FFC40">
        <w:rPr>
          <w:rFonts w:ascii="Calibri" w:hAnsi="Calibri" w:cs="Calibri" w:asciiTheme="majorAscii" w:hAnsiTheme="majorAscii" w:cstheme="majorAscii"/>
          <w:b w:val="1"/>
          <w:bCs w:val="1"/>
          <w:sz w:val="22"/>
          <w:szCs w:val="22"/>
        </w:rPr>
        <w:t xml:space="preserve"> to closed-chain exercises. </w:t>
      </w:r>
      <w:r w:rsidRPr="63CEF893" w:rsidR="00D114BB">
        <w:rPr>
          <w:rFonts w:ascii="Calibri" w:hAnsi="Calibri" w:cs="Calibri" w:asciiTheme="majorAscii" w:hAnsiTheme="majorAscii" w:cstheme="majorAscii"/>
          <w:b w:val="1"/>
          <w:bCs w:val="1"/>
          <w:sz w:val="22"/>
          <w:szCs w:val="22"/>
        </w:rPr>
        <w:t xml:space="preserve">Which of the following activities would be </w:t>
      </w:r>
      <w:r w:rsidRPr="63CEF893" w:rsidR="412CA1F4">
        <w:rPr>
          <w:rFonts w:ascii="Calibri" w:hAnsi="Calibri" w:cs="Calibri" w:asciiTheme="majorAscii" w:hAnsiTheme="majorAscii" w:cstheme="majorAscii"/>
          <w:b w:val="1"/>
          <w:bCs w:val="1"/>
          <w:sz w:val="22"/>
          <w:szCs w:val="22"/>
        </w:rPr>
        <w:t xml:space="preserve">the most </w:t>
      </w:r>
      <w:r w:rsidRPr="63CEF893" w:rsidR="412CA1F4">
        <w:rPr>
          <w:rFonts w:ascii="Calibri" w:hAnsi="Calibri" w:cs="Calibri" w:asciiTheme="majorAscii" w:hAnsiTheme="majorAscii" w:cstheme="majorAscii"/>
          <w:b w:val="1"/>
          <w:bCs w:val="1"/>
          <w:sz w:val="22"/>
          <w:szCs w:val="22"/>
        </w:rPr>
        <w:t>appropriate intervention</w:t>
      </w:r>
      <w:r w:rsidRPr="63CEF893" w:rsidR="412CA1F4">
        <w:rPr>
          <w:rFonts w:ascii="Calibri" w:hAnsi="Calibri" w:cs="Calibri" w:asciiTheme="majorAscii" w:hAnsiTheme="majorAscii" w:cstheme="majorAscii"/>
          <w:b w:val="1"/>
          <w:bCs w:val="1"/>
          <w:sz w:val="22"/>
          <w:szCs w:val="22"/>
        </w:rPr>
        <w:t xml:space="preserve"> for closed-chain exercise</w:t>
      </w:r>
      <w:r w:rsidRPr="63CEF893" w:rsidR="00D114BB">
        <w:rPr>
          <w:rFonts w:ascii="Calibri" w:hAnsi="Calibri" w:cs="Calibri" w:asciiTheme="majorAscii" w:hAnsiTheme="majorAscii" w:cstheme="majorAscii"/>
          <w:b w:val="1"/>
          <w:bCs w:val="1"/>
          <w:sz w:val="22"/>
          <w:szCs w:val="22"/>
        </w:rPr>
        <w:t>?</w:t>
      </w:r>
    </w:p>
    <w:p w:rsidRPr="00EE4D0D" w:rsidR="00D114BB" w:rsidP="63CEF893" w:rsidRDefault="001B4BB0" w14:paraId="24C46C70" w14:textId="2DB9D0BD">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662F42CC">
        <w:rPr>
          <w:rFonts w:ascii="Calibri" w:hAnsi="Calibri" w:cs="Calibri" w:asciiTheme="majorAscii" w:hAnsiTheme="majorAscii" w:cstheme="majorAscii"/>
          <w:sz w:val="22"/>
          <w:szCs w:val="22"/>
        </w:rPr>
        <w:t>Wall s</w:t>
      </w:r>
      <w:r w:rsidRPr="63CEF893" w:rsidR="00D114BB">
        <w:rPr>
          <w:rFonts w:ascii="Calibri" w:hAnsi="Calibri" w:cs="Calibri" w:asciiTheme="majorAscii" w:hAnsiTheme="majorAscii" w:cstheme="majorAscii"/>
          <w:sz w:val="22"/>
          <w:szCs w:val="22"/>
        </w:rPr>
        <w:t>quat</w:t>
      </w:r>
      <w:r w:rsidRPr="63CEF893" w:rsidR="40F24A46">
        <w:rPr>
          <w:rFonts w:ascii="Calibri" w:hAnsi="Calibri" w:cs="Calibri" w:asciiTheme="majorAscii" w:hAnsiTheme="majorAscii" w:cstheme="majorAscii"/>
          <w:sz w:val="22"/>
          <w:szCs w:val="22"/>
        </w:rPr>
        <w:t>s</w:t>
      </w:r>
    </w:p>
    <w:p w:rsidRPr="00EE4D0D" w:rsidR="00D114BB" w:rsidP="63CEF893" w:rsidRDefault="002A10F6" w14:paraId="1E80C979" w14:textId="3FCC32B8">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Using a leg extension machine</w:t>
      </w:r>
    </w:p>
    <w:p w:rsidRPr="00EE4D0D" w:rsidR="00D114BB" w:rsidP="63CEF893" w:rsidRDefault="002A10F6" w14:paraId="4DBDF70E" w14:textId="48B8E9C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Using a hamstring curl machine</w:t>
      </w:r>
    </w:p>
    <w:p w:rsidRPr="00EE4D0D" w:rsidR="00D114BB" w:rsidP="63CEF893" w:rsidRDefault="002A10F6" w14:paraId="0BBBB499" w14:textId="4D57109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Seated resistance band curls</w:t>
      </w:r>
    </w:p>
    <w:p w:rsidRPr="00EE4D0D" w:rsidR="00D114BB" w:rsidP="63CEF893" w:rsidRDefault="002A10F6" w14:paraId="3B0C0343" w14:textId="66CABB8C">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A side-lying hip abduction</w:t>
      </w:r>
    </w:p>
    <w:p w:rsidRPr="00EE4D0D" w:rsidR="00D114BB" w:rsidP="63CEF893" w:rsidRDefault="41633EDC" w14:paraId="4C97AB46" w14:textId="3BF465E2">
      <w:pPr>
        <w:rPr>
          <w:rStyle w:val="SubtleEmphasis"/>
          <w:rFonts w:ascii="Calibri" w:hAnsi="Calibri" w:cs="Calibri" w:asciiTheme="majorAscii" w:hAnsiTheme="majorAscii" w:cstheme="majorAscii"/>
          <w:sz w:val="22"/>
          <w:szCs w:val="22"/>
        </w:rPr>
      </w:pPr>
    </w:p>
    <w:p w:rsidRPr="00EE4D0D" w:rsidR="00D114BB" w:rsidP="00C11741" w:rsidRDefault="00D114BB" w14:paraId="71928806" w14:textId="724B1E1D">
      <w:pPr>
        <w:spacing w:after="120"/>
        <w:rPr>
          <w:rFonts w:asciiTheme="majorHAnsi" w:hAnsiTheme="majorHAnsi" w:cstheme="majorHAnsi"/>
          <w:sz w:val="22"/>
          <w:szCs w:val="22"/>
        </w:rPr>
      </w:pPr>
      <w:r w:rsidRPr="00EE4D0D">
        <w:rPr>
          <w:rFonts w:asciiTheme="majorHAnsi" w:hAnsiTheme="majorHAnsi" w:cstheme="majorHAnsi"/>
          <w:b/>
          <w:bCs/>
          <w:sz w:val="22"/>
          <w:szCs w:val="22"/>
        </w:rPr>
        <w:t>2</w:t>
      </w:r>
      <w:r w:rsidRPr="00EE4D0D" w:rsidR="0B4068C1">
        <w:rPr>
          <w:rFonts w:asciiTheme="majorHAnsi" w:hAnsiTheme="majorHAnsi" w:cstheme="majorHAnsi"/>
          <w:b/>
          <w:bCs/>
          <w:sz w:val="22"/>
          <w:szCs w:val="22"/>
        </w:rPr>
        <w:t>8</w:t>
      </w:r>
      <w:r w:rsidRPr="00EE4D0D">
        <w:rPr>
          <w:rFonts w:asciiTheme="majorHAnsi" w:hAnsiTheme="majorHAnsi" w:cstheme="majorHAnsi"/>
          <w:b/>
          <w:bCs/>
          <w:sz w:val="22"/>
          <w:szCs w:val="22"/>
        </w:rPr>
        <w:t>. Aquatic rehabilitation is a valuable tool. Which of the following statements is accurate regarding exercise in the water?</w:t>
      </w:r>
    </w:p>
    <w:p w:rsidRPr="00EE4D0D" w:rsidR="00D114BB" w:rsidP="63CEF893" w:rsidRDefault="002A10F6" w14:paraId="1D794817" w14:textId="0B5208E2">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Still water provides more resistance during exercise than moving water</w:t>
      </w:r>
      <w:r w:rsidRPr="63CEF893" w:rsidR="00295F5B">
        <w:rPr>
          <w:rFonts w:ascii="Calibri" w:hAnsi="Calibri" w:cs="Calibri" w:asciiTheme="majorAscii" w:hAnsiTheme="majorAscii" w:cstheme="majorAscii"/>
          <w:sz w:val="22"/>
          <w:szCs w:val="22"/>
        </w:rPr>
        <w:t>.</w:t>
      </w:r>
    </w:p>
    <w:p w:rsidRPr="00EE4D0D" w:rsidR="00D114BB" w:rsidP="63CEF893" w:rsidRDefault="002A10F6" w14:paraId="50CF6236" w14:textId="692142D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Adding a paddle or glove will decrease drag and make exercise easier</w:t>
      </w:r>
      <w:r w:rsidRPr="63CEF893" w:rsidR="00295F5B">
        <w:rPr>
          <w:rFonts w:ascii="Calibri" w:hAnsi="Calibri" w:cs="Calibri" w:asciiTheme="majorAscii" w:hAnsiTheme="majorAscii" w:cstheme="majorAscii"/>
          <w:sz w:val="22"/>
          <w:szCs w:val="22"/>
        </w:rPr>
        <w:t>.</w:t>
      </w:r>
    </w:p>
    <w:p w:rsidRPr="00EE4D0D" w:rsidR="00D114BB" w:rsidP="63CEF893" w:rsidRDefault="001B4BB0" w14:paraId="3EF792E0" w14:textId="5D0A6C69">
      <w:pPr>
        <w:spacing/>
        <w:ind w:left="357"/>
        <w:contextualSpacing w:val="1"/>
        <w:rPr>
          <w:rFonts w:ascii="Calibri" w:hAnsi="Calibri" w:cs="Calibri" w:asciiTheme="majorAscii" w:hAnsiTheme="majorAscii" w:cstheme="majorAscii"/>
          <w:sz w:val="22"/>
          <w:szCs w:val="22"/>
          <w:rPrChange w:author="" w16du:dateUtc="2026-05-18T09:51:00Z" w:id="1669117187">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Weight-bearing loads increase as the depth of submersion in the water decreases</w:t>
      </w:r>
      <w:r w:rsidRPr="63CEF893" w:rsidR="00295F5B">
        <w:rPr>
          <w:rFonts w:ascii="Calibri" w:hAnsi="Calibri" w:cs="Calibri" w:asciiTheme="majorAscii" w:hAnsiTheme="majorAscii" w:cstheme="majorAscii"/>
          <w:sz w:val="22"/>
          <w:szCs w:val="22"/>
        </w:rPr>
        <w:t>.</w:t>
      </w:r>
    </w:p>
    <w:p w:rsidRPr="00EE4D0D" w:rsidR="00D114BB" w:rsidP="63CEF893" w:rsidRDefault="002A10F6" w14:paraId="3ACA6C60" w14:textId="2BC0FDE6">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Shorter levers in the water </w:t>
      </w:r>
      <w:r w:rsidRPr="63CEF893" w:rsidR="00D114BB">
        <w:rPr>
          <w:rFonts w:ascii="Calibri" w:hAnsi="Calibri" w:cs="Calibri" w:asciiTheme="majorAscii" w:hAnsiTheme="majorAscii" w:cstheme="majorAscii"/>
          <w:sz w:val="22"/>
          <w:szCs w:val="22"/>
        </w:rPr>
        <w:t>increases</w:t>
      </w:r>
      <w:r w:rsidRPr="63CEF893" w:rsidR="00D114BB">
        <w:rPr>
          <w:rFonts w:ascii="Calibri" w:hAnsi="Calibri" w:cs="Calibri" w:asciiTheme="majorAscii" w:hAnsiTheme="majorAscii" w:cstheme="majorAscii"/>
          <w:sz w:val="22"/>
          <w:szCs w:val="22"/>
        </w:rPr>
        <w:t xml:space="preserve"> drag and resistance</w:t>
      </w:r>
      <w:r w:rsidRPr="63CEF893" w:rsidR="00295F5B">
        <w:rPr>
          <w:rFonts w:ascii="Calibri" w:hAnsi="Calibri" w:cs="Calibri" w:asciiTheme="majorAscii" w:hAnsiTheme="majorAscii" w:cstheme="majorAscii"/>
          <w:sz w:val="22"/>
          <w:szCs w:val="22"/>
        </w:rPr>
        <w:t>.</w:t>
      </w:r>
    </w:p>
    <w:p w:rsidR="00D114BB" w:rsidP="63CEF893" w:rsidRDefault="002A10F6" w14:paraId="02AC5FEB" w14:textId="1CCA13F2">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Faster movements increase exercise intensity more than slower movements in the water</w:t>
      </w:r>
      <w:r w:rsidRPr="63CEF893" w:rsidR="00295F5B">
        <w:rPr>
          <w:rFonts w:ascii="Calibri" w:hAnsi="Calibri" w:cs="Calibri" w:asciiTheme="majorAscii" w:hAnsiTheme="majorAscii" w:cstheme="majorAscii"/>
          <w:sz w:val="22"/>
          <w:szCs w:val="22"/>
        </w:rPr>
        <w:t>.</w:t>
      </w:r>
    </w:p>
    <w:p w:rsidRPr="00EE4D0D" w:rsidR="004C25E2" w:rsidP="004C25E2" w:rsidRDefault="004C25E2" w14:paraId="291F91B4" w14:textId="77777777">
      <w:pPr>
        <w:contextualSpacing/>
        <w:rPr>
          <w:rFonts w:asciiTheme="majorHAnsi" w:hAnsiTheme="majorHAnsi" w:cstheme="majorHAnsi"/>
          <w:sz w:val="22"/>
          <w:szCs w:val="22"/>
        </w:rPr>
      </w:pPr>
    </w:p>
    <w:p w:rsidRPr="00EE4D0D" w:rsidR="00D114BB" w:rsidP="63CEF893" w:rsidRDefault="42F9E26C" w14:paraId="7103F30F" w14:textId="4AC8CEA8">
      <w:pPr>
        <w:spacing w:after="120"/>
        <w:rPr>
          <w:rFonts w:ascii="Calibri" w:hAnsi="Calibri" w:cs="Calibri" w:asciiTheme="majorAscii" w:hAnsiTheme="majorAscii" w:cstheme="majorAscii"/>
          <w:b w:val="1"/>
          <w:bCs w:val="1"/>
          <w:sz w:val="22"/>
          <w:szCs w:val="22"/>
        </w:rPr>
      </w:pPr>
      <w:r w:rsidRPr="63CEF893" w:rsidR="48C6DEA5">
        <w:rPr>
          <w:rFonts w:ascii="Calibri" w:hAnsi="Calibri" w:cs="Calibri" w:asciiTheme="majorAscii" w:hAnsiTheme="majorAscii" w:cstheme="majorAscii"/>
          <w:b w:val="1"/>
          <w:bCs w:val="1"/>
          <w:sz w:val="22"/>
          <w:szCs w:val="22"/>
        </w:rPr>
        <w:t>29</w:t>
      </w:r>
      <w:r w:rsidRPr="63CEF893" w:rsidR="00D114BB">
        <w:rPr>
          <w:rFonts w:ascii="Calibri" w:hAnsi="Calibri" w:cs="Calibri" w:asciiTheme="majorAscii" w:hAnsiTheme="majorAscii" w:cstheme="majorAscii"/>
          <w:b w:val="1"/>
          <w:bCs w:val="1"/>
          <w:sz w:val="22"/>
          <w:szCs w:val="22"/>
        </w:rPr>
        <w:t xml:space="preserve">. </w:t>
      </w:r>
      <w:r w:rsidRPr="63CEF893" w:rsidR="132D3ED0">
        <w:rPr>
          <w:rFonts w:ascii="Calibri" w:hAnsi="Calibri" w:cs="Calibri" w:asciiTheme="majorAscii" w:hAnsiTheme="majorAscii" w:cstheme="majorAscii"/>
          <w:b w:val="1"/>
          <w:bCs w:val="1"/>
          <w:sz w:val="22"/>
          <w:szCs w:val="22"/>
        </w:rPr>
        <w:t>During gait, you noted the patient’s opposite hip drops during stance. Which muscle should be targeted during rehabilitation?</w:t>
      </w:r>
    </w:p>
    <w:p w:rsidRPr="00EE4D0D" w:rsidR="00D114BB" w:rsidP="63CEF893" w:rsidRDefault="002A10F6" w14:paraId="3F907E43" w14:textId="3068ECC2">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Vastus lateralis</w:t>
      </w:r>
    </w:p>
    <w:p w:rsidRPr="00EE4D0D" w:rsidR="00D114BB" w:rsidP="63CEF893" w:rsidRDefault="002A10F6" w14:paraId="254894E7" w14:textId="7AF4EEDF">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Gluteus maximus</w:t>
      </w:r>
    </w:p>
    <w:p w:rsidRPr="00EE4D0D" w:rsidR="00D114BB" w:rsidP="63CEF893" w:rsidRDefault="001B4BB0" w14:paraId="6C851D1C" w14:textId="5AF8C455">
      <w:pPr>
        <w:spacing/>
        <w:ind w:left="357"/>
        <w:contextualSpacing w:val="1"/>
        <w:rPr>
          <w:rFonts w:ascii="Calibri" w:hAnsi="Calibri" w:cs="Calibri" w:asciiTheme="majorAscii" w:hAnsiTheme="majorAscii" w:cstheme="majorAscii"/>
          <w:sz w:val="22"/>
          <w:szCs w:val="22"/>
          <w:rPrChange w:author="" w16du:dateUtc="2026-05-18T09:51:00Z" w:id="1148563089">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Gluteus medius</w:t>
      </w:r>
    </w:p>
    <w:p w:rsidRPr="00EE4D0D" w:rsidR="00D114BB" w:rsidP="63CEF893" w:rsidRDefault="002A10F6" w14:paraId="49BAA80B" w14:textId="141DD00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Biceps femoris</w:t>
      </w:r>
    </w:p>
    <w:p w:rsidR="00D114BB" w:rsidP="63CEF893" w:rsidRDefault="002A10F6" w14:paraId="18CD84FE" w14:textId="2E650AE4">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Sartorius</w:t>
      </w:r>
    </w:p>
    <w:p w:rsidRPr="00EE4D0D" w:rsidR="004C25E2" w:rsidP="004C25E2" w:rsidRDefault="004C25E2" w14:paraId="79DC2A25" w14:textId="77777777">
      <w:pPr>
        <w:contextualSpacing/>
        <w:rPr>
          <w:rFonts w:asciiTheme="majorHAnsi" w:hAnsiTheme="majorHAnsi" w:cstheme="majorHAnsi"/>
          <w:sz w:val="22"/>
          <w:szCs w:val="22"/>
        </w:rPr>
      </w:pPr>
    </w:p>
    <w:p w:rsidRPr="00EE4D0D" w:rsidR="00D114BB" w:rsidP="63CEF893" w:rsidRDefault="046103E7" w14:paraId="645E2B13" w14:textId="02E9A27A">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3</w:t>
      </w:r>
      <w:r w:rsidRPr="63CEF893" w:rsidR="7B07EBC7">
        <w:rPr>
          <w:rFonts w:ascii="Calibri" w:hAnsi="Calibri" w:cs="Calibri" w:asciiTheme="majorAscii" w:hAnsiTheme="majorAscii" w:cstheme="majorAscii"/>
          <w:b w:val="1"/>
          <w:bCs w:val="1"/>
          <w:sz w:val="22"/>
          <w:szCs w:val="22"/>
        </w:rPr>
        <w:t>0</w:t>
      </w:r>
      <w:r w:rsidRPr="63CEF893" w:rsidR="00D114BB">
        <w:rPr>
          <w:rFonts w:ascii="Calibri" w:hAnsi="Calibri" w:cs="Calibri" w:asciiTheme="majorAscii" w:hAnsiTheme="majorAscii" w:cstheme="majorAscii"/>
          <w:b w:val="1"/>
          <w:bCs w:val="1"/>
          <w:sz w:val="22"/>
          <w:szCs w:val="22"/>
        </w:rPr>
        <w:t>. Elbow rehabilitation involves properly positioning the forearm to ensure the specific muscles associated with elbow flexion are being engaged. Which forearm position best isolates the brachioradialis?</w:t>
      </w:r>
    </w:p>
    <w:p w:rsidRPr="00EE4D0D" w:rsidR="00D114BB" w:rsidP="63CEF893" w:rsidRDefault="002A10F6" w14:paraId="0BA75664" w14:textId="45884DDF">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Supination with elbow extended</w:t>
      </w:r>
    </w:p>
    <w:p w:rsidRPr="00EE4D0D" w:rsidR="00D114BB" w:rsidP="63CEF893" w:rsidRDefault="002A10F6" w14:paraId="2DA9EFAE" w14:textId="21F7287A">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Pronation with elbow extended</w:t>
      </w:r>
    </w:p>
    <w:p w:rsidRPr="00EE4D0D" w:rsidR="00D114BB" w:rsidP="63CEF893" w:rsidRDefault="001B4BB0" w14:paraId="6B5CA646" w14:textId="736480CE">
      <w:pPr>
        <w:spacing/>
        <w:ind w:left="357"/>
        <w:contextualSpacing w:val="1"/>
        <w:rPr>
          <w:rFonts w:ascii="Calibri" w:hAnsi="Calibri" w:cs="Calibri" w:asciiTheme="majorAscii" w:hAnsiTheme="majorAscii" w:cstheme="majorAscii"/>
          <w:sz w:val="22"/>
          <w:szCs w:val="22"/>
          <w:rPrChange w:author="" w16du:dateUtc="2026-05-18T09:51:00Z" w:id="1969371798">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Thumbs up with elbow at 90°</w:t>
      </w:r>
    </w:p>
    <w:p w:rsidRPr="00EE4D0D" w:rsidR="00D114BB" w:rsidP="63CEF893" w:rsidRDefault="002A10F6" w14:paraId="5C63B0E2" w14:textId="5B8CB5BC">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Supination with elbow at 90°</w:t>
      </w:r>
    </w:p>
    <w:p w:rsidRPr="00EE4D0D" w:rsidR="00D114BB" w:rsidP="63CEF893" w:rsidRDefault="002A10F6" w14:paraId="7785A5D7" w14:textId="235F3A4D">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Pronation with elbow at 90°</w:t>
      </w:r>
    </w:p>
    <w:p w:rsidRPr="00EE4D0D" w:rsidR="00D114BB" w:rsidP="63CEF893" w:rsidRDefault="3415F3AE" w14:paraId="4CDDC14F" w14:textId="67EB973E">
      <w:pPr>
        <w:rPr>
          <w:rStyle w:val="SubtleEmphasis"/>
          <w:rFonts w:ascii="Calibri" w:hAnsi="Calibri" w:cs="Calibri" w:asciiTheme="majorAscii" w:hAnsiTheme="majorAscii" w:cstheme="majorAscii"/>
          <w:sz w:val="22"/>
          <w:szCs w:val="22"/>
        </w:rPr>
      </w:pPr>
    </w:p>
    <w:p w:rsidRPr="00EE4D0D" w:rsidR="00D114BB" w:rsidP="00C11741" w:rsidRDefault="00D114BB" w14:paraId="724DC55E" w14:textId="60F010DB">
      <w:pPr>
        <w:spacing w:after="120"/>
        <w:rPr>
          <w:rFonts w:asciiTheme="majorHAnsi" w:hAnsiTheme="majorHAnsi" w:cstheme="majorHAnsi"/>
          <w:sz w:val="22"/>
          <w:szCs w:val="22"/>
        </w:rPr>
      </w:pPr>
      <w:r w:rsidRPr="00EE4D0D">
        <w:rPr>
          <w:rFonts w:asciiTheme="majorHAnsi" w:hAnsiTheme="majorHAnsi" w:cstheme="majorHAnsi"/>
          <w:b/>
          <w:bCs/>
          <w:sz w:val="22"/>
          <w:szCs w:val="22"/>
        </w:rPr>
        <w:t>3</w:t>
      </w:r>
      <w:r w:rsidRPr="00EE4D0D" w:rsidR="48CDA202">
        <w:rPr>
          <w:rFonts w:asciiTheme="majorHAnsi" w:hAnsiTheme="majorHAnsi" w:cstheme="majorHAnsi"/>
          <w:b/>
          <w:bCs/>
          <w:sz w:val="22"/>
          <w:szCs w:val="22"/>
        </w:rPr>
        <w:t>1</w:t>
      </w:r>
      <w:r w:rsidRPr="00EE4D0D">
        <w:rPr>
          <w:rFonts w:asciiTheme="majorHAnsi" w:hAnsiTheme="majorHAnsi" w:cstheme="majorHAnsi"/>
          <w:b/>
          <w:bCs/>
          <w:sz w:val="22"/>
          <w:szCs w:val="22"/>
        </w:rPr>
        <w:t>. Which of the positions below will stretch the femoral nerve during stretching exercises in rehabilitation?</w:t>
      </w:r>
    </w:p>
    <w:p w:rsidRPr="00EE4D0D" w:rsidR="00D114BB" w:rsidP="63CEF893" w:rsidRDefault="002A10F6" w14:paraId="2C99A6E7" w14:textId="66E3A7C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Slump sitting</w:t>
      </w:r>
    </w:p>
    <w:p w:rsidRPr="00EE4D0D" w:rsidR="00D114BB" w:rsidP="63CEF893" w:rsidRDefault="001B4BB0" w14:paraId="1DA4BA38" w14:textId="0C537798">
      <w:pPr>
        <w:spacing/>
        <w:ind w:left="357"/>
        <w:contextualSpacing w:val="1"/>
        <w:rPr>
          <w:rFonts w:ascii="Calibri" w:hAnsi="Calibri" w:cs="Calibri" w:asciiTheme="majorAscii" w:hAnsiTheme="majorAscii" w:cstheme="majorAscii"/>
          <w:sz w:val="22"/>
          <w:szCs w:val="22"/>
          <w:rPrChange w:author="" w16du:dateUtc="2026-05-18T09:51:00Z" w:id="387653049">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Prone with hip neutral and knee flexed</w:t>
      </w:r>
    </w:p>
    <w:p w:rsidRPr="00EE4D0D" w:rsidR="00D114BB" w:rsidP="63CEF893" w:rsidRDefault="002A10F6" w14:paraId="5388C910" w14:textId="6BEE9D8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Prone with hip neutral and knee extended</w:t>
      </w:r>
    </w:p>
    <w:p w:rsidRPr="00EE4D0D" w:rsidR="00D114BB" w:rsidP="63CEF893" w:rsidRDefault="002A10F6" w14:paraId="41965908" w14:textId="527527E4">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Supine with hip flexed and knee flexed</w:t>
      </w:r>
    </w:p>
    <w:p w:rsidR="00D114BB" w:rsidP="63CEF893" w:rsidRDefault="002A10F6" w14:paraId="3FE2692A" w14:textId="5D0FDF5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Supine with hip flexed and knee extended</w:t>
      </w:r>
    </w:p>
    <w:p w:rsidRPr="00EE4D0D" w:rsidR="009D2D1F" w:rsidP="009D2D1F" w:rsidRDefault="009D2D1F" w14:paraId="2959A9D5" w14:textId="77777777">
      <w:pPr>
        <w:contextualSpacing/>
        <w:rPr>
          <w:rFonts w:asciiTheme="majorHAnsi" w:hAnsiTheme="majorHAnsi" w:cstheme="majorHAnsi"/>
          <w:sz w:val="22"/>
          <w:szCs w:val="22"/>
        </w:rPr>
      </w:pPr>
    </w:p>
    <w:p w:rsidRPr="00EE4D0D" w:rsidR="00EE4D0D" w:rsidP="63CEF893" w:rsidRDefault="614D7D45" w14:paraId="32B6D74B" w14:textId="1CE94DE8">
      <w:pPr>
        <w:spacing w:after="120"/>
        <w:rPr>
          <w:rFonts w:ascii="Calibri" w:hAnsi="Calibri" w:eastAsia="Calibri" w:cs="Calibri" w:asciiTheme="majorAscii" w:hAnsiTheme="majorAscii" w:cstheme="majorAscii"/>
          <w:b w:val="1"/>
          <w:bCs w:val="1"/>
          <w:color w:val="000000" w:themeColor="text1"/>
          <w:sz w:val="22"/>
          <w:szCs w:val="22"/>
        </w:rPr>
      </w:pPr>
      <w:r w:rsidRPr="63CEF893" w:rsidR="00D114BB">
        <w:rPr>
          <w:rFonts w:ascii="Calibri" w:hAnsi="Calibri" w:cs="Calibri" w:asciiTheme="majorAscii" w:hAnsiTheme="majorAscii" w:cstheme="majorAscii"/>
          <w:b w:val="1"/>
          <w:bCs w:val="1"/>
          <w:sz w:val="22"/>
          <w:szCs w:val="22"/>
        </w:rPr>
        <w:t>3</w:t>
      </w:r>
      <w:r w:rsidRPr="63CEF893" w:rsidR="6CCF03DA">
        <w:rPr>
          <w:rFonts w:ascii="Calibri" w:hAnsi="Calibri" w:cs="Calibri" w:asciiTheme="majorAscii" w:hAnsiTheme="majorAscii" w:cstheme="majorAscii"/>
          <w:b w:val="1"/>
          <w:bCs w:val="1"/>
          <w:sz w:val="22"/>
          <w:szCs w:val="22"/>
        </w:rPr>
        <w:t>2</w:t>
      </w:r>
      <w:r w:rsidRPr="63CEF893" w:rsidR="00D114BB">
        <w:rPr>
          <w:rFonts w:ascii="Calibri" w:hAnsi="Calibri" w:cs="Calibri" w:asciiTheme="majorAscii" w:hAnsiTheme="majorAscii" w:cstheme="majorAscii"/>
          <w:b w:val="1"/>
          <w:bCs w:val="1"/>
          <w:sz w:val="22"/>
          <w:szCs w:val="22"/>
        </w:rPr>
        <w:t xml:space="preserve">. </w:t>
      </w:r>
      <w:r w:rsidRPr="63CEF893" w:rsidR="7F5B5596">
        <w:rPr>
          <w:rFonts w:ascii="Calibri" w:hAnsi="Calibri" w:cs="Calibri" w:asciiTheme="majorAscii" w:hAnsiTheme="majorAscii" w:cstheme="majorAscii"/>
          <w:b w:val="1"/>
          <w:bCs w:val="1"/>
          <w:sz w:val="22"/>
          <w:szCs w:val="22"/>
        </w:rPr>
        <w:t>A patient has asked you what might have caused them to develop a</w:t>
      </w:r>
      <w:r w:rsidRPr="63CEF893" w:rsidR="7F5B5596">
        <w:rPr>
          <w:rFonts w:ascii="Calibri" w:hAnsi="Calibri" w:eastAsia="Calibri" w:cs="Calibri" w:asciiTheme="majorAscii" w:hAnsiTheme="majorAscii" w:cstheme="majorAscii"/>
          <w:b w:val="1"/>
          <w:bCs w:val="1"/>
          <w:color w:val="000000" w:themeColor="text1" w:themeTint="FF" w:themeShade="FF"/>
          <w:sz w:val="22"/>
          <w:szCs w:val="22"/>
        </w:rPr>
        <w:t xml:space="preserve"> wrist ganglion after they were recently diagnosed with one. </w:t>
      </w:r>
      <w:r w:rsidRPr="63CEF893" w:rsidR="7F5B5596">
        <w:rPr>
          <w:rFonts w:ascii="Calibri" w:hAnsi="Calibri" w:eastAsia="Calibri" w:cs="Calibri" w:asciiTheme="majorAscii" w:hAnsiTheme="majorAscii" w:cstheme="majorAscii"/>
          <w:b w:val="1"/>
          <w:bCs w:val="1"/>
          <w:color w:val="000000" w:themeColor="text1" w:themeTint="FF" w:themeShade="FF"/>
          <w:sz w:val="22"/>
          <w:szCs w:val="22"/>
        </w:rPr>
        <w:t xml:space="preserve">What would you tell the patient is the most common cause of wrist ganglion? </w:t>
      </w:r>
      <w:r w:rsidRPr="63CEF893" w:rsidR="00295F5B">
        <w:rPr>
          <w:rFonts w:ascii="Calibri" w:hAnsi="Calibri" w:eastAsia="Calibri" w:cs="Calibri" w:asciiTheme="majorAscii" w:hAnsiTheme="majorAscii" w:cstheme="majorAscii"/>
          <w:b w:val="1"/>
          <w:bCs w:val="1"/>
          <w:color w:val="000000" w:themeColor="text1" w:themeTint="FF" w:themeShade="FF"/>
          <w:sz w:val="22"/>
          <w:szCs w:val="22"/>
        </w:rPr>
        <w:t xml:space="preserve">Choose </w:t>
      </w:r>
      <w:r w:rsidRPr="63CEF893" w:rsidR="7F5B5596">
        <w:rPr>
          <w:rFonts w:ascii="Calibri" w:hAnsi="Calibri" w:eastAsia="Calibri" w:cs="Calibri" w:asciiTheme="majorAscii" w:hAnsiTheme="majorAscii" w:cstheme="majorAscii"/>
          <w:b w:val="1"/>
          <w:bCs w:val="1"/>
          <w:color w:val="000000" w:themeColor="text1" w:themeTint="FF" w:themeShade="FF"/>
          <w:sz w:val="22"/>
          <w:szCs w:val="22"/>
        </w:rPr>
        <w:t xml:space="preserve">all that </w:t>
      </w:r>
      <w:r w:rsidRPr="63CEF893" w:rsidR="7F5B5596">
        <w:rPr>
          <w:rFonts w:ascii="Calibri" w:hAnsi="Calibri" w:eastAsia="Calibri" w:cs="Calibri" w:asciiTheme="majorAscii" w:hAnsiTheme="majorAscii" w:cstheme="majorAscii"/>
          <w:b w:val="1"/>
          <w:bCs w:val="1"/>
          <w:color w:val="000000" w:themeColor="text1" w:themeTint="FF" w:themeShade="FF"/>
          <w:sz w:val="22"/>
          <w:szCs w:val="22"/>
        </w:rPr>
        <w:t>apply</w:t>
      </w:r>
      <w:r w:rsidRPr="63CEF893" w:rsidR="7F5B5596">
        <w:rPr>
          <w:rFonts w:ascii="Calibri" w:hAnsi="Calibri" w:eastAsia="Calibri" w:cs="Calibri" w:asciiTheme="majorAscii" w:hAnsiTheme="majorAscii" w:cstheme="majorAscii"/>
          <w:b w:val="1"/>
          <w:bCs w:val="1"/>
          <w:color w:val="000000" w:themeColor="text1" w:themeTint="FF" w:themeShade="FF"/>
          <w:sz w:val="22"/>
          <w:szCs w:val="22"/>
        </w:rPr>
        <w:t>.</w:t>
      </w:r>
    </w:p>
    <w:p w:rsidRPr="00EE4D0D" w:rsidR="00D114BB" w:rsidP="63CEF893" w:rsidRDefault="7F5B5596" w14:paraId="40ECAB3E" w14:textId="5F661240">
      <w:pPr>
        <w:spacing/>
        <w:ind w:left="357"/>
        <w:contextualSpacing w:val="1"/>
        <w:rPr>
          <w:rFonts w:ascii="Calibri" w:hAnsi="Calibri" w:cs="Calibri" w:asciiTheme="majorAscii" w:hAnsiTheme="majorAscii" w:cstheme="majorAscii"/>
          <w:color w:val="000000" w:themeColor="text1"/>
          <w:sz w:val="22"/>
          <w:szCs w:val="22"/>
        </w:rPr>
      </w:pPr>
      <w:r w:rsidRPr="63CEF893" w:rsidR="7F5B5596">
        <w:rPr>
          <w:rFonts w:ascii="Calibri" w:hAnsi="Calibri" w:cs="Calibri" w:asciiTheme="majorAscii" w:hAnsiTheme="majorAscii" w:cstheme="majorAscii"/>
          <w:color w:val="000000" w:themeColor="text1" w:themeTint="FF" w:themeShade="FF"/>
          <w:sz w:val="22"/>
          <w:szCs w:val="22"/>
        </w:rPr>
        <w:t xml:space="preserve">a. </w:t>
      </w:r>
      <w:r w:rsidRPr="63CEF893" w:rsidR="00295F5B">
        <w:rPr>
          <w:rFonts w:ascii="Calibri" w:hAnsi="Calibri" w:cs="Calibri" w:asciiTheme="majorAscii" w:hAnsiTheme="majorAscii" w:cstheme="majorAscii"/>
          <w:sz w:val="22"/>
          <w:szCs w:val="22"/>
        </w:rPr>
        <w:t>D</w:t>
      </w:r>
      <w:r w:rsidRPr="63CEF893" w:rsidR="7F5B5596">
        <w:rPr>
          <w:rFonts w:ascii="Calibri" w:hAnsi="Calibri" w:cs="Calibri" w:asciiTheme="majorAscii" w:hAnsiTheme="majorAscii" w:cstheme="majorAscii"/>
          <w:sz w:val="22"/>
          <w:szCs w:val="22"/>
        </w:rPr>
        <w:t>irect</w:t>
      </w:r>
      <w:r w:rsidRPr="63CEF893" w:rsidR="7F5B5596">
        <w:rPr>
          <w:rFonts w:ascii="Calibri" w:hAnsi="Calibri" w:cs="Calibri" w:asciiTheme="majorAscii" w:hAnsiTheme="majorAscii" w:cstheme="majorAscii"/>
          <w:color w:val="000000" w:themeColor="text1" w:themeTint="FF" w:themeShade="FF"/>
          <w:sz w:val="22"/>
          <w:szCs w:val="22"/>
        </w:rPr>
        <w:t xml:space="preserve"> trauma</w:t>
      </w:r>
    </w:p>
    <w:p w:rsidRPr="00EE4D0D" w:rsidR="00D114BB" w:rsidP="63CEF893" w:rsidRDefault="7F5B5596" w14:paraId="783C449B" w14:textId="1C9BB91B">
      <w:pPr>
        <w:spacing/>
        <w:ind w:left="357"/>
        <w:contextualSpacing w:val="1"/>
        <w:rPr>
          <w:rFonts w:ascii="Calibri" w:hAnsi="Calibri" w:cs="Calibri" w:asciiTheme="majorAscii" w:hAnsiTheme="majorAscii" w:cstheme="majorAscii"/>
          <w:color w:val="000000" w:themeColor="text1"/>
          <w:sz w:val="22"/>
          <w:szCs w:val="22"/>
        </w:rPr>
      </w:pPr>
      <w:r w:rsidRPr="63CEF893" w:rsidR="7F5B5596">
        <w:rPr>
          <w:rFonts w:ascii="Calibri" w:hAnsi="Calibri" w:cs="Calibri" w:asciiTheme="majorAscii" w:hAnsiTheme="majorAscii" w:cstheme="majorAscii"/>
          <w:color w:val="000000" w:themeColor="text1" w:themeTint="FF" w:themeShade="FF"/>
          <w:sz w:val="22"/>
          <w:szCs w:val="22"/>
        </w:rPr>
        <w:t xml:space="preserve">*b. </w:t>
      </w:r>
      <w:r w:rsidRPr="63CEF893" w:rsidR="00295F5B">
        <w:rPr>
          <w:rFonts w:ascii="Calibri" w:hAnsi="Calibri" w:cs="Calibri" w:asciiTheme="majorAscii" w:hAnsiTheme="majorAscii" w:cstheme="majorAscii"/>
          <w:sz w:val="22"/>
          <w:szCs w:val="22"/>
        </w:rPr>
        <w:t>O</w:t>
      </w:r>
      <w:r w:rsidRPr="63CEF893" w:rsidR="7F5B5596">
        <w:rPr>
          <w:rFonts w:ascii="Calibri" w:hAnsi="Calibri" w:cs="Calibri" w:asciiTheme="majorAscii" w:hAnsiTheme="majorAscii" w:cstheme="majorAscii"/>
          <w:sz w:val="22"/>
          <w:szCs w:val="22"/>
        </w:rPr>
        <w:t>veruse</w:t>
      </w:r>
      <w:r w:rsidRPr="63CEF893" w:rsidR="7F5B5596">
        <w:rPr>
          <w:rFonts w:ascii="Calibri" w:hAnsi="Calibri" w:cs="Calibri" w:asciiTheme="majorAscii" w:hAnsiTheme="majorAscii" w:cstheme="majorAscii"/>
          <w:color w:val="000000" w:themeColor="text1" w:themeTint="FF" w:themeShade="FF"/>
          <w:sz w:val="22"/>
          <w:szCs w:val="22"/>
        </w:rPr>
        <w:t xml:space="preserve"> or repetitive motion</w:t>
      </w:r>
    </w:p>
    <w:p w:rsidRPr="00EE4D0D" w:rsidR="00D114BB" w:rsidP="63CEF893" w:rsidRDefault="7F5B5596" w14:paraId="29A9FA10" w14:textId="28FC9E69">
      <w:pPr>
        <w:spacing/>
        <w:ind w:left="357"/>
        <w:contextualSpacing w:val="1"/>
        <w:rPr>
          <w:rFonts w:ascii="Calibri" w:hAnsi="Calibri" w:cs="Calibri" w:asciiTheme="majorAscii" w:hAnsiTheme="majorAscii" w:cstheme="majorAscii"/>
          <w:color w:val="000000" w:themeColor="text1"/>
          <w:sz w:val="22"/>
          <w:szCs w:val="22"/>
        </w:rPr>
      </w:pPr>
      <w:r w:rsidRPr="63CEF893" w:rsidR="7F5B5596">
        <w:rPr>
          <w:rFonts w:ascii="Calibri" w:hAnsi="Calibri" w:cs="Calibri" w:asciiTheme="majorAscii" w:hAnsiTheme="majorAscii" w:cstheme="majorAscii"/>
          <w:color w:val="000000" w:themeColor="text1" w:themeTint="FF" w:themeShade="FF"/>
          <w:sz w:val="22"/>
          <w:szCs w:val="22"/>
        </w:rPr>
        <w:t xml:space="preserve">c. </w:t>
      </w:r>
      <w:r w:rsidRPr="63CEF893" w:rsidR="00295F5B">
        <w:rPr>
          <w:rFonts w:ascii="Calibri" w:hAnsi="Calibri" w:cs="Calibri" w:asciiTheme="majorAscii" w:hAnsiTheme="majorAscii" w:cstheme="majorAscii"/>
          <w:sz w:val="22"/>
          <w:szCs w:val="22"/>
        </w:rPr>
        <w:t>A</w:t>
      </w:r>
      <w:r w:rsidRPr="63CEF893" w:rsidR="7F5B5596">
        <w:rPr>
          <w:rFonts w:ascii="Calibri" w:hAnsi="Calibri" w:cs="Calibri" w:asciiTheme="majorAscii" w:hAnsiTheme="majorAscii" w:cstheme="majorAscii"/>
          <w:sz w:val="22"/>
          <w:szCs w:val="22"/>
        </w:rPr>
        <w:t>cute</w:t>
      </w:r>
      <w:r w:rsidRPr="63CEF893" w:rsidR="7F5B5596">
        <w:rPr>
          <w:rFonts w:ascii="Calibri" w:hAnsi="Calibri" w:cs="Calibri" w:asciiTheme="majorAscii" w:hAnsiTheme="majorAscii" w:cstheme="majorAscii"/>
          <w:color w:val="000000" w:themeColor="text1" w:themeTint="FF" w:themeShade="FF"/>
          <w:sz w:val="22"/>
          <w:szCs w:val="22"/>
        </w:rPr>
        <w:t xml:space="preserve"> dislocation</w:t>
      </w:r>
    </w:p>
    <w:p w:rsidRPr="00EE4D0D" w:rsidR="00D114BB" w:rsidP="63CEF893" w:rsidRDefault="7F5B5596" w14:paraId="50949F08" w14:textId="4F84DF03">
      <w:pPr>
        <w:spacing/>
        <w:ind w:left="357"/>
        <w:contextualSpacing w:val="1"/>
        <w:rPr>
          <w:rFonts w:ascii="Calibri" w:hAnsi="Calibri" w:cs="Calibri" w:asciiTheme="majorAscii" w:hAnsiTheme="majorAscii" w:cstheme="majorAscii"/>
          <w:color w:val="000000" w:themeColor="text1"/>
          <w:sz w:val="22"/>
          <w:szCs w:val="22"/>
        </w:rPr>
      </w:pPr>
      <w:r w:rsidRPr="63CEF893" w:rsidR="7F5B5596">
        <w:rPr>
          <w:rFonts w:ascii="Calibri" w:hAnsi="Calibri" w:cs="Calibri" w:asciiTheme="majorAscii" w:hAnsiTheme="majorAscii" w:cstheme="majorAscii"/>
          <w:color w:val="000000" w:themeColor="text1" w:themeTint="FF" w:themeShade="FF"/>
          <w:sz w:val="22"/>
          <w:szCs w:val="22"/>
        </w:rPr>
        <w:t xml:space="preserve">d. </w:t>
      </w:r>
      <w:r w:rsidRPr="63CEF893" w:rsidR="00295F5B">
        <w:rPr>
          <w:rFonts w:ascii="Calibri" w:hAnsi="Calibri" w:cs="Calibri" w:asciiTheme="majorAscii" w:hAnsiTheme="majorAscii" w:cstheme="majorAscii"/>
          <w:sz w:val="22"/>
          <w:szCs w:val="22"/>
        </w:rPr>
        <w:t>I</w:t>
      </w:r>
      <w:r w:rsidRPr="63CEF893" w:rsidR="7F5B5596">
        <w:rPr>
          <w:rFonts w:ascii="Calibri" w:hAnsi="Calibri" w:cs="Calibri" w:asciiTheme="majorAscii" w:hAnsiTheme="majorAscii" w:cstheme="majorAscii"/>
          <w:sz w:val="22"/>
          <w:szCs w:val="22"/>
        </w:rPr>
        <w:t>nfection</w:t>
      </w:r>
    </w:p>
    <w:p w:rsidRPr="00EE4D0D" w:rsidR="00D114BB" w:rsidP="00EE4D0D" w:rsidRDefault="00D114BB" w14:paraId="36E2698C" w14:textId="22726592">
      <w:pPr>
        <w:rPr>
          <w:rFonts w:asciiTheme="majorHAnsi" w:hAnsiTheme="majorHAnsi" w:cstheme="majorHAnsi"/>
          <w:b/>
          <w:bCs/>
          <w:sz w:val="22"/>
          <w:szCs w:val="22"/>
        </w:rPr>
      </w:pPr>
    </w:p>
    <w:p w:rsidRPr="00EE4D0D" w:rsidR="00D114BB" w:rsidP="00305D41" w:rsidRDefault="00D114BB" w14:paraId="26F7FFFF" w14:textId="16FB1988">
      <w:pPr>
        <w:spacing w:after="120"/>
        <w:rPr>
          <w:rFonts w:asciiTheme="majorHAnsi" w:hAnsiTheme="majorHAnsi" w:cstheme="majorHAnsi"/>
          <w:sz w:val="22"/>
          <w:szCs w:val="22"/>
        </w:rPr>
      </w:pPr>
      <w:r w:rsidRPr="00EE4D0D">
        <w:rPr>
          <w:rFonts w:asciiTheme="majorHAnsi" w:hAnsiTheme="majorHAnsi" w:cstheme="majorHAnsi"/>
          <w:b/>
          <w:bCs/>
          <w:sz w:val="22"/>
          <w:szCs w:val="22"/>
        </w:rPr>
        <w:t>3</w:t>
      </w:r>
      <w:r w:rsidRPr="00EE4D0D" w:rsidR="21DD14F6">
        <w:rPr>
          <w:rFonts w:asciiTheme="majorHAnsi" w:hAnsiTheme="majorHAnsi" w:cstheme="majorHAnsi"/>
          <w:b/>
          <w:bCs/>
          <w:sz w:val="22"/>
          <w:szCs w:val="22"/>
        </w:rPr>
        <w:t>3</w:t>
      </w:r>
      <w:r w:rsidRPr="00EE4D0D">
        <w:rPr>
          <w:rFonts w:asciiTheme="majorHAnsi" w:hAnsiTheme="majorHAnsi" w:cstheme="majorHAnsi"/>
          <w:b/>
          <w:bCs/>
          <w:sz w:val="22"/>
          <w:szCs w:val="22"/>
        </w:rPr>
        <w:t xml:space="preserve">. </w:t>
      </w:r>
      <w:r w:rsidRPr="00EE4D0D" w:rsidR="0B06E773">
        <w:rPr>
          <w:rFonts w:asciiTheme="majorHAnsi" w:hAnsiTheme="majorHAnsi" w:cstheme="majorHAnsi"/>
          <w:b/>
          <w:bCs/>
          <w:sz w:val="22"/>
          <w:szCs w:val="22"/>
        </w:rPr>
        <w:t xml:space="preserve">A patient tore their medial meniscus. You are educating the patient on normal healing times to help provide realistic expectations for recovery. </w:t>
      </w:r>
      <w:r w:rsidRPr="00EE4D0D">
        <w:rPr>
          <w:rFonts w:asciiTheme="majorHAnsi" w:hAnsiTheme="majorHAnsi" w:cstheme="majorHAnsi"/>
          <w:b/>
          <w:bCs/>
          <w:sz w:val="22"/>
          <w:szCs w:val="22"/>
        </w:rPr>
        <w:t xml:space="preserve">What is the typical healing timeline for </w:t>
      </w:r>
      <w:r w:rsidRPr="00EE4D0D" w:rsidR="2D343DE4">
        <w:rPr>
          <w:rFonts w:asciiTheme="majorHAnsi" w:hAnsiTheme="majorHAnsi" w:cstheme="majorHAnsi"/>
          <w:b/>
          <w:bCs/>
          <w:sz w:val="22"/>
          <w:szCs w:val="22"/>
        </w:rPr>
        <w:t>this type of tissue</w:t>
      </w:r>
      <w:r w:rsidRPr="00EE4D0D">
        <w:rPr>
          <w:rFonts w:asciiTheme="majorHAnsi" w:hAnsiTheme="majorHAnsi" w:cstheme="majorHAnsi"/>
          <w:b/>
          <w:bCs/>
          <w:sz w:val="22"/>
          <w:szCs w:val="22"/>
        </w:rPr>
        <w:t>?</w:t>
      </w:r>
    </w:p>
    <w:p w:rsidRPr="00EE4D0D" w:rsidR="00D114BB" w:rsidP="63CEF893" w:rsidRDefault="002A10F6" w14:paraId="13249D3A" w14:textId="17BD998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It takes six weeks for type II collagen to be present.</w:t>
      </w:r>
    </w:p>
    <w:p w:rsidRPr="00EE4D0D" w:rsidR="00D114BB" w:rsidP="63CEF893" w:rsidRDefault="001B4BB0" w14:paraId="7EB06766" w14:textId="62A0A9C9">
      <w:pPr>
        <w:spacing/>
        <w:ind w:left="357"/>
        <w:contextualSpacing w:val="1"/>
        <w:rPr>
          <w:rFonts w:ascii="Calibri" w:hAnsi="Calibri" w:cs="Calibri" w:asciiTheme="majorAscii" w:hAnsiTheme="majorAscii" w:cstheme="majorAscii"/>
          <w:sz w:val="22"/>
          <w:szCs w:val="22"/>
          <w:rPrChange w:author="" w16du:dateUtc="2026-05-18T09:51:00Z" w:id="798103377">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It takes two months for type I collagen to be present and up to six months for type II.</w:t>
      </w:r>
    </w:p>
    <w:p w:rsidRPr="00EE4D0D" w:rsidR="00D114BB" w:rsidP="63CEF893" w:rsidRDefault="002A10F6" w14:paraId="507BB023" w14:textId="5C184DCD">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Proliferation occurs </w:t>
      </w:r>
      <w:r w:rsidRPr="63CEF893" w:rsidR="00295F5B">
        <w:rPr>
          <w:rFonts w:ascii="Calibri" w:hAnsi="Calibri" w:cs="Calibri" w:asciiTheme="majorAscii" w:hAnsiTheme="majorAscii" w:cstheme="majorAscii"/>
          <w:sz w:val="22"/>
          <w:szCs w:val="22"/>
        </w:rPr>
        <w:t xml:space="preserve">in </w:t>
      </w:r>
      <w:r w:rsidRPr="63CEF893" w:rsidR="00D114BB">
        <w:rPr>
          <w:rFonts w:ascii="Calibri" w:hAnsi="Calibri" w:cs="Calibri" w:asciiTheme="majorAscii" w:hAnsiTheme="majorAscii" w:cstheme="majorAscii"/>
          <w:sz w:val="22"/>
          <w:szCs w:val="22"/>
        </w:rPr>
        <w:t>the fourth week; total remodeling occurs at three months.</w:t>
      </w:r>
    </w:p>
    <w:p w:rsidRPr="00EE4D0D" w:rsidR="00D114BB" w:rsidP="63CEF893" w:rsidRDefault="002A10F6" w14:paraId="342100C3" w14:textId="619F9F25">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Proliferation occurs </w:t>
      </w:r>
      <w:r w:rsidRPr="63CEF893" w:rsidR="00295F5B">
        <w:rPr>
          <w:rFonts w:ascii="Calibri" w:hAnsi="Calibri" w:cs="Calibri" w:asciiTheme="majorAscii" w:hAnsiTheme="majorAscii" w:cstheme="majorAscii"/>
          <w:sz w:val="22"/>
          <w:szCs w:val="22"/>
        </w:rPr>
        <w:t xml:space="preserve">in </w:t>
      </w:r>
      <w:r w:rsidRPr="63CEF893" w:rsidR="00D114BB">
        <w:rPr>
          <w:rFonts w:ascii="Calibri" w:hAnsi="Calibri" w:cs="Calibri" w:asciiTheme="majorAscii" w:hAnsiTheme="majorAscii" w:cstheme="majorAscii"/>
          <w:sz w:val="22"/>
          <w:szCs w:val="22"/>
        </w:rPr>
        <w:t>the second week; total remodeling occurs in a year.</w:t>
      </w:r>
    </w:p>
    <w:p w:rsidR="00D114BB" w:rsidP="63CEF893" w:rsidRDefault="002A10F6" w14:paraId="71270EB4" w14:textId="0CF26DA4">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Proliferation occurs within seven days; total remodeling occurs within six weeks.</w:t>
      </w:r>
    </w:p>
    <w:p w:rsidRPr="00EE4D0D" w:rsidR="00305D41" w:rsidP="00305D41" w:rsidRDefault="00305D41" w14:paraId="695EF965" w14:textId="77777777">
      <w:pPr>
        <w:contextualSpacing/>
        <w:rPr>
          <w:rFonts w:asciiTheme="majorHAnsi" w:hAnsiTheme="majorHAnsi" w:cstheme="majorHAnsi"/>
          <w:sz w:val="22"/>
          <w:szCs w:val="22"/>
        </w:rPr>
      </w:pPr>
    </w:p>
    <w:p w:rsidRPr="00EE4D0D" w:rsidR="00D114BB" w:rsidP="63CEF893" w:rsidRDefault="38BDE556" w14:paraId="7128CE1F" w14:textId="0A677712">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3</w:t>
      </w:r>
      <w:r w:rsidRPr="63CEF893" w:rsidR="162D675A">
        <w:rPr>
          <w:rFonts w:ascii="Calibri" w:hAnsi="Calibri" w:cs="Calibri" w:asciiTheme="majorAscii" w:hAnsiTheme="majorAscii" w:cstheme="majorAscii"/>
          <w:b w:val="1"/>
          <w:bCs w:val="1"/>
          <w:sz w:val="22"/>
          <w:szCs w:val="22"/>
        </w:rPr>
        <w:t>4</w:t>
      </w:r>
      <w:r w:rsidRPr="63CEF893" w:rsidR="00D114BB">
        <w:rPr>
          <w:rFonts w:ascii="Calibri" w:hAnsi="Calibri" w:cs="Calibri" w:asciiTheme="majorAscii" w:hAnsiTheme="majorAscii" w:cstheme="majorAscii"/>
          <w:b w:val="1"/>
          <w:bCs w:val="1"/>
          <w:sz w:val="22"/>
          <w:szCs w:val="22"/>
        </w:rPr>
        <w:t xml:space="preserve">. When </w:t>
      </w:r>
      <w:r w:rsidRPr="63CEF893" w:rsidR="00D114BB">
        <w:rPr>
          <w:rFonts w:ascii="Calibri" w:hAnsi="Calibri" w:cs="Calibri" w:asciiTheme="majorAscii" w:hAnsiTheme="majorAscii" w:cstheme="majorAscii"/>
          <w:b w:val="1"/>
          <w:bCs w:val="1"/>
          <w:sz w:val="22"/>
          <w:szCs w:val="22"/>
        </w:rPr>
        <w:t>observing</w:t>
      </w:r>
      <w:r w:rsidRPr="63CEF893" w:rsidR="00D114BB">
        <w:rPr>
          <w:rFonts w:ascii="Calibri" w:hAnsi="Calibri" w:cs="Calibri" w:asciiTheme="majorAscii" w:hAnsiTheme="majorAscii" w:cstheme="majorAscii"/>
          <w:b w:val="1"/>
          <w:bCs w:val="1"/>
          <w:sz w:val="22"/>
          <w:szCs w:val="22"/>
        </w:rPr>
        <w:t xml:space="preserve"> the antalgic gait of a patient, the athletic trainer sees exaggerated knee flexion during midstance. During the swing phase, the hip hikes as the patient goes up on the toes of the uninvolved leg to bring the involved leg through. What body part is most likely injured?</w:t>
      </w:r>
    </w:p>
    <w:p w:rsidRPr="00EE4D0D" w:rsidR="00D114BB" w:rsidP="63CEF893" w:rsidRDefault="002A10F6" w14:paraId="45787B14" w14:textId="3CAFC0E1">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Hip</w:t>
      </w:r>
    </w:p>
    <w:p w:rsidRPr="00EE4D0D" w:rsidR="00D114BB" w:rsidP="63CEF893" w:rsidRDefault="001B4BB0" w14:paraId="3A169AB0" w14:textId="3C215184">
      <w:pPr>
        <w:spacing/>
        <w:ind w:left="357"/>
        <w:contextualSpacing w:val="1"/>
        <w:rPr>
          <w:rFonts w:ascii="Calibri" w:hAnsi="Calibri" w:cs="Calibri" w:asciiTheme="majorAscii" w:hAnsiTheme="majorAscii" w:cstheme="majorAscii"/>
          <w:sz w:val="22"/>
          <w:szCs w:val="22"/>
          <w:rPrChange w:author="" w16du:dateUtc="2026-05-18T09:52:00Z" w:id="1720353067">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Knee</w:t>
      </w:r>
    </w:p>
    <w:p w:rsidRPr="00EE4D0D" w:rsidR="00D114BB" w:rsidP="63CEF893" w:rsidRDefault="002A10F6" w14:paraId="10392569" w14:textId="37B6C8EF">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Ankle</w:t>
      </w:r>
    </w:p>
    <w:p w:rsidRPr="00EE4D0D" w:rsidR="00D114BB" w:rsidP="63CEF893" w:rsidRDefault="002A10F6" w14:paraId="7B5CEDF4" w14:textId="7D4362E9">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Foot</w:t>
      </w:r>
    </w:p>
    <w:p w:rsidRPr="00EE4D0D" w:rsidR="00D114BB" w:rsidP="63CEF893" w:rsidRDefault="002A10F6" w14:paraId="3721AE6A" w14:textId="09F599DC">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Sacroiliac joint</w:t>
      </w:r>
    </w:p>
    <w:p w:rsidRPr="00EE4D0D" w:rsidR="00D114BB" w:rsidP="63CEF893" w:rsidRDefault="4CDC9355" w14:paraId="052631CF" w14:textId="1812213C">
      <w:pPr>
        <w:rPr>
          <w:rStyle w:val="SubtleEmphasis"/>
          <w:rFonts w:ascii="Calibri" w:hAnsi="Calibri" w:cs="Calibri" w:asciiTheme="majorAscii" w:hAnsiTheme="majorAscii" w:cstheme="majorAscii"/>
          <w:sz w:val="22"/>
          <w:szCs w:val="22"/>
        </w:rPr>
      </w:pPr>
    </w:p>
    <w:p w:rsidRPr="00EE4D0D" w:rsidR="00D114BB" w:rsidP="00C11741" w:rsidRDefault="00D114BB" w14:paraId="255187ED" w14:textId="4CC9DC83">
      <w:pPr>
        <w:spacing w:after="120"/>
        <w:rPr>
          <w:rFonts w:asciiTheme="majorHAnsi" w:hAnsiTheme="majorHAnsi" w:cstheme="majorHAnsi"/>
          <w:sz w:val="22"/>
          <w:szCs w:val="22"/>
        </w:rPr>
      </w:pPr>
      <w:r w:rsidRPr="00EE4D0D">
        <w:rPr>
          <w:rFonts w:asciiTheme="majorHAnsi" w:hAnsiTheme="majorHAnsi" w:cstheme="majorHAnsi"/>
          <w:b/>
          <w:bCs/>
          <w:sz w:val="22"/>
          <w:szCs w:val="22"/>
        </w:rPr>
        <w:t>3</w:t>
      </w:r>
      <w:r w:rsidRPr="00EE4D0D" w:rsidR="7B68C4E1">
        <w:rPr>
          <w:rFonts w:asciiTheme="majorHAnsi" w:hAnsiTheme="majorHAnsi" w:cstheme="majorHAnsi"/>
          <w:b/>
          <w:bCs/>
          <w:sz w:val="22"/>
          <w:szCs w:val="22"/>
        </w:rPr>
        <w:t>5</w:t>
      </w:r>
      <w:r w:rsidRPr="00EE4D0D">
        <w:rPr>
          <w:rFonts w:asciiTheme="majorHAnsi" w:hAnsiTheme="majorHAnsi" w:cstheme="majorHAnsi"/>
          <w:b/>
          <w:bCs/>
          <w:sz w:val="22"/>
          <w:szCs w:val="22"/>
        </w:rPr>
        <w:t>. When making a doughnut pad for a blister on the foot, what type of material should be used?</w:t>
      </w:r>
    </w:p>
    <w:p w:rsidRPr="00EE4D0D" w:rsidR="00D114BB" w:rsidP="63CEF893" w:rsidRDefault="002A10F6" w14:paraId="43D84BA4" w14:textId="49B064B4">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Layered moleskin</w:t>
      </w:r>
    </w:p>
    <w:p w:rsidRPr="00EE4D0D" w:rsidR="00D114BB" w:rsidP="63CEF893" w:rsidRDefault="002A10F6" w14:paraId="5BDAA36D" w14:textId="09FA02F6">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Neoprene</w:t>
      </w:r>
    </w:p>
    <w:p w:rsidRPr="00EE4D0D" w:rsidR="00D114BB" w:rsidP="63CEF893" w:rsidRDefault="001B4BB0" w14:paraId="6DBC660F" w14:textId="7DF1E42B">
      <w:pPr>
        <w:spacing/>
        <w:ind w:left="357"/>
        <w:contextualSpacing w:val="1"/>
        <w:rPr>
          <w:rFonts w:ascii="Calibri" w:hAnsi="Calibri" w:cs="Calibri" w:asciiTheme="majorAscii" w:hAnsiTheme="majorAscii" w:cstheme="majorAscii"/>
          <w:sz w:val="22"/>
          <w:szCs w:val="22"/>
          <w:rPrChange w:author="" w16du:dateUtc="2026-05-18T09:52:00Z" w:id="562580910">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1/8- or 1/4-inch (~3 or 6 mm) felt or foam</w:t>
      </w:r>
    </w:p>
    <w:p w:rsidRPr="00EE4D0D" w:rsidR="00D114BB" w:rsidP="63CEF893" w:rsidRDefault="002A10F6" w14:paraId="6FA44901" w14:textId="5A15C679">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1/4- or 1/2-inch (~6 or 12 mm) felt or foam</w:t>
      </w:r>
    </w:p>
    <w:p w:rsidR="00D114BB" w:rsidP="63CEF893" w:rsidRDefault="002A10F6" w14:paraId="0C919970" w14:textId="1DEBC44E">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Silicone</w:t>
      </w:r>
    </w:p>
    <w:p w:rsidRPr="00EE4D0D" w:rsidR="00DE0559" w:rsidP="00DE0559" w:rsidRDefault="00DE0559" w14:paraId="4B3483A6" w14:textId="77777777">
      <w:pPr>
        <w:contextualSpacing/>
        <w:rPr>
          <w:rFonts w:asciiTheme="majorHAnsi" w:hAnsiTheme="majorHAnsi" w:cstheme="majorHAnsi"/>
          <w:sz w:val="22"/>
          <w:szCs w:val="22"/>
        </w:rPr>
      </w:pPr>
    </w:p>
    <w:p w:rsidRPr="00EE4D0D" w:rsidR="00D114BB" w:rsidP="63CEF893" w:rsidRDefault="69C41D30" w14:paraId="67B47640" w14:textId="3FE29FBA">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3</w:t>
      </w:r>
      <w:r w:rsidRPr="63CEF893" w:rsidR="3B68306C">
        <w:rPr>
          <w:rFonts w:ascii="Calibri" w:hAnsi="Calibri" w:cs="Calibri" w:asciiTheme="majorAscii" w:hAnsiTheme="majorAscii" w:cstheme="majorAscii"/>
          <w:b w:val="1"/>
          <w:bCs w:val="1"/>
          <w:sz w:val="22"/>
          <w:szCs w:val="22"/>
        </w:rPr>
        <w:t>6</w:t>
      </w:r>
      <w:r w:rsidRPr="63CEF893" w:rsidR="00D114BB">
        <w:rPr>
          <w:rFonts w:ascii="Calibri" w:hAnsi="Calibri" w:cs="Calibri" w:asciiTheme="majorAscii" w:hAnsiTheme="majorAscii" w:cstheme="majorAscii"/>
          <w:b w:val="1"/>
          <w:bCs w:val="1"/>
          <w:sz w:val="22"/>
          <w:szCs w:val="22"/>
        </w:rPr>
        <w:t xml:space="preserve">. When rehabilitating the forearm using wrist flexion exercises, how can the athletic trainer ensure the forearm </w:t>
      </w:r>
      <w:r w:rsidRPr="63CEF893" w:rsidR="00D114BB">
        <w:rPr>
          <w:rFonts w:ascii="Calibri" w:hAnsi="Calibri" w:cs="Calibri" w:asciiTheme="majorAscii" w:hAnsiTheme="majorAscii" w:cstheme="majorAscii"/>
          <w:b w:val="1"/>
          <w:bCs w:val="1"/>
          <w:sz w:val="22"/>
          <w:szCs w:val="22"/>
        </w:rPr>
        <w:t>remains</w:t>
      </w:r>
      <w:r w:rsidRPr="63CEF893" w:rsidR="00D114BB">
        <w:rPr>
          <w:rFonts w:ascii="Calibri" w:hAnsi="Calibri" w:cs="Calibri" w:asciiTheme="majorAscii" w:hAnsiTheme="majorAscii" w:cstheme="majorAscii"/>
          <w:b w:val="1"/>
          <w:bCs w:val="1"/>
          <w:sz w:val="22"/>
          <w:szCs w:val="22"/>
        </w:rPr>
        <w:t xml:space="preserve"> stable during movement?</w:t>
      </w:r>
    </w:p>
    <w:p w:rsidRPr="00EE4D0D" w:rsidR="00D114BB" w:rsidP="63CEF893" w:rsidRDefault="002A10F6" w14:paraId="11296FFC" w14:textId="3DF6704E">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Have the patient hold the forearm at 90°.</w:t>
      </w:r>
    </w:p>
    <w:p w:rsidRPr="00EE4D0D" w:rsidR="00D114BB" w:rsidP="63CEF893" w:rsidRDefault="001B4BB0" w14:paraId="7DB9DE40" w14:textId="0321948B">
      <w:pPr>
        <w:spacing/>
        <w:ind w:left="357"/>
        <w:contextualSpacing w:val="1"/>
        <w:rPr>
          <w:rFonts w:ascii="Calibri" w:hAnsi="Calibri" w:cs="Calibri" w:asciiTheme="majorAscii" w:hAnsiTheme="majorAscii" w:cstheme="majorAscii"/>
          <w:sz w:val="22"/>
          <w:szCs w:val="22"/>
          <w:rPrChange w:author="" w16du:dateUtc="2026-05-18T09:52:00Z" w:id="1438349751">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Have the patient </w:t>
      </w:r>
      <w:r w:rsidRPr="63CEF893" w:rsidR="00D114BB">
        <w:rPr>
          <w:rFonts w:ascii="Calibri" w:hAnsi="Calibri" w:cs="Calibri" w:asciiTheme="majorAscii" w:hAnsiTheme="majorAscii" w:cstheme="majorAscii"/>
          <w:sz w:val="22"/>
          <w:szCs w:val="22"/>
        </w:rPr>
        <w:t>place</w:t>
      </w:r>
      <w:r w:rsidRPr="63CEF893" w:rsidR="00D114BB">
        <w:rPr>
          <w:rFonts w:ascii="Calibri" w:hAnsi="Calibri" w:cs="Calibri" w:asciiTheme="majorAscii" w:hAnsiTheme="majorAscii" w:cstheme="majorAscii"/>
          <w:sz w:val="22"/>
          <w:szCs w:val="22"/>
        </w:rPr>
        <w:t xml:space="preserve"> the forearm on a table with the wrist off the edge.</w:t>
      </w:r>
    </w:p>
    <w:p w:rsidRPr="00EE4D0D" w:rsidR="00D114BB" w:rsidP="63CEF893" w:rsidRDefault="002A10F6" w14:paraId="5E9036EF" w14:textId="6F1882D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Use only light weights.</w:t>
      </w:r>
    </w:p>
    <w:p w:rsidRPr="00EE4D0D" w:rsidR="00D114BB" w:rsidP="63CEF893" w:rsidRDefault="002A10F6" w14:paraId="5D984810" w14:textId="63BB3179">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Use manual resistance.</w:t>
      </w:r>
    </w:p>
    <w:p w:rsidR="00D114BB" w:rsidP="63CEF893" w:rsidRDefault="002A10F6" w14:paraId="36117477" w14:textId="1DE178F9">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Use isometrics.</w:t>
      </w:r>
    </w:p>
    <w:p w:rsidRPr="00EE4D0D" w:rsidR="00C209A4" w:rsidP="00C209A4" w:rsidRDefault="00C209A4" w14:paraId="45B71D51" w14:textId="77777777">
      <w:pPr>
        <w:contextualSpacing/>
        <w:rPr>
          <w:rFonts w:asciiTheme="majorHAnsi" w:hAnsiTheme="majorHAnsi" w:cstheme="majorHAnsi"/>
          <w:sz w:val="22"/>
          <w:szCs w:val="22"/>
        </w:rPr>
      </w:pPr>
    </w:p>
    <w:p w:rsidRPr="00EE4D0D" w:rsidR="00D114BB" w:rsidP="63CEF893" w:rsidRDefault="07E289C8" w14:paraId="741D4C88" w14:textId="23109C57">
      <w:pPr>
        <w:spacing w:after="120"/>
        <w:rPr>
          <w:rFonts w:ascii="Calibri" w:hAnsi="Calibri" w:cs="Calibri" w:asciiTheme="majorAscii" w:hAnsiTheme="majorAscii" w:cstheme="majorAscii"/>
          <w:sz w:val="22"/>
          <w:szCs w:val="22"/>
        </w:rPr>
      </w:pPr>
      <w:r w:rsidRPr="63CEF893" w:rsidR="00D114BB">
        <w:rPr>
          <w:rFonts w:ascii="Calibri" w:hAnsi="Calibri" w:cs="Calibri" w:asciiTheme="majorAscii" w:hAnsiTheme="majorAscii" w:cstheme="majorAscii"/>
          <w:b w:val="1"/>
          <w:bCs w:val="1"/>
          <w:sz w:val="22"/>
          <w:szCs w:val="22"/>
        </w:rPr>
        <w:t>3</w:t>
      </w:r>
      <w:r w:rsidRPr="63CEF893" w:rsidR="28A1EAB5">
        <w:rPr>
          <w:rFonts w:ascii="Calibri" w:hAnsi="Calibri" w:cs="Calibri" w:asciiTheme="majorAscii" w:hAnsiTheme="majorAscii" w:cstheme="majorAscii"/>
          <w:b w:val="1"/>
          <w:bCs w:val="1"/>
          <w:sz w:val="22"/>
          <w:szCs w:val="22"/>
        </w:rPr>
        <w:t>7</w:t>
      </w:r>
      <w:r w:rsidRPr="63CEF893" w:rsidR="00D114BB">
        <w:rPr>
          <w:rFonts w:ascii="Calibri" w:hAnsi="Calibri" w:cs="Calibri" w:asciiTheme="majorAscii" w:hAnsiTheme="majorAscii" w:cstheme="majorAscii"/>
          <w:b w:val="1"/>
          <w:bCs w:val="1"/>
          <w:sz w:val="22"/>
          <w:szCs w:val="22"/>
        </w:rPr>
        <w:t xml:space="preserve">. When </w:t>
      </w:r>
      <w:r w:rsidRPr="63CEF893" w:rsidR="00D114BB">
        <w:rPr>
          <w:rFonts w:ascii="Calibri" w:hAnsi="Calibri" w:cs="Calibri" w:asciiTheme="majorAscii" w:hAnsiTheme="majorAscii" w:cstheme="majorAscii"/>
          <w:b w:val="1"/>
          <w:bCs w:val="1"/>
          <w:sz w:val="22"/>
          <w:szCs w:val="22"/>
        </w:rPr>
        <w:t>determining</w:t>
      </w:r>
      <w:r w:rsidRPr="63CEF893" w:rsidR="00D114BB">
        <w:rPr>
          <w:rFonts w:ascii="Calibri" w:hAnsi="Calibri" w:cs="Calibri" w:asciiTheme="majorAscii" w:hAnsiTheme="majorAscii" w:cstheme="majorAscii"/>
          <w:b w:val="1"/>
          <w:bCs w:val="1"/>
          <w:sz w:val="22"/>
          <w:szCs w:val="22"/>
        </w:rPr>
        <w:t xml:space="preserve"> the functional ability of a limb </w:t>
      </w:r>
      <w:r w:rsidRPr="63CEF893" w:rsidR="00D114BB">
        <w:rPr>
          <w:rFonts w:ascii="Calibri" w:hAnsi="Calibri" w:cs="Calibri" w:asciiTheme="majorAscii" w:hAnsiTheme="majorAscii" w:cstheme="majorAscii"/>
          <w:b w:val="1"/>
          <w:bCs w:val="1"/>
          <w:sz w:val="22"/>
          <w:szCs w:val="22"/>
        </w:rPr>
        <w:t>for</w:t>
      </w:r>
      <w:r w:rsidRPr="63CEF893" w:rsidR="00D114BB">
        <w:rPr>
          <w:rFonts w:ascii="Calibri" w:hAnsi="Calibri" w:cs="Calibri" w:asciiTheme="majorAscii" w:hAnsiTheme="majorAscii" w:cstheme="majorAscii"/>
          <w:b w:val="1"/>
          <w:bCs w:val="1"/>
          <w:sz w:val="22"/>
          <w:szCs w:val="22"/>
        </w:rPr>
        <w:t xml:space="preserve"> return to competition, what is the recognized score when compared to the non-injured limb?</w:t>
      </w:r>
    </w:p>
    <w:p w:rsidRPr="00EE4D0D" w:rsidR="00D114BB" w:rsidP="63CEF893" w:rsidRDefault="002A10F6" w14:paraId="230DFB23" w14:textId="518C08C0">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100% equal</w:t>
      </w:r>
    </w:p>
    <w:p w:rsidRPr="00EE4D0D" w:rsidR="00D114BB" w:rsidP="63CEF893" w:rsidRDefault="002A10F6" w14:paraId="6A683FC2" w14:textId="63AAFD2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95% equal</w:t>
      </w:r>
    </w:p>
    <w:p w:rsidRPr="00EE4D0D" w:rsidR="00D114BB" w:rsidP="63CEF893" w:rsidRDefault="002A10F6" w14:paraId="3C62F1B5" w14:textId="66C1040C">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90% or more</w:t>
      </w:r>
    </w:p>
    <w:p w:rsidRPr="00EE4D0D" w:rsidR="00D114BB" w:rsidP="63CEF893" w:rsidRDefault="001B4BB0" w14:paraId="3ADF8CBD" w14:textId="5DEAF051">
      <w:pPr>
        <w:spacing/>
        <w:ind w:left="357"/>
        <w:contextualSpacing w:val="1"/>
        <w:rPr>
          <w:rFonts w:ascii="Calibri" w:hAnsi="Calibri" w:cs="Calibri" w:asciiTheme="majorAscii" w:hAnsiTheme="majorAscii" w:cstheme="majorAscii"/>
          <w:sz w:val="22"/>
          <w:szCs w:val="22"/>
          <w:rPrChange w:author="" w16du:dateUtc="2026-05-18T09:52:00Z" w:id="41659562">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85% or more</w:t>
      </w:r>
    </w:p>
    <w:p w:rsidRPr="00EE4D0D" w:rsidR="00D114BB" w:rsidP="63CEF893" w:rsidRDefault="002A10F6" w14:paraId="2D26FC4A" w14:textId="0AE96877">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80% or more</w:t>
      </w:r>
    </w:p>
    <w:p w:rsidRPr="00EE4D0D" w:rsidR="3B47729A" w:rsidP="63CEF893" w:rsidRDefault="3F06C567" w14:paraId="7FDA47CB" w14:textId="6EC66BB6">
      <w:pPr>
        <w:rPr>
          <w:rFonts w:ascii="Calibri" w:hAnsi="Calibri" w:cs="Calibri" w:asciiTheme="majorAscii" w:hAnsiTheme="majorAscii" w:cstheme="majorAscii"/>
          <w:sz w:val="22"/>
          <w:szCs w:val="22"/>
        </w:rPr>
      </w:pPr>
    </w:p>
    <w:p w:rsidRPr="00EE4D0D" w:rsidR="00D114BB" w:rsidP="00C11741" w:rsidRDefault="41C1385F" w14:paraId="37A93563" w14:textId="2DC4533C">
      <w:pPr>
        <w:spacing w:after="120"/>
        <w:rPr>
          <w:rFonts w:asciiTheme="majorHAnsi" w:hAnsiTheme="majorHAnsi" w:cstheme="majorHAnsi"/>
          <w:b/>
          <w:bCs/>
          <w:sz w:val="22"/>
          <w:szCs w:val="22"/>
        </w:rPr>
      </w:pPr>
      <w:r w:rsidRPr="00EE4D0D">
        <w:rPr>
          <w:rFonts w:asciiTheme="majorHAnsi" w:hAnsiTheme="majorHAnsi" w:cstheme="majorHAnsi"/>
          <w:b/>
          <w:bCs/>
          <w:sz w:val="22"/>
          <w:szCs w:val="22"/>
        </w:rPr>
        <w:t>38</w:t>
      </w:r>
      <w:r w:rsidRPr="00EE4D0D" w:rsidR="00D114BB">
        <w:rPr>
          <w:rFonts w:asciiTheme="majorHAnsi" w:hAnsiTheme="majorHAnsi" w:cstheme="majorHAnsi"/>
          <w:b/>
          <w:bCs/>
          <w:sz w:val="22"/>
          <w:szCs w:val="22"/>
        </w:rPr>
        <w:t>. The healing process of a fracture is best described by which statement?</w:t>
      </w:r>
    </w:p>
    <w:p w:rsidRPr="00EE4D0D" w:rsidR="00D114BB" w:rsidP="63CEF893" w:rsidRDefault="002A10F6" w14:paraId="7171E21D" w14:textId="00586C87">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Chondrocytes proliferate and synthesize a matrix, forming a callus that osteoblasts harden into bone.</w:t>
      </w:r>
    </w:p>
    <w:p w:rsidRPr="00EE4D0D" w:rsidR="00D114BB" w:rsidP="63CEF893" w:rsidRDefault="002A10F6" w14:paraId="38FC79DB" w14:textId="16364E3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Vascular proliferation </w:t>
      </w:r>
      <w:r w:rsidRPr="63CEF893" w:rsidR="00D114BB">
        <w:rPr>
          <w:rFonts w:ascii="Calibri" w:hAnsi="Calibri" w:cs="Calibri" w:asciiTheme="majorAscii" w:hAnsiTheme="majorAscii" w:cstheme="majorAscii"/>
          <w:sz w:val="22"/>
          <w:szCs w:val="22"/>
        </w:rPr>
        <w:t>occurs</w:t>
      </w:r>
      <w:r w:rsidRPr="63CEF893" w:rsidR="00D114BB">
        <w:rPr>
          <w:rFonts w:ascii="Calibri" w:hAnsi="Calibri" w:cs="Calibri" w:asciiTheme="majorAscii" w:hAnsiTheme="majorAscii" w:cstheme="majorAscii"/>
          <w:sz w:val="22"/>
          <w:szCs w:val="22"/>
        </w:rPr>
        <w:t xml:space="preserve"> and a fibrin clot forms</w:t>
      </w:r>
      <w:r w:rsidRPr="63CEF893" w:rsidR="00295F5B">
        <w:rPr>
          <w:rFonts w:ascii="Calibri" w:hAnsi="Calibri" w:cs="Calibri" w:asciiTheme="majorAscii" w:hAnsiTheme="majorAscii" w:cstheme="majorAscii"/>
          <w:sz w:val="22"/>
          <w:szCs w:val="22"/>
        </w:rPr>
        <w:t>,</w:t>
      </w:r>
      <w:r w:rsidRPr="63CEF893" w:rsidR="00D114BB">
        <w:rPr>
          <w:rFonts w:ascii="Calibri" w:hAnsi="Calibri" w:cs="Calibri" w:asciiTheme="majorAscii" w:hAnsiTheme="majorAscii" w:cstheme="majorAscii"/>
          <w:sz w:val="22"/>
          <w:szCs w:val="22"/>
        </w:rPr>
        <w:t xml:space="preserve"> bridging the bone ends.</w:t>
      </w:r>
    </w:p>
    <w:p w:rsidRPr="00EE4D0D" w:rsidR="00D114BB" w:rsidP="63CEF893" w:rsidRDefault="002A10F6" w14:paraId="48DBA232" w14:textId="45FCB1DF">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Fibroblasts fill the fracture </w:t>
      </w:r>
      <w:r w:rsidRPr="63CEF893" w:rsidR="00D114BB">
        <w:rPr>
          <w:rFonts w:ascii="Calibri" w:hAnsi="Calibri" w:cs="Calibri" w:asciiTheme="majorAscii" w:hAnsiTheme="majorAscii" w:cstheme="majorAscii"/>
          <w:sz w:val="22"/>
          <w:szCs w:val="22"/>
        </w:rPr>
        <w:t>space</w:t>
      </w:r>
      <w:r w:rsidRPr="63CEF893" w:rsidR="00D114BB">
        <w:rPr>
          <w:rFonts w:ascii="Calibri" w:hAnsi="Calibri" w:cs="Calibri" w:asciiTheme="majorAscii" w:hAnsiTheme="majorAscii" w:cstheme="majorAscii"/>
          <w:sz w:val="22"/>
          <w:szCs w:val="22"/>
        </w:rPr>
        <w:t xml:space="preserve"> and osteoclasts harden the callus into bone.</w:t>
      </w:r>
    </w:p>
    <w:p w:rsidRPr="00EE4D0D" w:rsidR="00D114BB" w:rsidP="63CEF893" w:rsidRDefault="002A10F6" w14:paraId="2CEA37A0" w14:textId="280AF467">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Osteoclasts remove debris and osteoblasts </w:t>
      </w:r>
      <w:r w:rsidRPr="63CEF893" w:rsidR="00D114BB">
        <w:rPr>
          <w:rFonts w:ascii="Calibri" w:hAnsi="Calibri" w:cs="Calibri" w:asciiTheme="majorAscii" w:hAnsiTheme="majorAscii" w:cstheme="majorAscii"/>
          <w:sz w:val="22"/>
          <w:szCs w:val="22"/>
        </w:rPr>
        <w:t>form</w:t>
      </w:r>
      <w:r w:rsidRPr="63CEF893" w:rsidR="00D114BB">
        <w:rPr>
          <w:rFonts w:ascii="Calibri" w:hAnsi="Calibri" w:cs="Calibri" w:asciiTheme="majorAscii" w:hAnsiTheme="majorAscii" w:cstheme="majorAscii"/>
          <w:sz w:val="22"/>
          <w:szCs w:val="22"/>
        </w:rPr>
        <w:t xml:space="preserve"> bone.</w:t>
      </w:r>
    </w:p>
    <w:p w:rsidR="00D114BB" w:rsidP="63CEF893" w:rsidRDefault="001B4BB0" w14:paraId="3064B856" w14:textId="64E52CA6">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Fibroblasts lay down a fibrous collagen network; chondroblasts produce fibrocartilage forming callus; osteoblasts form bone trabeculae.</w:t>
      </w:r>
    </w:p>
    <w:p w:rsidRPr="00EE4D0D" w:rsidR="00AD0A2C" w:rsidP="63CEF893" w:rsidRDefault="00AD0A2C" w14:paraId="5C75893C" w14:textId="77777777">
      <w:pPr>
        <w:spacing/>
        <w:contextualSpacing w:val="1"/>
        <w:rPr>
          <w:rFonts w:ascii="Calibri" w:hAnsi="Calibri" w:cs="Calibri" w:asciiTheme="majorAscii" w:hAnsiTheme="majorAscii" w:cstheme="majorAscii"/>
          <w:sz w:val="22"/>
          <w:szCs w:val="22"/>
          <w:rPrChange w:author="" w16du:dateUtc="2026-05-18T09:52:00Z" w:id="832020289">
            <w:rPr>
              <w:rFonts w:asciiTheme="minorHAnsi" w:hAnsiTheme="minorHAnsi"/>
              <w:b/>
              <w:bCs/>
            </w:rPr>
          </w:rPrChange>
        </w:rPr>
      </w:pPr>
    </w:p>
    <w:p w:rsidRPr="00EE4D0D" w:rsidR="00D114BB" w:rsidP="00C11741" w:rsidRDefault="6E4449C1" w14:paraId="4F64A130" w14:textId="7377D265">
      <w:pPr>
        <w:spacing w:after="120"/>
        <w:rPr>
          <w:rFonts w:asciiTheme="majorHAnsi" w:hAnsiTheme="majorHAnsi" w:cstheme="majorHAnsi"/>
          <w:b/>
          <w:bCs/>
          <w:sz w:val="22"/>
          <w:szCs w:val="22"/>
        </w:rPr>
      </w:pPr>
      <w:r w:rsidRPr="00EE4D0D">
        <w:rPr>
          <w:rFonts w:asciiTheme="majorHAnsi" w:hAnsiTheme="majorHAnsi" w:cstheme="majorHAnsi"/>
          <w:b/>
          <w:bCs/>
          <w:sz w:val="22"/>
          <w:szCs w:val="22"/>
        </w:rPr>
        <w:t>39</w:t>
      </w:r>
      <w:r w:rsidRPr="00EE4D0D" w:rsidR="00D114BB">
        <w:rPr>
          <w:rFonts w:asciiTheme="majorHAnsi" w:hAnsiTheme="majorHAnsi" w:cstheme="majorHAnsi"/>
          <w:b/>
          <w:bCs/>
          <w:sz w:val="22"/>
          <w:szCs w:val="22"/>
        </w:rPr>
        <w:t>. How is a positive lateral tilt of the patella corrected using the McConnell taping technique?</w:t>
      </w:r>
    </w:p>
    <w:p w:rsidRPr="00EE4D0D" w:rsidR="00D114BB" w:rsidP="63CEF893" w:rsidRDefault="001B4BB0" w14:paraId="628895E9" w14:textId="7D67F965">
      <w:pPr>
        <w:spacing/>
        <w:ind w:left="357"/>
        <w:contextualSpacing w:val="1"/>
        <w:rPr>
          <w:rFonts w:ascii="Calibri" w:hAnsi="Calibri" w:cs="Calibri" w:asciiTheme="majorAscii" w:hAnsiTheme="majorAscii" w:cstheme="majorAscii"/>
          <w:sz w:val="22"/>
          <w:szCs w:val="22"/>
          <w:rPrChange w:author="" w16du:dateUtc="2026-05-18T09:53:00Z" w:id="493730192">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Place tape at the middle of the patella, pull the strip medially, pull the medial soft tissue toward the patella, and anchor on the medial femoral condyle.</w:t>
      </w:r>
    </w:p>
    <w:p w:rsidRPr="00EE4D0D" w:rsidR="00D114BB" w:rsidP="63CEF893" w:rsidRDefault="002A10F6" w14:paraId="2CEC05EE" w14:textId="2FFCECF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Place tape </w:t>
      </w:r>
      <w:r w:rsidRPr="63CEF893" w:rsidR="00D114BB">
        <w:rPr>
          <w:rFonts w:ascii="Calibri" w:hAnsi="Calibri" w:cs="Calibri" w:asciiTheme="majorAscii" w:hAnsiTheme="majorAscii" w:cstheme="majorAscii"/>
          <w:sz w:val="22"/>
          <w:szCs w:val="22"/>
        </w:rPr>
        <w:t>at</w:t>
      </w:r>
      <w:r w:rsidRPr="63CEF893" w:rsidR="00D114BB">
        <w:rPr>
          <w:rFonts w:ascii="Calibri" w:hAnsi="Calibri" w:cs="Calibri" w:asciiTheme="majorAscii" w:hAnsiTheme="majorAscii" w:cstheme="majorAscii"/>
          <w:sz w:val="22"/>
          <w:szCs w:val="22"/>
        </w:rPr>
        <w:t xml:space="preserve"> the middle of the patella, pull medially, and anchor on the medial femoral condyle.</w:t>
      </w:r>
    </w:p>
    <w:p w:rsidRPr="00EE4D0D" w:rsidR="00D114BB" w:rsidP="63CEF893" w:rsidRDefault="002A10F6" w14:paraId="75AC3FB8" w14:textId="4EA1909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Place tape </w:t>
      </w:r>
      <w:r w:rsidRPr="63CEF893" w:rsidR="00D114BB">
        <w:rPr>
          <w:rFonts w:ascii="Calibri" w:hAnsi="Calibri" w:cs="Calibri" w:asciiTheme="majorAscii" w:hAnsiTheme="majorAscii" w:cstheme="majorAscii"/>
          <w:sz w:val="22"/>
          <w:szCs w:val="22"/>
        </w:rPr>
        <w:t>at</w:t>
      </w:r>
      <w:r w:rsidRPr="63CEF893" w:rsidR="00D114BB">
        <w:rPr>
          <w:rFonts w:ascii="Calibri" w:hAnsi="Calibri" w:cs="Calibri" w:asciiTheme="majorAscii" w:hAnsiTheme="majorAscii" w:cstheme="majorAscii"/>
          <w:sz w:val="22"/>
          <w:szCs w:val="22"/>
        </w:rPr>
        <w:t xml:space="preserve"> the middle of the patella and pull laterally.</w:t>
      </w:r>
    </w:p>
    <w:p w:rsidRPr="00EE4D0D" w:rsidR="00D114BB" w:rsidP="63CEF893" w:rsidRDefault="002A10F6" w14:paraId="6C1561E3" w14:textId="5D6B7FA8">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Place tape at the lateral patella and pull medially.</w:t>
      </w:r>
    </w:p>
    <w:p w:rsidRPr="00EE4D0D" w:rsidR="00D114BB" w:rsidP="63CEF893" w:rsidRDefault="002A10F6" w14:paraId="0B593EF9" w14:textId="43BDCEB8">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Place tape at the lateral inferior patella and pull upward medially.</w:t>
      </w:r>
    </w:p>
    <w:p w:rsidRPr="00EE4D0D" w:rsidR="00D114BB" w:rsidP="00EE4D0D" w:rsidRDefault="00D114BB" w14:paraId="781556F0" w14:textId="77777777">
      <w:pPr>
        <w:rPr>
          <w:rFonts w:asciiTheme="majorHAnsi" w:hAnsiTheme="majorHAnsi" w:cstheme="majorHAnsi"/>
          <w:sz w:val="22"/>
          <w:szCs w:val="22"/>
        </w:rPr>
      </w:pPr>
    </w:p>
    <w:p w:rsidRPr="00EE4D0D" w:rsidR="00D114BB" w:rsidP="00C11741" w:rsidRDefault="00D114BB" w14:paraId="65B53EAE" w14:textId="272A030D">
      <w:pPr>
        <w:spacing w:after="120"/>
        <w:rPr>
          <w:rFonts w:asciiTheme="majorHAnsi" w:hAnsiTheme="majorHAnsi" w:cstheme="majorHAnsi"/>
          <w:sz w:val="22"/>
          <w:szCs w:val="22"/>
        </w:rPr>
      </w:pPr>
      <w:r w:rsidRPr="00EE4D0D">
        <w:rPr>
          <w:rFonts w:asciiTheme="majorHAnsi" w:hAnsiTheme="majorHAnsi" w:cstheme="majorHAnsi"/>
          <w:b/>
          <w:bCs/>
          <w:sz w:val="22"/>
          <w:szCs w:val="22"/>
        </w:rPr>
        <w:t>4</w:t>
      </w:r>
      <w:r w:rsidRPr="00EE4D0D" w:rsidR="662DCBCF">
        <w:rPr>
          <w:rFonts w:asciiTheme="majorHAnsi" w:hAnsiTheme="majorHAnsi" w:cstheme="majorHAnsi"/>
          <w:b/>
          <w:bCs/>
          <w:sz w:val="22"/>
          <w:szCs w:val="22"/>
        </w:rPr>
        <w:t>0</w:t>
      </w:r>
      <w:r w:rsidRPr="00EE4D0D">
        <w:rPr>
          <w:rFonts w:asciiTheme="majorHAnsi" w:hAnsiTheme="majorHAnsi" w:cstheme="majorHAnsi"/>
          <w:b/>
          <w:bCs/>
          <w:sz w:val="22"/>
          <w:szCs w:val="22"/>
        </w:rPr>
        <w:t>. Of the following diseases and disorders, which is most likely to impair the healing process?</w:t>
      </w:r>
    </w:p>
    <w:p w:rsidRPr="00EE4D0D" w:rsidR="00D114BB" w:rsidP="63CEF893" w:rsidRDefault="002A10F6" w14:paraId="75327F09" w14:textId="6FB4EF06">
      <w:pPr>
        <w:spacing/>
        <w:ind w:left="357"/>
        <w:contextualSpacing w:val="1"/>
        <w:rPr>
          <w:rFonts w:ascii="Calibri" w:hAnsi="Calibri" w:cs="Calibri" w:asciiTheme="majorAscii" w:hAnsiTheme="majorAscii" w:cstheme="majorAscii"/>
          <w:sz w:val="22"/>
          <w:szCs w:val="22"/>
          <w:lang w:val="it-IT"/>
          <w:rPrChange w:author="" w16du:dateUtc="2026-05-18T08:03:00Z" w:id="381094278">
            <w:rPr>
              <w:rFonts w:asciiTheme="minorHAnsi" w:hAnsiTheme="minorHAnsi"/>
            </w:rPr>
          </w:rPrChange>
        </w:rPr>
      </w:pPr>
      <w:r w:rsidRPr="63CEF893" w:rsidR="002A10F6">
        <w:rPr>
          <w:rFonts w:ascii="Calibri" w:hAnsi="Calibri" w:cs="Calibri" w:asciiTheme="majorAscii" w:hAnsiTheme="majorAscii" w:cstheme="majorAscii"/>
          <w:sz w:val="22"/>
          <w:szCs w:val="22"/>
          <w:lang w:val="it-IT"/>
        </w:rPr>
        <w:t>a</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Anemia</w:t>
      </w:r>
    </w:p>
    <w:p w:rsidRPr="00EE4D0D" w:rsidR="00D114BB" w:rsidP="63CEF893" w:rsidRDefault="002A10F6" w14:paraId="2D4076B4" w14:textId="12CC3930">
      <w:pPr>
        <w:spacing/>
        <w:ind w:left="357"/>
        <w:contextualSpacing w:val="1"/>
        <w:rPr>
          <w:rFonts w:ascii="Calibri" w:hAnsi="Calibri" w:cs="Calibri" w:asciiTheme="majorAscii" w:hAnsiTheme="majorAscii" w:cstheme="majorAscii"/>
          <w:sz w:val="22"/>
          <w:szCs w:val="22"/>
          <w:lang w:val="it-IT"/>
          <w:rPrChange w:author="" w16du:dateUtc="2026-05-18T08:03:00Z" w:id="525775163">
            <w:rPr>
              <w:rFonts w:asciiTheme="minorHAnsi" w:hAnsiTheme="minorHAnsi"/>
            </w:rPr>
          </w:rPrChange>
        </w:rPr>
      </w:pPr>
      <w:r w:rsidRPr="63CEF893" w:rsidR="002A10F6">
        <w:rPr>
          <w:rFonts w:ascii="Calibri" w:hAnsi="Calibri" w:cs="Calibri" w:asciiTheme="majorAscii" w:hAnsiTheme="majorAscii" w:cstheme="majorAscii"/>
          <w:sz w:val="22"/>
          <w:szCs w:val="22"/>
          <w:lang w:val="it-IT"/>
        </w:rPr>
        <w:t>b</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Bulimia</w:t>
      </w:r>
      <w:r w:rsidRPr="63CEF893" w:rsidR="00D114BB">
        <w:rPr>
          <w:rFonts w:ascii="Calibri" w:hAnsi="Calibri" w:cs="Calibri" w:asciiTheme="majorAscii" w:hAnsiTheme="majorAscii" w:cstheme="majorAscii"/>
          <w:sz w:val="22"/>
          <w:szCs w:val="22"/>
          <w:lang w:val="it-IT"/>
        </w:rPr>
        <w:t xml:space="preserve"> nervosa</w:t>
      </w:r>
    </w:p>
    <w:p w:rsidRPr="00EE4D0D" w:rsidR="00D114BB" w:rsidP="63CEF893" w:rsidRDefault="002A10F6" w14:paraId="1D16A9BD" w14:textId="1FBAE652">
      <w:pPr>
        <w:spacing/>
        <w:ind w:left="357"/>
        <w:contextualSpacing w:val="1"/>
        <w:rPr>
          <w:rFonts w:ascii="Calibri" w:hAnsi="Calibri" w:cs="Calibri" w:asciiTheme="majorAscii" w:hAnsiTheme="majorAscii" w:cstheme="majorAscii"/>
          <w:sz w:val="22"/>
          <w:szCs w:val="22"/>
          <w:lang w:val="it-IT"/>
          <w:rPrChange w:author="" w16du:dateUtc="2026-05-18T08:04:00Z" w:id="2031287693">
            <w:rPr>
              <w:rFonts w:asciiTheme="minorHAnsi" w:hAnsiTheme="minorHAnsi"/>
            </w:rPr>
          </w:rPrChange>
        </w:rPr>
      </w:pPr>
      <w:r w:rsidRPr="63CEF893" w:rsidR="002A10F6">
        <w:rPr>
          <w:rFonts w:ascii="Calibri" w:hAnsi="Calibri" w:cs="Calibri" w:asciiTheme="majorAscii" w:hAnsiTheme="majorAscii" w:cstheme="majorAscii"/>
          <w:sz w:val="22"/>
          <w:szCs w:val="22"/>
          <w:lang w:val="it-IT"/>
        </w:rPr>
        <w:t>c</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Chlamydia</w:t>
      </w:r>
    </w:p>
    <w:p w:rsidRPr="00EE4D0D" w:rsidR="00D114BB" w:rsidP="63CEF893" w:rsidRDefault="001B4BB0" w14:paraId="097A830B" w14:textId="161C91F8">
      <w:pPr>
        <w:spacing/>
        <w:ind w:left="357"/>
        <w:contextualSpacing w:val="1"/>
        <w:rPr>
          <w:rFonts w:ascii="Calibri" w:hAnsi="Calibri" w:cs="Calibri" w:asciiTheme="majorAscii" w:hAnsiTheme="majorAscii" w:cstheme="majorAscii"/>
          <w:sz w:val="22"/>
          <w:szCs w:val="22"/>
          <w:lang w:val="it-IT"/>
          <w:rPrChange w:author="" w16du:dateUtc="2026-05-18T09:53:00Z" w:id="487127490">
            <w:rPr>
              <w:rFonts w:asciiTheme="minorHAnsi" w:hAnsiTheme="minorHAnsi"/>
              <w:b/>
              <w:bCs/>
            </w:rPr>
          </w:rPrChange>
        </w:rPr>
      </w:pPr>
      <w:r w:rsidRPr="63CEF893" w:rsidR="001B4BB0">
        <w:rPr>
          <w:rFonts w:ascii="Calibri" w:hAnsi="Calibri" w:cs="Calibri" w:asciiTheme="majorAscii" w:hAnsiTheme="majorAscii" w:cstheme="majorAscii"/>
          <w:sz w:val="22"/>
          <w:szCs w:val="22"/>
          <w:lang w:val="it-IT"/>
        </w:rPr>
        <w:t>*</w:t>
      </w:r>
      <w:r w:rsidRPr="63CEF893" w:rsidR="002A10F6">
        <w:rPr>
          <w:rFonts w:ascii="Calibri" w:hAnsi="Calibri" w:cs="Calibri" w:asciiTheme="majorAscii" w:hAnsiTheme="majorAscii" w:cstheme="majorAscii"/>
          <w:sz w:val="22"/>
          <w:szCs w:val="22"/>
          <w:lang w:val="it-IT"/>
        </w:rPr>
        <w:t>d</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Diabetes</w:t>
      </w:r>
    </w:p>
    <w:p w:rsidRPr="00EE4D0D" w:rsidR="00D114BB" w:rsidP="63CEF893" w:rsidRDefault="002A10F6" w14:paraId="3C01E622" w14:textId="5AF9C668">
      <w:pPr>
        <w:spacing/>
        <w:ind w:left="357"/>
        <w:contextualSpacing w:val="1"/>
        <w:rPr>
          <w:rFonts w:ascii="Calibri" w:hAnsi="Calibri" w:cs="Calibri" w:asciiTheme="majorAscii" w:hAnsiTheme="majorAscii" w:cstheme="majorAscii"/>
          <w:sz w:val="22"/>
          <w:szCs w:val="22"/>
          <w:lang w:val="it-IT"/>
          <w:rPrChange w:author="" w16du:dateUtc="2026-05-18T08:04:00Z" w:id="216307497">
            <w:rPr>
              <w:rFonts w:asciiTheme="minorHAnsi" w:hAnsiTheme="minorHAnsi"/>
            </w:rPr>
          </w:rPrChange>
        </w:rPr>
      </w:pPr>
      <w:r w:rsidRPr="63CEF893" w:rsidR="002A10F6">
        <w:rPr>
          <w:rFonts w:ascii="Calibri" w:hAnsi="Calibri" w:cs="Calibri" w:asciiTheme="majorAscii" w:hAnsiTheme="majorAscii" w:cstheme="majorAscii"/>
          <w:sz w:val="22"/>
          <w:szCs w:val="22"/>
          <w:lang w:val="it-IT"/>
        </w:rPr>
        <w:t>e</w:t>
      </w:r>
      <w:r w:rsidRPr="63CEF893" w:rsidR="00D114BB">
        <w:rPr>
          <w:rFonts w:ascii="Calibri" w:hAnsi="Calibri" w:cs="Calibri" w:asciiTheme="majorAscii" w:hAnsiTheme="majorAscii" w:cstheme="majorAscii"/>
          <w:sz w:val="22"/>
          <w:szCs w:val="22"/>
          <w:lang w:val="it-IT"/>
        </w:rPr>
        <w:t xml:space="preserve">. </w:t>
      </w:r>
      <w:r w:rsidRPr="63CEF893" w:rsidR="00D114BB">
        <w:rPr>
          <w:rFonts w:ascii="Calibri" w:hAnsi="Calibri" w:cs="Calibri" w:asciiTheme="majorAscii" w:hAnsiTheme="majorAscii" w:cstheme="majorAscii"/>
          <w:sz w:val="22"/>
          <w:szCs w:val="22"/>
          <w:lang w:val="it-IT"/>
        </w:rPr>
        <w:t>Endometriosis</w:t>
      </w:r>
    </w:p>
    <w:p w:rsidRPr="00EE4D0D" w:rsidR="00D114BB" w:rsidP="63CEF893" w:rsidRDefault="00D114BB" w14:paraId="37359BF8" w14:textId="77777777">
      <w:pPr>
        <w:rPr>
          <w:rFonts w:ascii="Calibri" w:hAnsi="Calibri" w:cs="Calibri" w:asciiTheme="majorAscii" w:hAnsiTheme="majorAscii" w:cstheme="majorAscii"/>
          <w:sz w:val="22"/>
          <w:szCs w:val="22"/>
          <w:lang w:val="it-IT"/>
          <w:rPrChange w:author="" w16du:dateUtc="2026-05-18T20:00:00Z" w:id="235666874">
            <w:rPr>
              <w:rFonts w:asciiTheme="minorHAnsi" w:hAnsiTheme="minorHAnsi"/>
            </w:rPr>
          </w:rPrChange>
        </w:rPr>
      </w:pPr>
    </w:p>
    <w:p w:rsidRPr="00EE4D0D" w:rsidR="00D114BB" w:rsidP="00C11741" w:rsidRDefault="00D114BB" w14:paraId="1EAD39FC" w14:textId="5290D0F5">
      <w:pPr>
        <w:spacing w:after="120"/>
        <w:rPr>
          <w:rFonts w:asciiTheme="majorHAnsi" w:hAnsiTheme="majorHAnsi" w:cstheme="majorHAnsi"/>
          <w:sz w:val="22"/>
          <w:szCs w:val="22"/>
        </w:rPr>
      </w:pPr>
      <w:r w:rsidRPr="00EE4D0D">
        <w:rPr>
          <w:rFonts w:asciiTheme="majorHAnsi" w:hAnsiTheme="majorHAnsi" w:cstheme="majorHAnsi"/>
          <w:b/>
          <w:bCs/>
          <w:sz w:val="22"/>
          <w:szCs w:val="22"/>
        </w:rPr>
        <w:t>4</w:t>
      </w:r>
      <w:r w:rsidRPr="00EE4D0D" w:rsidR="1527DC79">
        <w:rPr>
          <w:rFonts w:asciiTheme="majorHAnsi" w:hAnsiTheme="majorHAnsi" w:cstheme="majorHAnsi"/>
          <w:b/>
          <w:bCs/>
          <w:sz w:val="22"/>
          <w:szCs w:val="22"/>
        </w:rPr>
        <w:t>1</w:t>
      </w:r>
      <w:r w:rsidRPr="00EE4D0D">
        <w:rPr>
          <w:rFonts w:asciiTheme="majorHAnsi" w:hAnsiTheme="majorHAnsi" w:cstheme="majorHAnsi"/>
          <w:b/>
          <w:bCs/>
          <w:sz w:val="22"/>
          <w:szCs w:val="22"/>
        </w:rPr>
        <w:t>. Which statement is true regarding patients with intervertebral disc pathologies during rehabilitation?</w:t>
      </w:r>
    </w:p>
    <w:p w:rsidRPr="00EE4D0D" w:rsidR="00D114BB" w:rsidP="63CEF893" w:rsidRDefault="002A10F6" w14:paraId="7696378F" w14:textId="73FB365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Disc pressure decreases when lying prone versus supine.</w:t>
      </w:r>
    </w:p>
    <w:p w:rsidRPr="00EE4D0D" w:rsidR="00D114BB" w:rsidP="63CEF893" w:rsidRDefault="002A10F6" w14:paraId="7BDE5FEF" w14:textId="2DB090F5">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Disc pressure decreases when sitting versus standing.</w:t>
      </w:r>
    </w:p>
    <w:p w:rsidRPr="00EE4D0D" w:rsidR="00D114BB" w:rsidP="63CEF893" w:rsidRDefault="001B4BB0" w14:paraId="1D133EC0" w14:textId="05E4E83B">
      <w:pPr>
        <w:spacing/>
        <w:ind w:left="357"/>
        <w:contextualSpacing w:val="1"/>
        <w:rPr>
          <w:rFonts w:ascii="Calibri" w:hAnsi="Calibri" w:cs="Calibri" w:asciiTheme="majorAscii" w:hAnsiTheme="majorAscii" w:cstheme="majorAscii"/>
          <w:sz w:val="22"/>
          <w:szCs w:val="22"/>
          <w:rPrChange w:author="" w16du:dateUtc="2026-05-18T09:53:00Z" w:id="696685011">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Disc pressure decreases when sitting at a 120° incline.</w:t>
      </w:r>
    </w:p>
    <w:p w:rsidRPr="00EE4D0D" w:rsidR="00D114BB" w:rsidP="63CEF893" w:rsidRDefault="002A10F6" w14:paraId="065B0706" w14:textId="41C4B948">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Disc pressure decreases when lying prone.</w:t>
      </w:r>
    </w:p>
    <w:p w:rsidRPr="00EE4D0D" w:rsidR="00D114BB" w:rsidP="63CEF893" w:rsidRDefault="002A10F6" w14:paraId="6D29184A" w14:textId="3B5B9425">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Disc lesions respond well to prolonged bed rest.</w:t>
      </w:r>
    </w:p>
    <w:p w:rsidRPr="00EE4D0D" w:rsidR="00D114BB" w:rsidP="00EE4D0D" w:rsidRDefault="00D114BB" w14:paraId="79281CE4" w14:textId="77777777">
      <w:pPr>
        <w:rPr>
          <w:rFonts w:asciiTheme="majorHAnsi" w:hAnsiTheme="majorHAnsi" w:cstheme="majorHAnsi"/>
          <w:sz w:val="22"/>
          <w:szCs w:val="22"/>
        </w:rPr>
      </w:pPr>
    </w:p>
    <w:p w:rsidRPr="00EE4D0D" w:rsidR="00D114BB" w:rsidP="00C11741" w:rsidRDefault="00D114BB" w14:paraId="12E9614C" w14:textId="52B9750E">
      <w:pPr>
        <w:spacing w:after="120"/>
        <w:rPr>
          <w:rFonts w:asciiTheme="majorHAnsi" w:hAnsiTheme="majorHAnsi" w:cstheme="majorHAnsi"/>
          <w:sz w:val="22"/>
          <w:szCs w:val="22"/>
        </w:rPr>
      </w:pPr>
      <w:r w:rsidRPr="00EE4D0D">
        <w:rPr>
          <w:rFonts w:asciiTheme="majorHAnsi" w:hAnsiTheme="majorHAnsi" w:cstheme="majorHAnsi"/>
          <w:b/>
          <w:bCs/>
          <w:sz w:val="22"/>
          <w:szCs w:val="22"/>
        </w:rPr>
        <w:t>4</w:t>
      </w:r>
      <w:r w:rsidRPr="00EE4D0D" w:rsidR="6CB531A8">
        <w:rPr>
          <w:rFonts w:asciiTheme="majorHAnsi" w:hAnsiTheme="majorHAnsi" w:cstheme="majorHAnsi"/>
          <w:b/>
          <w:bCs/>
          <w:sz w:val="22"/>
          <w:szCs w:val="22"/>
        </w:rPr>
        <w:t>2</w:t>
      </w:r>
      <w:r w:rsidRPr="00EE4D0D">
        <w:rPr>
          <w:rFonts w:asciiTheme="majorHAnsi" w:hAnsiTheme="majorHAnsi" w:cstheme="majorHAnsi"/>
          <w:b/>
          <w:bCs/>
          <w:sz w:val="22"/>
          <w:szCs w:val="22"/>
        </w:rPr>
        <w:t>. When using manual traction to break a pain–spasm–pain cycle, what progression should be used?</w:t>
      </w:r>
    </w:p>
    <w:p w:rsidRPr="00EE4D0D" w:rsidR="00D114BB" w:rsidP="63CEF893" w:rsidRDefault="002A10F6" w14:paraId="1E466DDD" w14:textId="4FA6AA61">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Medium traction in neutral, rotation, and lateral bending</w:t>
      </w:r>
    </w:p>
    <w:p w:rsidRPr="00EE4D0D" w:rsidR="00D114BB" w:rsidP="63CEF893" w:rsidRDefault="002A10F6" w14:paraId="0EF1752E" w14:textId="0A5C8141">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Significant traction in neutral, rotation, and lateral bending</w:t>
      </w:r>
    </w:p>
    <w:p w:rsidRPr="00EE4D0D" w:rsidR="00D114BB" w:rsidP="63CEF893" w:rsidRDefault="002A10F6" w14:paraId="60291A89" w14:textId="4A8D9FE0">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Gentle traction in neutral, rotation, and lateral bending</w:t>
      </w:r>
    </w:p>
    <w:p w:rsidRPr="00EE4D0D" w:rsidR="00D114BB" w:rsidP="63CEF893" w:rsidRDefault="002A10F6" w14:paraId="23EBD5C9" w14:textId="1E661C92">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Gentle traction first toward the injured side</w:t>
      </w:r>
    </w:p>
    <w:p w:rsidRPr="00EE4D0D" w:rsidR="00D114BB" w:rsidP="63CEF893" w:rsidRDefault="001B4BB0" w14:paraId="29753598" w14:textId="5749E7FD">
      <w:pPr>
        <w:spacing/>
        <w:ind w:left="357"/>
        <w:contextualSpacing w:val="1"/>
        <w:rPr>
          <w:rFonts w:ascii="Calibri" w:hAnsi="Calibri" w:cs="Calibri" w:asciiTheme="majorAscii" w:hAnsiTheme="majorAscii" w:cstheme="majorAscii"/>
          <w:sz w:val="22"/>
          <w:szCs w:val="22"/>
          <w:rPrChange w:author="" w16du:dateUtc="2026-05-18T09:53:00Z" w:id="1890988961">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Gentle traction first toward the non-injured side</w:t>
      </w:r>
    </w:p>
    <w:p w:rsidRPr="00EE4D0D" w:rsidR="00D114BB" w:rsidP="00EE4D0D" w:rsidRDefault="00D114BB" w14:paraId="60535387" w14:textId="77777777">
      <w:pPr>
        <w:rPr>
          <w:rFonts w:asciiTheme="majorHAnsi" w:hAnsiTheme="majorHAnsi" w:cstheme="majorHAnsi"/>
          <w:sz w:val="22"/>
          <w:szCs w:val="22"/>
        </w:rPr>
      </w:pPr>
    </w:p>
    <w:p w:rsidRPr="00EE4D0D" w:rsidR="00D114BB" w:rsidP="00C11741" w:rsidRDefault="00D114BB" w14:paraId="77B83AC1" w14:textId="78E2D984">
      <w:pPr>
        <w:spacing w:after="120"/>
        <w:rPr>
          <w:rFonts w:asciiTheme="majorHAnsi" w:hAnsiTheme="majorHAnsi" w:cstheme="majorHAnsi"/>
          <w:sz w:val="22"/>
          <w:szCs w:val="22"/>
        </w:rPr>
      </w:pPr>
      <w:r w:rsidRPr="00EE4D0D">
        <w:rPr>
          <w:rFonts w:asciiTheme="majorHAnsi" w:hAnsiTheme="majorHAnsi" w:cstheme="majorHAnsi"/>
          <w:b/>
          <w:bCs/>
          <w:sz w:val="22"/>
          <w:szCs w:val="22"/>
        </w:rPr>
        <w:t>4</w:t>
      </w:r>
      <w:r w:rsidRPr="00EE4D0D" w:rsidR="65727410">
        <w:rPr>
          <w:rFonts w:asciiTheme="majorHAnsi" w:hAnsiTheme="majorHAnsi" w:cstheme="majorHAnsi"/>
          <w:b/>
          <w:bCs/>
          <w:sz w:val="22"/>
          <w:szCs w:val="22"/>
        </w:rPr>
        <w:t>3</w:t>
      </w:r>
      <w:r w:rsidRPr="00EE4D0D">
        <w:rPr>
          <w:rFonts w:asciiTheme="majorHAnsi" w:hAnsiTheme="majorHAnsi" w:cstheme="majorHAnsi"/>
          <w:b/>
          <w:bCs/>
          <w:sz w:val="22"/>
          <w:szCs w:val="22"/>
        </w:rPr>
        <w:t>. Which of the following is a predisposition to iliotibial band syndrome?</w:t>
      </w:r>
    </w:p>
    <w:p w:rsidRPr="00EE4D0D" w:rsidR="00D114BB" w:rsidP="63CEF893" w:rsidRDefault="002A10F6" w14:paraId="71B300B6" w14:textId="01CF7257">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Foot supination</w:t>
      </w:r>
    </w:p>
    <w:p w:rsidRPr="00EE4D0D" w:rsidR="00D114BB" w:rsidP="63CEF893" w:rsidRDefault="002A10F6" w14:paraId="7B2F3708" w14:textId="261E2EED">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Running downhill</w:t>
      </w:r>
    </w:p>
    <w:p w:rsidRPr="00EE4D0D" w:rsidR="00D114BB" w:rsidP="63CEF893" w:rsidRDefault="001B4BB0" w14:paraId="5D5F23EB" w14:textId="547E4E0E">
      <w:pPr>
        <w:spacing/>
        <w:ind w:left="357"/>
        <w:contextualSpacing w:val="1"/>
        <w:rPr>
          <w:rFonts w:ascii="Calibri" w:hAnsi="Calibri" w:cs="Calibri" w:asciiTheme="majorAscii" w:hAnsiTheme="majorAscii" w:cstheme="majorAscii"/>
          <w:sz w:val="22"/>
          <w:szCs w:val="22"/>
          <w:rPrChange w:author="" w16du:dateUtc="2026-05-18T09:53:00Z" w:id="1505009039">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Leg length discrepancy</w:t>
      </w:r>
    </w:p>
    <w:p w:rsidRPr="00EE4D0D" w:rsidR="00D114BB" w:rsidP="63CEF893" w:rsidRDefault="002A10F6" w14:paraId="25F1CB82" w14:textId="4DB85535">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w:t>
      </w:r>
      <w:r w:rsidRPr="63CEF893" w:rsidR="4210254F">
        <w:rPr>
          <w:rFonts w:ascii="Calibri" w:hAnsi="Calibri" w:cs="Calibri" w:asciiTheme="majorAscii" w:hAnsiTheme="majorAscii" w:cstheme="majorAscii"/>
          <w:sz w:val="22"/>
          <w:szCs w:val="22"/>
        </w:rPr>
        <w:t xml:space="preserve">Planus </w:t>
      </w:r>
      <w:r w:rsidRPr="63CEF893" w:rsidR="4210254F">
        <w:rPr>
          <w:rFonts w:ascii="Calibri" w:hAnsi="Calibri" w:cs="Calibri" w:asciiTheme="majorAscii" w:hAnsiTheme="majorAscii" w:cstheme="majorAscii"/>
          <w:sz w:val="22"/>
          <w:szCs w:val="22"/>
        </w:rPr>
        <w:t>cavus</w:t>
      </w:r>
    </w:p>
    <w:p w:rsidRPr="00EE4D0D" w:rsidR="00D114BB" w:rsidP="63CEF893" w:rsidRDefault="002A10F6" w14:paraId="48190B99" w14:textId="5D4D0119">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Patellar tilt</w:t>
      </w:r>
    </w:p>
    <w:p w:rsidRPr="00EE4D0D" w:rsidR="00D114BB" w:rsidP="00EE4D0D" w:rsidRDefault="00D114BB" w14:paraId="15F01D94" w14:textId="77777777">
      <w:pPr>
        <w:rPr>
          <w:rFonts w:asciiTheme="majorHAnsi" w:hAnsiTheme="majorHAnsi" w:cstheme="majorHAnsi"/>
          <w:sz w:val="22"/>
          <w:szCs w:val="22"/>
        </w:rPr>
      </w:pPr>
    </w:p>
    <w:p w:rsidRPr="00EE4D0D" w:rsidR="00D114BB" w:rsidP="00C11741" w:rsidRDefault="00D114BB" w14:paraId="37AB8105" w14:textId="37476D2D">
      <w:pPr>
        <w:spacing w:after="120"/>
        <w:rPr>
          <w:rFonts w:asciiTheme="majorHAnsi" w:hAnsiTheme="majorHAnsi" w:cstheme="majorHAnsi"/>
          <w:sz w:val="22"/>
          <w:szCs w:val="22"/>
        </w:rPr>
      </w:pPr>
      <w:r w:rsidRPr="00EE4D0D">
        <w:rPr>
          <w:rFonts w:asciiTheme="majorHAnsi" w:hAnsiTheme="majorHAnsi" w:cstheme="majorHAnsi"/>
          <w:b/>
          <w:bCs/>
          <w:sz w:val="22"/>
          <w:szCs w:val="22"/>
        </w:rPr>
        <w:t>4</w:t>
      </w:r>
      <w:r w:rsidRPr="00EE4D0D" w:rsidR="3557064C">
        <w:rPr>
          <w:rFonts w:asciiTheme="majorHAnsi" w:hAnsiTheme="majorHAnsi" w:cstheme="majorHAnsi"/>
          <w:b/>
          <w:bCs/>
          <w:sz w:val="22"/>
          <w:szCs w:val="22"/>
        </w:rPr>
        <w:t>4</w:t>
      </w:r>
      <w:r w:rsidRPr="00EE4D0D">
        <w:rPr>
          <w:rFonts w:asciiTheme="majorHAnsi" w:hAnsiTheme="majorHAnsi" w:cstheme="majorHAnsi"/>
          <w:b/>
          <w:bCs/>
          <w:sz w:val="22"/>
          <w:szCs w:val="22"/>
        </w:rPr>
        <w:t>. Which of the following is an absolute contraindication for return to contact sports after a cervical spine injury?</w:t>
      </w:r>
    </w:p>
    <w:p w:rsidRPr="00EE4D0D" w:rsidR="00D114BB" w:rsidP="63CEF893" w:rsidRDefault="002A10F6" w14:paraId="498176E1" w14:textId="368A10F5">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Klippel-Feil isolated below C3 with no instability</w:t>
      </w:r>
    </w:p>
    <w:p w:rsidRPr="00EE4D0D" w:rsidR="00D114BB" w:rsidP="63CEF893" w:rsidRDefault="002A10F6" w14:paraId="06BA7C52" w14:textId="32755BC0">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Healed, nondisplaced minor fractures</w:t>
      </w:r>
    </w:p>
    <w:p w:rsidRPr="00EE4D0D" w:rsidR="00D114BB" w:rsidP="63CEF893" w:rsidRDefault="002A10F6" w14:paraId="3B3FFC74" w14:textId="08E4815B">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Acquired</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nonfocal</w:t>
      </w:r>
      <w:r w:rsidRPr="63CEF893" w:rsidR="00D114BB">
        <w:rPr>
          <w:rFonts w:ascii="Calibri" w:hAnsi="Calibri" w:cs="Calibri" w:asciiTheme="majorAscii" w:hAnsiTheme="majorAscii" w:cstheme="majorAscii"/>
          <w:sz w:val="22"/>
          <w:szCs w:val="22"/>
        </w:rPr>
        <w:t xml:space="preserve"> stenosis</w:t>
      </w:r>
    </w:p>
    <w:p w:rsidRPr="00EE4D0D" w:rsidR="00D114BB" w:rsidP="63CEF893" w:rsidRDefault="002A10F6" w14:paraId="20C4BD7E" w14:textId="35C3BC86">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End plate compression</w:t>
      </w:r>
    </w:p>
    <w:p w:rsidRPr="00EE4D0D" w:rsidR="00D114BB" w:rsidP="63CEF893" w:rsidRDefault="001B4BB0" w14:paraId="36A64BF6" w14:textId="6EEE4626">
      <w:pPr>
        <w:spacing/>
        <w:ind w:left="357"/>
        <w:contextualSpacing w:val="1"/>
        <w:rPr>
          <w:rFonts w:ascii="Calibri" w:hAnsi="Calibri" w:cs="Calibri" w:asciiTheme="majorAscii" w:hAnsiTheme="majorAscii" w:cstheme="majorAscii"/>
          <w:sz w:val="22"/>
          <w:szCs w:val="22"/>
          <w:rPrChange w:author="" w16du:dateUtc="2026-05-18T09:54:00Z" w:id="1050505664">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Odontoid abnormalities</w:t>
      </w:r>
    </w:p>
    <w:p w:rsidRPr="00EE4D0D" w:rsidR="00D114BB" w:rsidP="63CEF893" w:rsidRDefault="1E052B7A" w14:paraId="00665F1F" w14:textId="3FB01BB7">
      <w:pPr>
        <w:rPr>
          <w:rStyle w:val="SubtleEmphasis"/>
          <w:rFonts w:ascii="Calibri" w:hAnsi="Calibri" w:cs="Calibri" w:asciiTheme="majorAscii" w:hAnsiTheme="majorAscii" w:cstheme="majorAscii"/>
          <w:sz w:val="22"/>
          <w:szCs w:val="22"/>
        </w:rPr>
      </w:pPr>
    </w:p>
    <w:p w:rsidRPr="00EE4D0D" w:rsidR="00D114BB" w:rsidP="7C1165D7" w:rsidRDefault="00D114BB" w14:paraId="725BC7F4" w14:textId="745841D5">
      <w:pPr>
        <w:spacing w:after="120"/>
        <w:rPr>
          <w:rFonts w:ascii="Calibri" w:hAnsi="Calibri" w:cs="Calibri" w:asciiTheme="majorAscii" w:hAnsiTheme="majorAscii" w:cstheme="majorAscii"/>
          <w:sz w:val="22"/>
          <w:szCs w:val="22"/>
        </w:rPr>
      </w:pPr>
      <w:r w:rsidRPr="7C1165D7" w:rsidR="00D114BB">
        <w:rPr>
          <w:rFonts w:ascii="Calibri" w:hAnsi="Calibri" w:cs="Calibri" w:asciiTheme="majorAscii" w:hAnsiTheme="majorAscii" w:cstheme="majorAscii"/>
          <w:b w:val="1"/>
          <w:bCs w:val="1"/>
          <w:sz w:val="22"/>
          <w:szCs w:val="22"/>
        </w:rPr>
        <w:t>4</w:t>
      </w:r>
      <w:r w:rsidRPr="7C1165D7" w:rsidR="225110FE">
        <w:rPr>
          <w:rFonts w:ascii="Calibri" w:hAnsi="Calibri" w:cs="Calibri" w:asciiTheme="majorAscii" w:hAnsiTheme="majorAscii" w:cstheme="majorAscii"/>
          <w:b w:val="1"/>
          <w:bCs w:val="1"/>
          <w:sz w:val="22"/>
          <w:szCs w:val="22"/>
        </w:rPr>
        <w:t>5</w:t>
      </w:r>
      <w:r w:rsidRPr="7C1165D7" w:rsidR="00D114BB">
        <w:rPr>
          <w:rFonts w:ascii="Calibri" w:hAnsi="Calibri" w:cs="Calibri" w:asciiTheme="majorAscii" w:hAnsiTheme="majorAscii" w:cstheme="majorAscii"/>
          <w:b w:val="1"/>
          <w:bCs w:val="1"/>
          <w:sz w:val="22"/>
          <w:szCs w:val="22"/>
        </w:rPr>
        <w:t xml:space="preserve">. </w:t>
      </w:r>
      <w:commentRangeStart w:id="1130"/>
      <w:r w:rsidRPr="7C1165D7" w:rsidR="00D114BB">
        <w:rPr>
          <w:rFonts w:ascii="Calibri" w:hAnsi="Calibri" w:cs="Calibri" w:asciiTheme="majorAscii" w:hAnsiTheme="majorAscii" w:cstheme="majorAscii"/>
          <w:b w:val="1"/>
          <w:bCs w:val="1"/>
          <w:sz w:val="22"/>
          <w:szCs w:val="22"/>
        </w:rPr>
        <w:t>In this photo</w:t>
      </w:r>
      <w:commentRangeEnd w:id="1130"/>
      <w:r>
        <w:rPr>
          <w:rStyle w:val="CommentReference"/>
        </w:rPr>
        <w:commentReference w:id="1130"/>
      </w:r>
      <w:r w:rsidRPr="7C1165D7" w:rsidR="00D114BB">
        <w:rPr>
          <w:rFonts w:ascii="Calibri" w:hAnsi="Calibri" w:cs="Calibri" w:asciiTheme="majorAscii" w:hAnsiTheme="majorAscii" w:cstheme="majorAscii"/>
          <w:b w:val="1"/>
          <w:bCs w:val="1"/>
          <w:sz w:val="22"/>
          <w:szCs w:val="22"/>
        </w:rPr>
        <w:t>, what is being treated?</w:t>
      </w:r>
    </w:p>
    <w:p w:rsidR="5D8D78A7" w:rsidP="7C1165D7" w:rsidRDefault="5D8D78A7" w14:paraId="5AD6B2A8" w14:textId="3F128425">
      <w:pPr>
        <w:spacing w:after="0" w:line="48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C1165D7" w:rsidR="5D8D78A7">
        <w:rPr>
          <w:rFonts w:ascii="Calibri" w:hAnsi="Calibri" w:cs="Calibri" w:asciiTheme="majorAscii" w:hAnsiTheme="majorAscii" w:cstheme="majorAscii"/>
          <w:b w:val="1"/>
          <w:bCs w:val="1"/>
          <w:sz w:val="22"/>
          <w:szCs w:val="22"/>
        </w:rPr>
        <w:t>Insert:</w:t>
      </w:r>
      <w:r w:rsidRPr="7C1165D7" w:rsidR="110A3F4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\P 07.04, ID 701313\</w:t>
      </w:r>
    </w:p>
    <w:p w:rsidR="110A3F4D" w:rsidP="7C1165D7" w:rsidRDefault="110A3F4D" w14:paraId="0E31CE20" w14:textId="3CDF48CF">
      <w:pPr>
        <w:pStyle w:val="Normal"/>
        <w:spacing w:after="120"/>
      </w:pPr>
      <w:r w:rsidR="110A3F4D">
        <w:drawing>
          <wp:inline wp14:editId="03EF10E9" wp14:anchorId="2507C14C">
            <wp:extent cx="2124075" cy="2838450"/>
            <wp:effectExtent l="0" t="0" r="0" b="0"/>
            <wp:docPr id="2053611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611681" name="Picture 2053611681"/>
                    <pic:cNvPicPr/>
                  </pic:nvPicPr>
                  <pic:blipFill>
                    <a:blip xmlns:r="http://schemas.openxmlformats.org/officeDocument/2006/relationships" r:embed="rId81582020">
                      <a:extLst>
                        <a:ext uri="{28A0092B-C50C-407E-A947-70E740481C1C}">
                          <a14:useLocalDpi xmlns:a14="http://schemas.microsoft.com/office/drawing/2010/main"/>
                        </a:ext>
                      </a:extLst>
                    </a:blip>
                    <a:stretch>
                      <a:fillRect/>
                    </a:stretch>
                  </pic:blipFill>
                  <pic:spPr>
                    <a:xfrm>
                      <a:off x="0" y="0"/>
                      <a:ext cx="2124075" cy="2838450"/>
                    </a:xfrm>
                    <a:prstGeom prst="rect">
                      <a:avLst/>
                    </a:prstGeom>
                  </pic:spPr>
                </pic:pic>
              </a:graphicData>
            </a:graphic>
          </wp:inline>
        </w:drawing>
      </w:r>
      <w:r w:rsidR="1274679A">
        <w:rPr/>
        <w:t>0257P_H6K_0701.jpg</w:t>
      </w:r>
    </w:p>
    <w:p w:rsidRPr="00EE4D0D" w:rsidR="00D114BB" w:rsidP="63CEF893" w:rsidRDefault="002A10F6" w14:paraId="4612D57A" w14:textId="2EE89070">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Forward head</w:t>
      </w:r>
    </w:p>
    <w:p w:rsidRPr="00EE4D0D" w:rsidR="00D114BB" w:rsidP="63CEF893" w:rsidRDefault="002A10F6" w14:paraId="5B947885" w14:textId="6EE0481F">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Scapular winging</w:t>
      </w:r>
    </w:p>
    <w:p w:rsidRPr="00EE4D0D" w:rsidR="00D114BB" w:rsidP="63CEF893" w:rsidRDefault="002A10F6" w14:paraId="69E05FEE" w14:textId="7D96FD96">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Thoracic rib displacement</w:t>
      </w:r>
    </w:p>
    <w:p w:rsidRPr="00EE4D0D" w:rsidR="00D114BB" w:rsidP="63CEF893" w:rsidRDefault="001B4BB0" w14:paraId="5FCD1097" w14:textId="3BF9808A">
      <w:pPr>
        <w:spacing/>
        <w:ind w:left="357"/>
        <w:contextualSpacing w:val="1"/>
        <w:rPr>
          <w:rFonts w:ascii="Calibri" w:hAnsi="Calibri" w:cs="Calibri" w:asciiTheme="majorAscii" w:hAnsiTheme="majorAscii" w:cstheme="majorAscii"/>
          <w:sz w:val="22"/>
          <w:szCs w:val="22"/>
          <w:rPrChange w:author="" w16du:dateUtc="2026-05-18T09:54:00Z" w:id="1597008632">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2A10F6">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Rounded shoulders</w:t>
      </w:r>
    </w:p>
    <w:p w:rsidRPr="00EE4D0D" w:rsidR="00D114BB" w:rsidP="63CEF893" w:rsidRDefault="002A10F6" w14:paraId="5902569B" w14:textId="55DD0883">
      <w:pPr>
        <w:spacing/>
        <w:ind w:left="357"/>
        <w:contextualSpacing w:val="1"/>
        <w:rPr>
          <w:rFonts w:ascii="Calibri" w:hAnsi="Calibri" w:cs="Calibri" w:asciiTheme="majorAscii" w:hAnsiTheme="majorAscii" w:cstheme="majorAscii"/>
          <w:sz w:val="22"/>
          <w:szCs w:val="22"/>
        </w:rPr>
      </w:pPr>
      <w:r w:rsidRPr="63CEF893" w:rsidR="002A10F6">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Rhomboid support</w:t>
      </w:r>
    </w:p>
    <w:p w:rsidRPr="00EE4D0D" w:rsidR="00D114BB" w:rsidP="00EE4D0D" w:rsidRDefault="00D114BB" w14:paraId="1C506140" w14:textId="77777777">
      <w:pPr>
        <w:rPr>
          <w:rFonts w:asciiTheme="majorHAnsi" w:hAnsiTheme="majorHAnsi" w:cstheme="majorHAnsi"/>
          <w:sz w:val="22"/>
          <w:szCs w:val="22"/>
        </w:rPr>
      </w:pPr>
    </w:p>
    <w:p w:rsidRPr="00EE4D0D" w:rsidR="00D114BB" w:rsidP="7C1165D7" w:rsidRDefault="00D114BB" w14:paraId="52AF9151" w14:textId="28C1B597">
      <w:pPr>
        <w:spacing w:after="120"/>
        <w:rPr>
          <w:rFonts w:ascii="Calibri" w:hAnsi="Calibri" w:cs="Calibri" w:asciiTheme="majorAscii" w:hAnsiTheme="majorAscii" w:cstheme="majorAscii"/>
          <w:sz w:val="22"/>
          <w:szCs w:val="22"/>
        </w:rPr>
      </w:pPr>
      <w:r w:rsidRPr="7C1165D7" w:rsidR="00D114BB">
        <w:rPr>
          <w:rFonts w:ascii="Calibri" w:hAnsi="Calibri" w:cs="Calibri" w:asciiTheme="majorAscii" w:hAnsiTheme="majorAscii" w:cstheme="majorAscii"/>
          <w:b w:val="1"/>
          <w:bCs w:val="1"/>
          <w:sz w:val="22"/>
          <w:szCs w:val="22"/>
        </w:rPr>
        <w:t>4</w:t>
      </w:r>
      <w:r w:rsidRPr="7C1165D7" w:rsidR="2065DABD">
        <w:rPr>
          <w:rFonts w:ascii="Calibri" w:hAnsi="Calibri" w:cs="Calibri" w:asciiTheme="majorAscii" w:hAnsiTheme="majorAscii" w:cstheme="majorAscii"/>
          <w:b w:val="1"/>
          <w:bCs w:val="1"/>
          <w:sz w:val="22"/>
          <w:szCs w:val="22"/>
        </w:rPr>
        <w:t>6</w:t>
      </w:r>
      <w:r w:rsidRPr="7C1165D7" w:rsidR="00D114BB">
        <w:rPr>
          <w:rFonts w:ascii="Calibri" w:hAnsi="Calibri" w:cs="Calibri" w:asciiTheme="majorAscii" w:hAnsiTheme="majorAscii" w:cstheme="majorAscii"/>
          <w:b w:val="1"/>
          <w:bCs w:val="1"/>
          <w:sz w:val="22"/>
          <w:szCs w:val="22"/>
        </w:rPr>
        <w:t xml:space="preserve">. </w:t>
      </w:r>
      <w:commentRangeStart w:id="1152"/>
      <w:commentRangeStart w:id="1153"/>
      <w:r w:rsidRPr="7C1165D7" w:rsidR="00D114BB">
        <w:rPr>
          <w:rFonts w:ascii="Calibri" w:hAnsi="Calibri" w:cs="Calibri" w:asciiTheme="majorAscii" w:hAnsiTheme="majorAscii" w:cstheme="majorAscii"/>
          <w:b w:val="1"/>
          <w:bCs w:val="1"/>
          <w:sz w:val="22"/>
          <w:szCs w:val="22"/>
        </w:rPr>
        <w:t xml:space="preserve">Which of the following pictures </w:t>
      </w:r>
      <w:commentRangeEnd w:id="1153"/>
      <w:r>
        <w:rPr>
          <w:rStyle w:val="CommentReference"/>
        </w:rPr>
        <w:commentReference w:id="1153"/>
      </w:r>
      <w:commentRangeEnd w:id="1152"/>
      <w:r>
        <w:rPr>
          <w:rStyle w:val="CommentReference"/>
        </w:rPr>
        <w:commentReference w:id="1152"/>
      </w:r>
      <w:r w:rsidRPr="7C1165D7" w:rsidR="00D114BB">
        <w:rPr>
          <w:rFonts w:ascii="Calibri" w:hAnsi="Calibri" w:cs="Calibri" w:asciiTheme="majorAscii" w:hAnsiTheme="majorAscii" w:cstheme="majorAscii"/>
          <w:b w:val="1"/>
          <w:bCs w:val="1"/>
          <w:sz w:val="22"/>
          <w:szCs w:val="22"/>
        </w:rPr>
        <w:t>best reflects a lateral precision grip?</w:t>
      </w:r>
    </w:p>
    <w:p w:rsidR="2D09238C" w:rsidP="7C1165D7" w:rsidRDefault="2D09238C" w14:paraId="62B3D1AD" w14:textId="45EBCBA1">
      <w:pPr>
        <w:spacing w:line="480" w:lineRule="auto"/>
        <w:rPr>
          <w:rFonts w:ascii="Calibri" w:hAnsi="Calibri" w:eastAsia="Calibri" w:cs="Calibri"/>
          <w:noProof w:val="0"/>
          <w:sz w:val="22"/>
          <w:szCs w:val="22"/>
          <w:lang w:val="en-US"/>
        </w:rPr>
      </w:pPr>
      <w:r w:rsidRPr="7C1165D7" w:rsidR="2D09238C">
        <w:rPr>
          <w:rFonts w:ascii="Calibri" w:hAnsi="Calibri" w:cs="Calibri" w:asciiTheme="majorAscii" w:hAnsiTheme="majorAscii" w:cstheme="majorAscii"/>
          <w:b w:val="1"/>
          <w:bCs w:val="1"/>
          <w:sz w:val="22"/>
          <w:szCs w:val="22"/>
        </w:rPr>
        <w:t xml:space="preserve">Images: </w:t>
      </w:r>
      <w:r w:rsidRPr="7C1165D7" w:rsidR="2D09238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 07.05a-g IDs 701314-701320\</w:t>
      </w:r>
    </w:p>
    <w:p w:rsidR="7C1165D7" w:rsidP="7C1165D7" w:rsidRDefault="7C1165D7" w14:paraId="333DAF49" w14:textId="15E6A276">
      <w:pPr>
        <w:spacing w:after="120"/>
        <w:rPr>
          <w:rFonts w:ascii="Calibri" w:hAnsi="Calibri" w:cs="Calibri" w:asciiTheme="majorAscii" w:hAnsiTheme="majorAscii" w:cstheme="majorAscii"/>
          <w:b w:val="1"/>
          <w:bCs w:val="1"/>
          <w:sz w:val="22"/>
          <w:szCs w:val="22"/>
        </w:rPr>
      </w:pPr>
    </w:p>
    <w:p w:rsidRPr="00EE4D0D" w:rsidR="00D114BB" w:rsidP="63CEF893" w:rsidRDefault="00C53C02" w14:paraId="3466ABB1" w14:textId="478381F7">
      <w:pPr>
        <w:pStyle w:val="Normal"/>
        <w:spacing/>
        <w:ind w:left="357"/>
        <w:contextualSpacing w:val="1"/>
      </w:pPr>
      <w:r w:rsidRPr="34B94A2D" w:rsidR="00C53C02">
        <w:rPr>
          <w:rFonts w:ascii="Calibri" w:hAnsi="Calibri" w:cs="Calibri" w:asciiTheme="majorAscii" w:hAnsiTheme="majorAscii" w:cstheme="majorAscii"/>
          <w:sz w:val="22"/>
          <w:szCs w:val="22"/>
        </w:rPr>
        <w:t>a</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5FCBD617">
        <w:rPr>
          <w:rFonts w:ascii="Calibri" w:hAnsi="Calibri" w:cs="Calibri" w:asciiTheme="majorAscii" w:hAnsiTheme="majorAscii" w:cstheme="majorAscii"/>
          <w:sz w:val="22"/>
          <w:szCs w:val="22"/>
        </w:rPr>
        <w:t xml:space="preserve"> </w:t>
      </w:r>
      <w:r w:rsidR="5FCBD617">
        <w:drawing>
          <wp:inline wp14:editId="0A0CD3D6" wp14:anchorId="1A2FD430">
            <wp:extent cx="2171700" cy="1714500"/>
            <wp:effectExtent l="0" t="0" r="0" b="0"/>
            <wp:docPr id="911970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970814" name="Picture 911970814"/>
                    <pic:cNvPicPr/>
                  </pic:nvPicPr>
                  <pic:blipFill>
                    <a:blip xmlns:r="http://schemas.openxmlformats.org/officeDocument/2006/relationships" r:embed="rId681377361">
                      <a:extLst>
                        <a:ext uri="{28A0092B-C50C-407E-A947-70E740481C1C}">
                          <a14:useLocalDpi xmlns:a14="http://schemas.microsoft.com/office/drawing/2010/main"/>
                        </a:ext>
                      </a:extLst>
                    </a:blip>
                    <a:stretch>
                      <a:fillRect/>
                    </a:stretch>
                  </pic:blipFill>
                  <pic:spPr>
                    <a:xfrm>
                      <a:off x="0" y="0"/>
                      <a:ext cx="2171700" cy="1714500"/>
                    </a:xfrm>
                    <a:prstGeom prst="rect">
                      <a:avLst/>
                    </a:prstGeom>
                  </pic:spPr>
                </pic:pic>
              </a:graphicData>
            </a:graphic>
          </wp:inline>
        </w:drawing>
      </w:r>
      <w:r w:rsidRPr="34B94A2D" w:rsidR="2C4D7952">
        <w:rPr>
          <w:rFonts w:ascii="Calibri" w:hAnsi="Calibri" w:cs="Calibri" w:asciiTheme="majorAscii" w:hAnsiTheme="majorAscii" w:cstheme="majorAscii"/>
          <w:sz w:val="22"/>
          <w:szCs w:val="22"/>
        </w:rPr>
        <w:t>0351P_0356.jpg</w:t>
      </w:r>
    </w:p>
    <w:p w:rsidRPr="00EE4D0D" w:rsidR="00D114BB" w:rsidP="63CEF893" w:rsidRDefault="00C53C02" w14:paraId="61D561EB" w14:textId="1477131E">
      <w:pPr>
        <w:pStyle w:val="Normal"/>
        <w:spacing/>
        <w:ind w:left="357"/>
        <w:contextualSpacing w:val="1"/>
      </w:pPr>
      <w:r w:rsidRPr="34B94A2D" w:rsidR="00C53C02">
        <w:rPr>
          <w:rFonts w:ascii="Calibri" w:hAnsi="Calibri" w:cs="Calibri" w:asciiTheme="majorAscii" w:hAnsiTheme="majorAscii" w:cstheme="majorAscii"/>
          <w:sz w:val="22"/>
          <w:szCs w:val="22"/>
        </w:rPr>
        <w:t>b</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54B80CE3">
        <w:rPr>
          <w:rFonts w:ascii="Calibri" w:hAnsi="Calibri" w:cs="Calibri" w:asciiTheme="majorAscii" w:hAnsiTheme="majorAscii" w:cstheme="majorAscii"/>
          <w:sz w:val="22"/>
          <w:szCs w:val="22"/>
        </w:rPr>
        <w:t xml:space="preserve"> </w:t>
      </w:r>
      <w:r w:rsidR="54B80CE3">
        <w:drawing>
          <wp:inline wp14:editId="3086810F" wp14:anchorId="50A8F590">
            <wp:extent cx="2133600" cy="1600200"/>
            <wp:effectExtent l="0" t="0" r="0" b="0"/>
            <wp:docPr id="1097347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347401" name="Picture 1097347401"/>
                    <pic:cNvPicPr/>
                  </pic:nvPicPr>
                  <pic:blipFill>
                    <a:blip xmlns:r="http://schemas.openxmlformats.org/officeDocument/2006/relationships" r:embed="rId1403616085">
                      <a:extLst>
                        <a:ext uri="{28A0092B-C50C-407E-A947-70E740481C1C}">
                          <a14:useLocalDpi xmlns:a14="http://schemas.microsoft.com/office/drawing/2010/main"/>
                        </a:ext>
                      </a:extLst>
                    </a:blip>
                    <a:stretch>
                      <a:fillRect/>
                    </a:stretch>
                  </pic:blipFill>
                  <pic:spPr>
                    <a:xfrm>
                      <a:off x="0" y="0"/>
                      <a:ext cx="2133600" cy="1600200"/>
                    </a:xfrm>
                    <a:prstGeom prst="rect">
                      <a:avLst/>
                    </a:prstGeom>
                  </pic:spPr>
                </pic:pic>
              </a:graphicData>
            </a:graphic>
          </wp:inline>
        </w:drawing>
      </w:r>
      <w:r w:rsidRPr="34B94A2D" w:rsidR="5FCED1D5">
        <w:rPr>
          <w:rFonts w:ascii="Calibri" w:hAnsi="Calibri" w:cs="Calibri" w:asciiTheme="majorAscii" w:hAnsiTheme="majorAscii" w:cstheme="majorAscii"/>
          <w:sz w:val="22"/>
          <w:szCs w:val="22"/>
        </w:rPr>
        <w:t>0351P_0357.jpg</w:t>
      </w:r>
    </w:p>
    <w:p w:rsidRPr="00EE4D0D" w:rsidR="00EE4D0D" w:rsidP="7C1165D7" w:rsidRDefault="00C53C02" w14:paraId="2B2C50DB" w14:textId="7ADEACD0">
      <w:pPr>
        <w:pStyle w:val="Normal"/>
        <w:spacing/>
        <w:ind w:left="357"/>
        <w:contextualSpacing w:val="1"/>
      </w:pPr>
      <w:r w:rsidRPr="34B94A2D" w:rsidR="00C53C02">
        <w:rPr>
          <w:rFonts w:ascii="Calibri" w:hAnsi="Calibri" w:cs="Calibri" w:asciiTheme="majorAscii" w:hAnsiTheme="majorAscii" w:cstheme="majorAscii"/>
          <w:sz w:val="22"/>
          <w:szCs w:val="22"/>
        </w:rPr>
        <w:t>c</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1E4B3F12">
        <w:rPr>
          <w:rFonts w:ascii="Calibri" w:hAnsi="Calibri" w:cs="Calibri" w:asciiTheme="majorAscii" w:hAnsiTheme="majorAscii" w:cstheme="majorAscii"/>
          <w:sz w:val="22"/>
          <w:szCs w:val="22"/>
        </w:rPr>
        <w:t xml:space="preserve"> </w:t>
      </w:r>
      <w:r w:rsidR="1E4B3F12">
        <w:drawing>
          <wp:inline wp14:editId="29C2B0A9" wp14:anchorId="17C1805E">
            <wp:extent cx="2209800" cy="1619250"/>
            <wp:effectExtent l="0" t="0" r="0" b="0"/>
            <wp:docPr id="718703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703899" name="Picture 718703899"/>
                    <pic:cNvPicPr/>
                  </pic:nvPicPr>
                  <pic:blipFill>
                    <a:blip xmlns:r="http://schemas.openxmlformats.org/officeDocument/2006/relationships" r:embed="rId640877995">
                      <a:extLst>
                        <a:ext uri="{28A0092B-C50C-407E-A947-70E740481C1C}">
                          <a14:useLocalDpi xmlns:a14="http://schemas.microsoft.com/office/drawing/2010/main"/>
                        </a:ext>
                      </a:extLst>
                    </a:blip>
                    <a:stretch>
                      <a:fillRect/>
                    </a:stretch>
                  </pic:blipFill>
                  <pic:spPr>
                    <a:xfrm>
                      <a:off x="0" y="0"/>
                      <a:ext cx="2209800" cy="1619250"/>
                    </a:xfrm>
                    <a:prstGeom prst="rect">
                      <a:avLst/>
                    </a:prstGeom>
                  </pic:spPr>
                </pic:pic>
              </a:graphicData>
            </a:graphic>
          </wp:inline>
        </w:drawing>
      </w:r>
      <w:r w:rsidRPr="34B94A2D" w:rsidR="1315787E">
        <w:rPr>
          <w:rFonts w:ascii="Calibri" w:hAnsi="Calibri" w:cs="Calibri" w:asciiTheme="majorAscii" w:hAnsiTheme="majorAscii" w:cstheme="majorAscii"/>
          <w:sz w:val="22"/>
          <w:szCs w:val="22"/>
        </w:rPr>
        <w:t>0351P_0359.jpg</w:t>
      </w:r>
    </w:p>
    <w:p w:rsidRPr="00EE4D0D" w:rsidR="00D114BB" w:rsidP="63CEF893" w:rsidRDefault="00C53C02" w14:paraId="55E9A2C8" w14:textId="34155E26">
      <w:pPr>
        <w:pStyle w:val="Normal"/>
        <w:spacing/>
        <w:ind w:left="357"/>
        <w:contextualSpacing w:val="1"/>
      </w:pPr>
      <w:r w:rsidRPr="34B94A2D" w:rsidR="00C53C02">
        <w:rPr>
          <w:rFonts w:ascii="Calibri" w:hAnsi="Calibri" w:cs="Calibri" w:asciiTheme="majorAscii" w:hAnsiTheme="majorAscii" w:cstheme="majorAscii"/>
          <w:sz w:val="22"/>
          <w:szCs w:val="22"/>
        </w:rPr>
        <w:t>d</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036CB20C">
        <w:rPr>
          <w:rFonts w:ascii="Calibri" w:hAnsi="Calibri" w:cs="Calibri" w:asciiTheme="majorAscii" w:hAnsiTheme="majorAscii" w:cstheme="majorAscii"/>
          <w:sz w:val="22"/>
          <w:szCs w:val="22"/>
        </w:rPr>
        <w:t xml:space="preserve"> </w:t>
      </w:r>
      <w:r w:rsidR="036CB20C">
        <w:drawing>
          <wp:inline wp14:editId="71B7E6A2" wp14:anchorId="07BC4778">
            <wp:extent cx="2171700" cy="1524000"/>
            <wp:effectExtent l="0" t="0" r="0" b="0"/>
            <wp:docPr id="2108655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655567" name="Picture 2108655567"/>
                    <pic:cNvPicPr/>
                  </pic:nvPicPr>
                  <pic:blipFill>
                    <a:blip xmlns:r="http://schemas.openxmlformats.org/officeDocument/2006/relationships" r:embed="rId1602130759">
                      <a:extLst>
                        <a:ext uri="{28A0092B-C50C-407E-A947-70E740481C1C}">
                          <a14:useLocalDpi xmlns:a14="http://schemas.microsoft.com/office/drawing/2010/main"/>
                        </a:ext>
                      </a:extLst>
                    </a:blip>
                    <a:stretch>
                      <a:fillRect/>
                    </a:stretch>
                  </pic:blipFill>
                  <pic:spPr>
                    <a:xfrm>
                      <a:off x="0" y="0"/>
                      <a:ext cx="2171700" cy="1524000"/>
                    </a:xfrm>
                    <a:prstGeom prst="rect">
                      <a:avLst/>
                    </a:prstGeom>
                  </pic:spPr>
                </pic:pic>
              </a:graphicData>
            </a:graphic>
          </wp:inline>
        </w:drawing>
      </w:r>
      <w:r w:rsidRPr="34B94A2D" w:rsidR="6E9EC3D4">
        <w:rPr>
          <w:rFonts w:ascii="Calibri" w:hAnsi="Calibri" w:cs="Calibri" w:asciiTheme="majorAscii" w:hAnsiTheme="majorAscii" w:cstheme="majorAscii"/>
          <w:sz w:val="22"/>
          <w:szCs w:val="22"/>
        </w:rPr>
        <w:t>0351P_0358.jpg</w:t>
      </w:r>
    </w:p>
    <w:p w:rsidRPr="00EE4D0D" w:rsidR="00D114BB" w:rsidP="63CEF893" w:rsidRDefault="00E27DF3" w14:paraId="7F16A839" w14:textId="346868FD">
      <w:pPr>
        <w:pStyle w:val="Normal"/>
        <w:spacing/>
        <w:ind w:left="357"/>
        <w:contextualSpacing w:val="1"/>
        <w:rPr>
          <w:rPrChange w:author="" w16du:dateUtc="2026-05-18T09:54:00Z" w:id="549272512">
            <w:rPr>
              <w:rFonts w:ascii="Cambria" w:hAnsi="Cambria" w:asciiTheme="minorAscii" w:hAnsiTheme="minorAscii"/>
              <w:b w:val="1"/>
              <w:bCs w:val="1"/>
            </w:rPr>
          </w:rPrChange>
        </w:rPr>
      </w:pPr>
      <w:r w:rsidRPr="34B94A2D" w:rsidR="00E27DF3">
        <w:rPr>
          <w:rFonts w:ascii="Calibri" w:hAnsi="Calibri" w:cs="Calibri" w:asciiTheme="majorAscii" w:hAnsiTheme="majorAscii" w:cstheme="majorAscii"/>
          <w:sz w:val="22"/>
          <w:szCs w:val="22"/>
        </w:rPr>
        <w:t>*</w:t>
      </w:r>
      <w:r w:rsidRPr="34B94A2D" w:rsidR="00C53C02">
        <w:rPr>
          <w:rFonts w:ascii="Calibri" w:hAnsi="Calibri" w:cs="Calibri" w:asciiTheme="majorAscii" w:hAnsiTheme="majorAscii" w:cstheme="majorAscii"/>
          <w:sz w:val="22"/>
          <w:szCs w:val="22"/>
        </w:rPr>
        <w:t>e</w:t>
      </w:r>
      <w:r w:rsidRPr="34B94A2D" w:rsidR="00D114BB">
        <w:rPr>
          <w:rFonts w:ascii="Calibri" w:hAnsi="Calibri" w:cs="Calibri" w:asciiTheme="majorAscii" w:hAnsiTheme="majorAscii" w:cstheme="majorAscii"/>
          <w:sz w:val="22"/>
          <w:szCs w:val="22"/>
        </w:rPr>
        <w:t xml:space="preserve">. Image </w:t>
      </w:r>
      <w:r w:rsidRPr="34B94A2D" w:rsidR="00D114BB">
        <w:rPr>
          <w:rFonts w:ascii="Calibri" w:hAnsi="Calibri" w:cs="Calibri" w:asciiTheme="majorAscii" w:hAnsiTheme="majorAscii" w:cstheme="majorAscii"/>
          <w:sz w:val="22"/>
          <w:szCs w:val="22"/>
        </w:rPr>
        <w:t>option</w:t>
      </w:r>
      <w:r w:rsidRPr="34B94A2D" w:rsidR="28DE7C11">
        <w:rPr>
          <w:rFonts w:ascii="Calibri" w:hAnsi="Calibri" w:cs="Calibri" w:asciiTheme="majorAscii" w:hAnsiTheme="majorAscii" w:cstheme="majorAscii"/>
          <w:sz w:val="22"/>
          <w:szCs w:val="22"/>
        </w:rPr>
        <w:t xml:space="preserve"> </w:t>
      </w:r>
      <w:r w:rsidR="28DE7C11">
        <w:drawing>
          <wp:inline wp14:editId="490183AA" wp14:anchorId="6165A173">
            <wp:extent cx="2171700" cy="1714500"/>
            <wp:effectExtent l="0" t="0" r="0" b="0"/>
            <wp:docPr id="670964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0964487" name="Picture 670964487"/>
                    <pic:cNvPicPr/>
                  </pic:nvPicPr>
                  <pic:blipFill>
                    <a:blip xmlns:r="http://schemas.openxmlformats.org/officeDocument/2006/relationships" r:embed="rId199708494">
                      <a:extLst>
                        <a:ext uri="{28A0092B-C50C-407E-A947-70E740481C1C}">
                          <a14:useLocalDpi xmlns:a14="http://schemas.microsoft.com/office/drawing/2010/main"/>
                        </a:ext>
                      </a:extLst>
                    </a:blip>
                    <a:stretch>
                      <a:fillRect/>
                    </a:stretch>
                  </pic:blipFill>
                  <pic:spPr>
                    <a:xfrm>
                      <a:off x="0" y="0"/>
                      <a:ext cx="2171700" cy="1714500"/>
                    </a:xfrm>
                    <a:prstGeom prst="rect">
                      <a:avLst/>
                    </a:prstGeom>
                  </pic:spPr>
                </pic:pic>
              </a:graphicData>
            </a:graphic>
          </wp:inline>
        </w:drawing>
      </w:r>
      <w:r w:rsidRPr="34B94A2D" w:rsidR="5C844042">
        <w:rPr>
          <w:rFonts w:ascii="Calibri" w:hAnsi="Calibri" w:cs="Calibri" w:asciiTheme="majorAscii" w:hAnsiTheme="majorAscii" w:cstheme="majorAscii"/>
          <w:sz w:val="22"/>
          <w:szCs w:val="22"/>
        </w:rPr>
        <w:t>0351P_0361.jpg</w:t>
      </w:r>
    </w:p>
    <w:p w:rsidRPr="00EE4D0D" w:rsidR="00D114BB" w:rsidP="00EE4D0D" w:rsidRDefault="00D114BB" w14:paraId="7C0F2BE4" w14:textId="77777777">
      <w:pPr>
        <w:rPr>
          <w:rFonts w:asciiTheme="majorHAnsi" w:hAnsiTheme="majorHAnsi" w:cstheme="majorHAnsi"/>
          <w:sz w:val="22"/>
          <w:szCs w:val="22"/>
        </w:rPr>
      </w:pPr>
    </w:p>
    <w:p w:rsidRPr="00EE4D0D" w:rsidR="00D114BB" w:rsidP="00C11741" w:rsidRDefault="0869944E" w14:paraId="6D13D664" w14:textId="1B3B033B">
      <w:pPr>
        <w:spacing w:after="120"/>
        <w:rPr>
          <w:rFonts w:asciiTheme="majorHAnsi" w:hAnsiTheme="majorHAnsi" w:cstheme="majorHAnsi"/>
          <w:b/>
          <w:bCs/>
          <w:sz w:val="22"/>
          <w:szCs w:val="22"/>
        </w:rPr>
      </w:pPr>
      <w:r w:rsidRPr="00EE4D0D">
        <w:rPr>
          <w:rFonts w:asciiTheme="majorHAnsi" w:hAnsiTheme="majorHAnsi" w:cstheme="majorHAnsi"/>
          <w:b/>
          <w:bCs/>
          <w:sz w:val="22"/>
          <w:szCs w:val="22"/>
        </w:rPr>
        <w:t>47</w:t>
      </w:r>
      <w:r w:rsidRPr="00EE4D0D" w:rsidR="00D114BB">
        <w:rPr>
          <w:rFonts w:asciiTheme="majorHAnsi" w:hAnsiTheme="majorHAnsi" w:cstheme="majorHAnsi"/>
          <w:b/>
          <w:bCs/>
          <w:sz w:val="22"/>
          <w:szCs w:val="22"/>
        </w:rPr>
        <w:t>. Which of the following defines a safety class for lasers?</w:t>
      </w:r>
    </w:p>
    <w:p w:rsidRPr="00EE4D0D" w:rsidR="00EE4D0D" w:rsidP="63CEF893" w:rsidRDefault="00C53C02" w14:paraId="7F1C4267" w14:textId="306648B1">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635065DD">
        <w:rPr>
          <w:rFonts w:ascii="Calibri" w:hAnsi="Calibri" w:cs="Calibri" w:asciiTheme="majorAscii" w:hAnsiTheme="majorAscii" w:cstheme="majorAscii"/>
          <w:sz w:val="22"/>
          <w:szCs w:val="22"/>
        </w:rPr>
        <w:t>Class I</w:t>
      </w:r>
      <w:r w:rsidRPr="63CEF893" w:rsidR="635065DD">
        <w:rPr>
          <w:rFonts w:ascii="Calibri" w:hAnsi="Calibri" w:cs="Calibri" w:asciiTheme="majorAscii" w:hAnsiTheme="majorAscii" w:cstheme="majorAscii"/>
          <w:sz w:val="22"/>
          <w:szCs w:val="22"/>
        </w:rPr>
        <w:t>—</w:t>
      </w:r>
      <w:r w:rsidRPr="63CEF893" w:rsidR="635065DD">
        <w:rPr>
          <w:rFonts w:ascii="Calibri" w:hAnsi="Calibri" w:cs="Calibri" w:asciiTheme="majorAscii" w:hAnsiTheme="majorAscii" w:cstheme="majorAscii"/>
          <w:sz w:val="22"/>
          <w:szCs w:val="22"/>
        </w:rPr>
        <w:t>hazardous only if viewed continuously</w:t>
      </w:r>
    </w:p>
    <w:p w:rsidRPr="00EE4D0D" w:rsidR="00E27DF3" w:rsidP="63CEF893" w:rsidRDefault="00C53C02" w14:paraId="7CB77E03" w14:textId="24705A8C">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11A3C4A1">
        <w:rPr>
          <w:rFonts w:ascii="Calibri" w:hAnsi="Calibri" w:cs="Calibri" w:asciiTheme="majorAscii" w:hAnsiTheme="majorAscii" w:cstheme="majorAscii"/>
          <w:sz w:val="22"/>
          <w:szCs w:val="22"/>
        </w:rPr>
        <w:t>Class II</w:t>
      </w:r>
      <w:r w:rsidRPr="63CEF893" w:rsidR="11A3C4A1">
        <w:rPr>
          <w:rFonts w:ascii="Calibri" w:hAnsi="Calibri" w:cs="Calibri" w:asciiTheme="majorAscii" w:hAnsiTheme="majorAscii" w:cstheme="majorAscii"/>
          <w:sz w:val="22"/>
          <w:szCs w:val="22"/>
        </w:rPr>
        <w:t>—</w:t>
      </w:r>
      <w:r w:rsidRPr="63CEF893" w:rsidR="11A3C4A1">
        <w:rPr>
          <w:rFonts w:ascii="Calibri" w:hAnsi="Calibri" w:cs="Calibri" w:asciiTheme="majorAscii" w:hAnsiTheme="majorAscii" w:cstheme="majorAscii"/>
          <w:sz w:val="22"/>
          <w:szCs w:val="22"/>
        </w:rPr>
        <w:t>moderate retinal risk</w:t>
      </w:r>
    </w:p>
    <w:p w:rsidRPr="00EE4D0D" w:rsidR="00D114BB" w:rsidP="63CEF893" w:rsidRDefault="001B4BB0" w14:paraId="7230FF15" w14:textId="63DED381">
      <w:pPr>
        <w:spacing/>
        <w:ind w:left="357"/>
        <w:contextualSpacing w:val="1"/>
        <w:rPr>
          <w:rFonts w:ascii="Calibri" w:hAnsi="Calibri" w:cs="Calibri" w:asciiTheme="majorAscii" w:hAnsiTheme="majorAscii" w:cstheme="majorAscii"/>
          <w:sz w:val="22"/>
          <w:szCs w:val="22"/>
          <w:rPrChange w:author="" w16du:dateUtc="2026-05-18T09:55:00Z" w:id="1890210225">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Class IIIA</w:t>
      </w:r>
      <w:r w:rsidRPr="63CEF893" w:rsidR="00D114BB">
        <w:rPr>
          <w:rFonts w:ascii="Calibri" w:hAnsi="Calibri" w:cs="Calibri" w:asciiTheme="majorAscii" w:hAnsiTheme="majorAscii" w:cstheme="majorAscii"/>
          <w:sz w:val="22"/>
          <w:szCs w:val="22"/>
        </w:rPr>
        <w:t>—</w:t>
      </w:r>
      <w:r w:rsidRPr="63CEF893" w:rsidR="00D114BB">
        <w:rPr>
          <w:rFonts w:ascii="Calibri" w:hAnsi="Calibri" w:cs="Calibri" w:asciiTheme="majorAscii" w:hAnsiTheme="majorAscii" w:cstheme="majorAscii"/>
          <w:sz w:val="22"/>
          <w:szCs w:val="22"/>
        </w:rPr>
        <w:t>laser pointer and helium-neon lasers with moderate retinal risk</w:t>
      </w:r>
    </w:p>
    <w:p w:rsidRPr="00EE4D0D" w:rsidR="00D114BB" w:rsidP="63CEF893" w:rsidRDefault="00C53C02" w14:paraId="5CB6B101" w14:textId="261AB975">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Class IIIB</w:t>
      </w:r>
      <w:r w:rsidRPr="63CEF893" w:rsidR="00D114BB">
        <w:rPr>
          <w:rFonts w:ascii="Calibri" w:hAnsi="Calibri" w:cs="Calibri" w:asciiTheme="majorAscii" w:hAnsiTheme="majorAscii" w:cstheme="majorAscii"/>
          <w:sz w:val="22"/>
          <w:szCs w:val="22"/>
        </w:rPr>
        <w:t>—</w:t>
      </w:r>
      <w:r w:rsidRPr="63CEF893" w:rsidR="00D114BB">
        <w:rPr>
          <w:rFonts w:ascii="Calibri" w:hAnsi="Calibri" w:cs="Calibri" w:asciiTheme="majorAscii" w:hAnsiTheme="majorAscii" w:cstheme="majorAscii"/>
          <w:sz w:val="22"/>
          <w:szCs w:val="22"/>
        </w:rPr>
        <w:t xml:space="preserve">moderate risk wavelength cannot exceed 1 </w:t>
      </w:r>
      <w:r w:rsidRPr="63CEF893" w:rsidR="00D114BB">
        <w:rPr>
          <w:rFonts w:ascii="Calibri" w:hAnsi="Calibri" w:cs="Calibri" w:asciiTheme="majorAscii" w:hAnsiTheme="majorAscii" w:cstheme="majorAscii"/>
          <w:sz w:val="22"/>
          <w:szCs w:val="22"/>
        </w:rPr>
        <w:t>mW</w:t>
      </w:r>
    </w:p>
    <w:p w:rsidRPr="00EE4D0D" w:rsidR="00DB60D8" w:rsidP="63CEF893" w:rsidRDefault="00C53C02" w14:paraId="4F7FBABD" w14:textId="47466C4A">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w:t>
      </w:r>
      <w:r w:rsidRPr="63CEF893" w:rsidR="75EABFBA">
        <w:rPr>
          <w:rFonts w:ascii="Calibri" w:hAnsi="Calibri" w:cs="Calibri" w:asciiTheme="majorAscii" w:hAnsiTheme="majorAscii" w:cstheme="majorAscii"/>
          <w:sz w:val="22"/>
          <w:szCs w:val="22"/>
        </w:rPr>
        <w:t>Class IIIB</w:t>
      </w:r>
      <w:r w:rsidRPr="63CEF893" w:rsidR="75EABFBA">
        <w:rPr>
          <w:rFonts w:ascii="Calibri" w:hAnsi="Calibri" w:cs="Calibri" w:asciiTheme="majorAscii" w:hAnsiTheme="majorAscii" w:cstheme="majorAscii"/>
          <w:sz w:val="22"/>
          <w:szCs w:val="22"/>
        </w:rPr>
        <w:t>—</w:t>
      </w:r>
      <w:r w:rsidRPr="63CEF893" w:rsidR="75EABFBA">
        <w:rPr>
          <w:rFonts w:ascii="Calibri" w:hAnsi="Calibri" w:cs="Calibri" w:asciiTheme="majorAscii" w:hAnsiTheme="majorAscii" w:cstheme="majorAscii"/>
          <w:sz w:val="22"/>
          <w:szCs w:val="22"/>
        </w:rPr>
        <w:t>high power lasers with high injury risk</w:t>
      </w:r>
    </w:p>
    <w:p w:rsidRPr="00EE4D0D" w:rsidR="00D114BB" w:rsidP="00EE4D0D" w:rsidRDefault="00D114BB" w14:paraId="4BAF592C" w14:textId="77777777">
      <w:pPr>
        <w:rPr>
          <w:rFonts w:asciiTheme="majorHAnsi" w:hAnsiTheme="majorHAnsi" w:cstheme="majorHAnsi"/>
          <w:sz w:val="22"/>
          <w:szCs w:val="22"/>
        </w:rPr>
      </w:pPr>
    </w:p>
    <w:p w:rsidRPr="00EE4D0D" w:rsidR="00D114BB" w:rsidP="00C11741" w:rsidRDefault="5CF139B5" w14:paraId="20FCC075" w14:textId="07B77D11">
      <w:pPr>
        <w:spacing w:after="120"/>
        <w:rPr>
          <w:rFonts w:asciiTheme="majorHAnsi" w:hAnsiTheme="majorHAnsi" w:cstheme="majorHAnsi"/>
          <w:sz w:val="22"/>
          <w:szCs w:val="22"/>
        </w:rPr>
      </w:pPr>
      <w:r w:rsidRPr="00EE4D0D">
        <w:rPr>
          <w:rFonts w:asciiTheme="majorHAnsi" w:hAnsiTheme="majorHAnsi" w:cstheme="majorHAnsi"/>
          <w:b/>
          <w:bCs/>
          <w:sz w:val="22"/>
          <w:szCs w:val="22"/>
        </w:rPr>
        <w:t>48</w:t>
      </w:r>
      <w:r w:rsidRPr="00EE4D0D" w:rsidR="00D114BB">
        <w:rPr>
          <w:rFonts w:asciiTheme="majorHAnsi" w:hAnsiTheme="majorHAnsi" w:cstheme="majorHAnsi"/>
          <w:b/>
          <w:bCs/>
          <w:sz w:val="22"/>
          <w:szCs w:val="22"/>
        </w:rPr>
        <w:t>. Which of the following patients can benefit from thermal energy treatment?</w:t>
      </w:r>
    </w:p>
    <w:p w:rsidRPr="00EE4D0D" w:rsidR="00D114BB" w:rsidP="63CEF893" w:rsidRDefault="001B4BB0" w14:paraId="1B700952" w14:textId="1362ADFC">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Those who need pain management</w:t>
      </w:r>
    </w:p>
    <w:p w:rsidRPr="00EE4D0D" w:rsidR="00D114BB" w:rsidP="63CEF893" w:rsidRDefault="00C53C02" w14:paraId="342246D6" w14:textId="29ADCCB8">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Those with increasing joint stiffness</w:t>
      </w:r>
    </w:p>
    <w:p w:rsidRPr="00EE4D0D" w:rsidR="00D114BB" w:rsidP="63CEF893" w:rsidRDefault="00C53C02" w14:paraId="2204547D" w14:textId="05D73133">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Those with decreased tissue extensibility</w:t>
      </w:r>
    </w:p>
    <w:p w:rsidRPr="00EE4D0D" w:rsidR="00D114BB" w:rsidP="63CEF893" w:rsidRDefault="00C53C02" w14:paraId="1B2A0399" w14:textId="1EC7E96F">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Those with increasing muscular spasm</w:t>
      </w:r>
    </w:p>
    <w:p w:rsidRPr="00EE4D0D" w:rsidR="00D114BB" w:rsidP="63CEF893" w:rsidRDefault="00C53C02" w14:paraId="35D8C34C" w14:textId="182758DE">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Those with an active infection</w:t>
      </w:r>
    </w:p>
    <w:p w:rsidRPr="00EE4D0D" w:rsidR="00D114BB" w:rsidP="63CEF893" w:rsidRDefault="069D93CD" w14:paraId="58532F40" w14:textId="62E9FC50">
      <w:pPr>
        <w:rPr>
          <w:rFonts w:ascii="Calibri" w:hAnsi="Calibri" w:eastAsia="Cambria" w:cs="Calibri" w:asciiTheme="majorAscii" w:hAnsiTheme="majorAscii" w:cstheme="majorAscii"/>
          <w:b w:val="1"/>
          <w:bCs w:val="1"/>
          <w:color w:val="000000" w:themeColor="text1" w:themeTint="FF" w:themeShade="FF"/>
          <w:sz w:val="22"/>
          <w:szCs w:val="22"/>
        </w:rPr>
      </w:pPr>
    </w:p>
    <w:p w:rsidRPr="00EE4D0D" w:rsidR="00D114BB" w:rsidP="00C11741" w:rsidRDefault="0BACDE43" w14:paraId="0A488A50" w14:textId="381FEDC6">
      <w:pPr>
        <w:spacing w:after="120"/>
        <w:rPr>
          <w:rFonts w:asciiTheme="majorHAnsi" w:hAnsiTheme="majorHAnsi" w:cstheme="majorHAnsi"/>
          <w:b/>
          <w:bCs/>
          <w:sz w:val="22"/>
          <w:szCs w:val="22"/>
        </w:rPr>
      </w:pPr>
      <w:r w:rsidRPr="00EE4D0D">
        <w:rPr>
          <w:rFonts w:asciiTheme="majorHAnsi" w:hAnsiTheme="majorHAnsi" w:cstheme="majorHAnsi"/>
          <w:b/>
          <w:bCs/>
          <w:sz w:val="22"/>
          <w:szCs w:val="22"/>
        </w:rPr>
        <w:t>49</w:t>
      </w:r>
      <w:r w:rsidRPr="00EE4D0D" w:rsidR="00D114BB">
        <w:rPr>
          <w:rFonts w:asciiTheme="majorHAnsi" w:hAnsiTheme="majorHAnsi" w:cstheme="majorHAnsi"/>
          <w:b/>
          <w:bCs/>
          <w:sz w:val="22"/>
          <w:szCs w:val="22"/>
        </w:rPr>
        <w:t>. To address a patient with acute back pain and a recent history of kidney cancer, which electrical modality should be chosen?</w:t>
      </w:r>
    </w:p>
    <w:p w:rsidRPr="00EE4D0D" w:rsidR="00D114BB" w:rsidP="63CEF893" w:rsidRDefault="00C53C02" w14:paraId="1BEECD4C" w14:textId="33D030E3">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High-voltage galvanic stimulation</w:t>
      </w:r>
    </w:p>
    <w:p w:rsidRPr="00EE4D0D" w:rsidR="00D114BB" w:rsidP="63CEF893" w:rsidRDefault="00C53C02" w14:paraId="334692DC" w14:textId="4DD701F5">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TENS at high frequency</w:t>
      </w:r>
    </w:p>
    <w:p w:rsidRPr="00EE4D0D" w:rsidR="00D114BB" w:rsidP="63CEF893" w:rsidRDefault="001B4BB0" w14:paraId="357CC8E1" w14:textId="3B4F1C1F">
      <w:pPr>
        <w:spacing/>
        <w:ind w:left="357"/>
        <w:contextualSpacing w:val="1"/>
        <w:rPr>
          <w:rFonts w:ascii="Calibri" w:hAnsi="Calibri" w:cs="Calibri" w:asciiTheme="majorAscii" w:hAnsiTheme="majorAscii" w:cstheme="majorAscii"/>
          <w:sz w:val="22"/>
          <w:szCs w:val="22"/>
          <w:rPrChange w:author="" w16du:dateUtc="2026-05-18T09:56:00Z" w:id="373808063">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Choose not to use an electrical modality</w:t>
      </w:r>
    </w:p>
    <w:p w:rsidRPr="00EE4D0D" w:rsidR="00D114BB" w:rsidP="63CEF893" w:rsidRDefault="00C53C02" w14:paraId="0F333A1B" w14:textId="4568A4A8">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TENS at low frequency</w:t>
      </w:r>
    </w:p>
    <w:p w:rsidRPr="00EE4D0D" w:rsidR="00D114BB" w:rsidP="63CEF893" w:rsidRDefault="00C53C02" w14:paraId="3B48D388" w14:textId="24AF584B">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Interferential current</w:t>
      </w:r>
    </w:p>
    <w:p w:rsidRPr="00EE4D0D" w:rsidR="00D114BB" w:rsidP="63CEF893" w:rsidRDefault="308885A6" w14:paraId="233B2CEA" w14:textId="6BDF6982">
      <w:pPr>
        <w:rPr>
          <w:rFonts w:ascii="Calibri" w:hAnsi="Calibri" w:eastAsia="Cambria" w:cs="Calibri" w:asciiTheme="majorAscii" w:hAnsiTheme="majorAscii" w:cstheme="majorAscii"/>
          <w:i w:val="1"/>
          <w:iCs w:val="1"/>
          <w:color w:val="000000" w:themeColor="text1" w:themeTint="FF" w:themeShade="FF"/>
          <w:sz w:val="22"/>
          <w:szCs w:val="22"/>
        </w:rPr>
      </w:pPr>
    </w:p>
    <w:p w:rsidRPr="00EE4D0D" w:rsidR="238D9472" w:rsidP="63CEF893" w:rsidRDefault="00CA5867" w14:paraId="0A17067D" w14:textId="6EBF9508">
      <w:pPr>
        <w:spacing w:after="120"/>
        <w:rPr>
          <w:rFonts w:ascii="Calibri" w:hAnsi="Calibri" w:cs="Calibri" w:asciiTheme="majorAscii" w:hAnsiTheme="majorAscii" w:cstheme="majorAscii"/>
          <w:sz w:val="22"/>
          <w:szCs w:val="22"/>
          <w:rPrChange w:author="" w16du:dateUtc="2026-05-18T12:43:00Z" w:id="837253551"/>
        </w:rPr>
      </w:pPr>
      <w:r w:rsidRPr="63CEF893" w:rsidR="00D114BB">
        <w:rPr>
          <w:rFonts w:ascii="Calibri" w:hAnsi="Calibri" w:cs="Calibri" w:asciiTheme="majorAscii" w:hAnsiTheme="majorAscii" w:cstheme="majorAscii"/>
          <w:b w:val="1"/>
          <w:bCs w:val="1"/>
          <w:sz w:val="22"/>
          <w:szCs w:val="22"/>
        </w:rPr>
        <w:t>5</w:t>
      </w:r>
      <w:r w:rsidRPr="63CEF893" w:rsidR="48152814">
        <w:rPr>
          <w:rFonts w:ascii="Calibri" w:hAnsi="Calibri" w:cs="Calibri" w:asciiTheme="majorAscii" w:hAnsiTheme="majorAscii" w:cstheme="majorAscii"/>
          <w:b w:val="1"/>
          <w:bCs w:val="1"/>
          <w:sz w:val="22"/>
          <w:szCs w:val="22"/>
        </w:rPr>
        <w:t>0</w:t>
      </w:r>
      <w:r w:rsidRPr="63CEF893" w:rsidR="00D114BB">
        <w:rPr>
          <w:rFonts w:ascii="Calibri" w:hAnsi="Calibri" w:cs="Calibri" w:asciiTheme="majorAscii" w:hAnsiTheme="majorAscii" w:cstheme="majorAscii"/>
          <w:b w:val="1"/>
          <w:bCs w:val="1"/>
          <w:sz w:val="22"/>
          <w:szCs w:val="22"/>
        </w:rPr>
        <w:t xml:space="preserve">. </w:t>
      </w:r>
      <w:r w:rsidRPr="63CEF893" w:rsidR="238D9472">
        <w:rPr>
          <w:rFonts w:ascii="Calibri" w:hAnsi="Calibri" w:cs="Calibri" w:asciiTheme="majorAscii" w:hAnsiTheme="majorAscii" w:cstheme="majorAscii"/>
          <w:b w:val="1"/>
          <w:bCs w:val="1"/>
          <w:sz w:val="22"/>
          <w:szCs w:val="22"/>
        </w:rPr>
        <w:t>A 22</w:t>
      </w:r>
      <w:r w:rsidRPr="63CEF893" w:rsidR="238D9472">
        <w:rPr>
          <w:rFonts w:ascii="Cambria Math" w:hAnsi="Cambria Math" w:cs="Cambria Math"/>
          <w:b w:val="1"/>
          <w:bCs w:val="1"/>
          <w:sz w:val="22"/>
          <w:szCs w:val="22"/>
        </w:rPr>
        <w:t>￼</w:t>
      </w:r>
      <w:r w:rsidRPr="63CEF893" w:rsidR="238D9472">
        <w:rPr>
          <w:rFonts w:ascii="Calibri" w:hAnsi="Calibri" w:cs="Calibri" w:asciiTheme="majorAscii" w:hAnsiTheme="majorAscii" w:cstheme="majorAscii"/>
          <w:b w:val="1"/>
          <w:bCs w:val="1"/>
          <w:sz w:val="22"/>
          <w:szCs w:val="22"/>
        </w:rPr>
        <w:t>year</w:t>
      </w:r>
      <w:r w:rsidRPr="63CEF893" w:rsidR="238D9472">
        <w:rPr>
          <w:rFonts w:ascii="Cambria Math" w:hAnsi="Cambria Math" w:cs="Cambria Math"/>
          <w:b w:val="1"/>
          <w:bCs w:val="1"/>
          <w:sz w:val="22"/>
          <w:szCs w:val="22"/>
        </w:rPr>
        <w:t>￼</w:t>
      </w:r>
      <w:r w:rsidRPr="63CEF893" w:rsidR="238D9472">
        <w:rPr>
          <w:rFonts w:ascii="Calibri" w:hAnsi="Calibri" w:cs="Calibri" w:asciiTheme="majorAscii" w:hAnsiTheme="majorAscii" w:cstheme="majorAscii"/>
          <w:b w:val="1"/>
          <w:bCs w:val="1"/>
          <w:sz w:val="22"/>
          <w:szCs w:val="22"/>
        </w:rPr>
        <w:t xml:space="preserve">old soccer player </w:t>
      </w:r>
      <w:r w:rsidRPr="63CEF893" w:rsidR="238D9472">
        <w:rPr>
          <w:rFonts w:ascii="Calibri" w:hAnsi="Calibri" w:cs="Calibri" w:asciiTheme="majorAscii" w:hAnsiTheme="majorAscii" w:cstheme="majorAscii"/>
          <w:b w:val="1"/>
          <w:bCs w:val="1"/>
          <w:sz w:val="22"/>
          <w:szCs w:val="22"/>
        </w:rPr>
        <w:t>presents with</w:t>
      </w:r>
      <w:r w:rsidRPr="63CEF893" w:rsidR="238D9472">
        <w:rPr>
          <w:rFonts w:ascii="Calibri" w:hAnsi="Calibri" w:cs="Calibri" w:asciiTheme="majorAscii" w:hAnsiTheme="majorAscii" w:cstheme="majorAscii"/>
          <w:b w:val="1"/>
          <w:bCs w:val="1"/>
          <w:sz w:val="22"/>
          <w:szCs w:val="22"/>
        </w:rPr>
        <w:t xml:space="preserve"> a subacute Grade II strain of the medial gastrocnemius, sustained </w:t>
      </w:r>
      <w:r w:rsidRPr="63CEF893" w:rsidR="238D9472">
        <w:rPr>
          <w:rFonts w:ascii="Calibri" w:hAnsi="Calibri" w:cs="Calibri" w:asciiTheme="majorAscii" w:hAnsiTheme="majorAscii" w:cstheme="majorAscii"/>
          <w:b w:val="1"/>
          <w:bCs w:val="1"/>
          <w:sz w:val="22"/>
          <w:szCs w:val="22"/>
        </w:rPr>
        <w:t>10 days</w:t>
      </w:r>
      <w:r w:rsidRPr="63CEF893" w:rsidR="238D9472">
        <w:rPr>
          <w:rFonts w:ascii="Calibri" w:hAnsi="Calibri" w:cs="Calibri" w:asciiTheme="majorAscii" w:hAnsiTheme="majorAscii" w:cstheme="majorAscii"/>
          <w:b w:val="1"/>
          <w:bCs w:val="1"/>
          <w:sz w:val="22"/>
          <w:szCs w:val="22"/>
        </w:rPr>
        <w:t xml:space="preserve"> ago. The clinician notes localized tenderness and mild stiffness but no swelling. The treatment goal is to increase tissue extensibility prior to stretching.</w:t>
      </w:r>
      <w:r w:rsidRPr="63CEF893" w:rsidR="00CA5867">
        <w:rPr>
          <w:rFonts w:ascii="Calibri" w:hAnsi="Calibri" w:cs="Calibri" w:asciiTheme="majorAscii" w:hAnsiTheme="majorAscii" w:cstheme="majorAscii"/>
          <w:b w:val="1"/>
          <w:bCs w:val="1"/>
          <w:sz w:val="22"/>
          <w:szCs w:val="22"/>
        </w:rPr>
        <w:t xml:space="preserve"> </w:t>
      </w:r>
      <w:r w:rsidRPr="63CEF893" w:rsidR="238D9472">
        <w:rPr>
          <w:rFonts w:ascii="Calibri" w:hAnsi="Calibri" w:cs="Calibri" w:asciiTheme="majorAscii" w:hAnsiTheme="majorAscii" w:cstheme="majorAscii"/>
          <w:b w:val="1"/>
          <w:bCs w:val="1"/>
          <w:sz w:val="22"/>
          <w:szCs w:val="22"/>
        </w:rPr>
        <w:t xml:space="preserve">Which of the following ultrasound parameter sets is most </w:t>
      </w:r>
      <w:r w:rsidRPr="63CEF893" w:rsidR="238D9472">
        <w:rPr>
          <w:rFonts w:ascii="Calibri" w:hAnsi="Calibri" w:cs="Calibri" w:asciiTheme="majorAscii" w:hAnsiTheme="majorAscii" w:cstheme="majorAscii"/>
          <w:b w:val="1"/>
          <w:bCs w:val="1"/>
          <w:sz w:val="22"/>
          <w:szCs w:val="22"/>
        </w:rPr>
        <w:t>appropriate for</w:t>
      </w:r>
      <w:r w:rsidRPr="63CEF893" w:rsidR="238D9472">
        <w:rPr>
          <w:rFonts w:ascii="Calibri" w:hAnsi="Calibri" w:cs="Calibri" w:asciiTheme="majorAscii" w:hAnsiTheme="majorAscii" w:cstheme="majorAscii"/>
          <w:b w:val="1"/>
          <w:bCs w:val="1"/>
          <w:sz w:val="22"/>
          <w:szCs w:val="22"/>
        </w:rPr>
        <w:t xml:space="preserve"> this patient?</w:t>
      </w:r>
    </w:p>
    <w:p w:rsidRPr="00EE4D0D" w:rsidR="238D9472" w:rsidP="63CEF893" w:rsidRDefault="00C53C02" w14:paraId="23E1F635" w14:textId="378F8C50">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238D9472">
        <w:rPr>
          <w:rFonts w:ascii="Calibri" w:hAnsi="Calibri" w:cs="Calibri" w:asciiTheme="majorAscii" w:hAnsiTheme="majorAscii" w:cstheme="majorAscii"/>
          <w:sz w:val="22"/>
          <w:szCs w:val="22"/>
        </w:rPr>
        <w:t>. 3 MHz, continuous, 0.5 W/cm² for 10 minute</w:t>
      </w:r>
      <w:r w:rsidRPr="63CEF893" w:rsidR="00CA5867">
        <w:rPr>
          <w:rFonts w:ascii="Calibri" w:hAnsi="Calibri" w:cs="Calibri" w:asciiTheme="majorAscii" w:hAnsiTheme="majorAscii" w:cstheme="majorAscii"/>
          <w:sz w:val="22"/>
          <w:szCs w:val="22"/>
        </w:rPr>
        <w:t>s</w:t>
      </w:r>
    </w:p>
    <w:p w:rsidRPr="00EE4D0D" w:rsidR="238D9472" w:rsidP="63CEF893" w:rsidRDefault="238D9472" w14:paraId="7E3092F8" w14:textId="2970AD3C">
      <w:pPr>
        <w:spacing/>
        <w:ind w:left="357"/>
        <w:contextualSpacing w:val="1"/>
        <w:rPr>
          <w:rFonts w:ascii="Calibri" w:hAnsi="Calibri" w:cs="Calibri" w:asciiTheme="majorAscii" w:hAnsiTheme="majorAscii" w:cstheme="majorAscii"/>
          <w:sz w:val="22"/>
          <w:szCs w:val="22"/>
          <w:rPrChange w:author="" w16du:dateUtc="2026-05-18T09:56:00Z" w:id="38219140">
            <w:rPr>
              <w:rFonts w:ascii="Cambria" w:hAnsi="Cambria"/>
              <w:b/>
              <w:bCs/>
            </w:rPr>
          </w:rPrChange>
        </w:rPr>
      </w:pPr>
      <w:r w:rsidRPr="63CEF893" w:rsidR="00E27DF3">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b</w:t>
      </w:r>
      <w:r w:rsidRPr="63CEF893" w:rsidR="238D9472">
        <w:rPr>
          <w:rFonts w:ascii="Calibri" w:hAnsi="Calibri" w:cs="Calibri" w:asciiTheme="majorAscii" w:hAnsiTheme="majorAscii" w:cstheme="majorAscii"/>
          <w:sz w:val="22"/>
          <w:szCs w:val="22"/>
        </w:rPr>
        <w:t>. 1 MHz, continuous, 1.0</w:t>
      </w:r>
      <w:r w:rsidRPr="63CEF893" w:rsidR="00CA5867">
        <w:rPr>
          <w:rFonts w:ascii="Calibri" w:hAnsi="Calibri" w:cs="Calibri" w:asciiTheme="majorAscii" w:hAnsiTheme="majorAscii" w:cstheme="majorAscii"/>
          <w:sz w:val="22"/>
          <w:szCs w:val="22"/>
        </w:rPr>
        <w:t xml:space="preserve"> to </w:t>
      </w:r>
      <w:r w:rsidRPr="63CEF893" w:rsidR="238D9472">
        <w:rPr>
          <w:rFonts w:ascii="Calibri" w:hAnsi="Calibri" w:cs="Calibri" w:asciiTheme="majorAscii" w:hAnsiTheme="majorAscii" w:cstheme="majorAscii"/>
          <w:sz w:val="22"/>
          <w:szCs w:val="22"/>
        </w:rPr>
        <w:t>1.2 W/cm² for 8</w:t>
      </w:r>
      <w:r w:rsidRPr="63CEF893" w:rsidR="00CA5867">
        <w:rPr>
          <w:rFonts w:ascii="Calibri" w:hAnsi="Calibri" w:cs="Calibri" w:asciiTheme="majorAscii" w:hAnsiTheme="majorAscii" w:cstheme="majorAscii"/>
          <w:sz w:val="22"/>
          <w:szCs w:val="22"/>
        </w:rPr>
        <w:t xml:space="preserve"> to </w:t>
      </w:r>
      <w:r w:rsidRPr="63CEF893" w:rsidR="238D9472">
        <w:rPr>
          <w:rFonts w:ascii="Calibri" w:hAnsi="Calibri" w:cs="Calibri" w:asciiTheme="majorAscii" w:hAnsiTheme="majorAscii" w:cstheme="majorAscii"/>
          <w:sz w:val="22"/>
          <w:szCs w:val="22"/>
        </w:rPr>
        <w:t>10 minutes</w:t>
      </w:r>
    </w:p>
    <w:p w:rsidRPr="00EE4D0D" w:rsidR="00CA5867" w:rsidP="63CEF893" w:rsidRDefault="238D9472" w14:paraId="15291C2C" w14:textId="4D4959E3">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238D9472">
        <w:rPr>
          <w:rFonts w:ascii="Calibri" w:hAnsi="Calibri" w:cs="Calibri" w:asciiTheme="majorAscii" w:hAnsiTheme="majorAscii" w:cstheme="majorAscii"/>
          <w:sz w:val="22"/>
          <w:szCs w:val="22"/>
        </w:rPr>
        <w:t>. 3 MHz, pulsed 20%, 0.8 W/cm² for 5 minutes</w:t>
      </w:r>
    </w:p>
    <w:p w:rsidRPr="00EE4D0D" w:rsidR="238D9472" w:rsidP="63CEF893" w:rsidRDefault="238D9472" w14:paraId="4B9C9784" w14:textId="0FB008D2">
      <w:pPr>
        <w:spacing/>
        <w:ind w:left="357"/>
        <w:contextualSpacing w:val="1"/>
        <w:rPr>
          <w:rFonts w:ascii="Calibri" w:hAnsi="Calibri" w:cs="Calibri" w:asciiTheme="majorAscii" w:hAnsiTheme="majorAscii" w:cstheme="majorAscii"/>
          <w:b w:val="1"/>
          <w:bCs w:val="1"/>
          <w:sz w:val="22"/>
          <w:szCs w:val="22"/>
        </w:rPr>
      </w:pPr>
      <w:r>
        <w:br/>
      </w:r>
      <w:r w:rsidRPr="63CEF893" w:rsidR="00C53C02">
        <w:rPr>
          <w:rFonts w:ascii="Calibri" w:hAnsi="Calibri" w:cs="Calibri" w:asciiTheme="majorAscii" w:hAnsiTheme="majorAscii" w:cstheme="majorAscii"/>
          <w:sz w:val="22"/>
          <w:szCs w:val="22"/>
        </w:rPr>
        <w:t>d</w:t>
      </w:r>
      <w:r w:rsidRPr="63CEF893" w:rsidR="238D9472">
        <w:rPr>
          <w:rFonts w:ascii="Calibri" w:hAnsi="Calibri" w:cs="Calibri" w:asciiTheme="majorAscii" w:hAnsiTheme="majorAscii" w:cstheme="majorAscii"/>
          <w:sz w:val="22"/>
          <w:szCs w:val="22"/>
        </w:rPr>
        <w:t>. 1 MHz, pulsed 50%, 0.3 W/cm² for 10 minutes</w:t>
      </w:r>
    </w:p>
    <w:p w:rsidRPr="00EE4D0D" w:rsidR="1E052B7A" w:rsidP="00EE4D0D" w:rsidRDefault="1E052B7A" w14:paraId="5187FDE6" w14:textId="268C6B6F">
      <w:pPr>
        <w:rPr>
          <w:rFonts w:asciiTheme="majorHAnsi" w:hAnsiTheme="majorHAnsi" w:cstheme="majorHAnsi"/>
          <w:b/>
          <w:bCs/>
          <w:sz w:val="22"/>
          <w:szCs w:val="22"/>
        </w:rPr>
      </w:pPr>
    </w:p>
    <w:p w:rsidRPr="00EE4D0D" w:rsidR="00D114BB" w:rsidP="00C11741" w:rsidRDefault="00D114BB" w14:paraId="03D72B6D" w14:textId="12B3265A">
      <w:pPr>
        <w:spacing w:after="120"/>
        <w:rPr>
          <w:rFonts w:asciiTheme="majorHAnsi" w:hAnsiTheme="majorHAnsi" w:cstheme="majorHAnsi"/>
          <w:sz w:val="22"/>
          <w:szCs w:val="22"/>
        </w:rPr>
      </w:pPr>
      <w:r w:rsidRPr="00EE4D0D">
        <w:rPr>
          <w:rFonts w:asciiTheme="majorHAnsi" w:hAnsiTheme="majorHAnsi" w:cstheme="majorHAnsi"/>
          <w:b/>
          <w:bCs/>
          <w:sz w:val="22"/>
          <w:szCs w:val="22"/>
        </w:rPr>
        <w:t>5</w:t>
      </w:r>
      <w:r w:rsidRPr="00EE4D0D" w:rsidR="4A71C20B">
        <w:rPr>
          <w:rFonts w:asciiTheme="majorHAnsi" w:hAnsiTheme="majorHAnsi" w:cstheme="majorHAnsi"/>
          <w:b/>
          <w:bCs/>
          <w:sz w:val="22"/>
          <w:szCs w:val="22"/>
        </w:rPr>
        <w:t>1</w:t>
      </w:r>
      <w:r w:rsidRPr="00EE4D0D">
        <w:rPr>
          <w:rFonts w:asciiTheme="majorHAnsi" w:hAnsiTheme="majorHAnsi" w:cstheme="majorHAnsi"/>
          <w:b/>
          <w:bCs/>
          <w:sz w:val="22"/>
          <w:szCs w:val="22"/>
        </w:rPr>
        <w:t>. Which cryotherapy modality is best for an acute ankle injury on the field with visible psoriasis?</w:t>
      </w:r>
    </w:p>
    <w:p w:rsidRPr="00EE4D0D" w:rsidR="00D114BB" w:rsidP="63CEF893" w:rsidRDefault="00C53C02" w14:paraId="70A996B0" w14:textId="5ECFCB03">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Ice </w:t>
      </w:r>
      <w:r w:rsidRPr="63CEF893" w:rsidR="00D114BB">
        <w:rPr>
          <w:rFonts w:ascii="Calibri" w:hAnsi="Calibri" w:cs="Calibri" w:asciiTheme="majorAscii" w:hAnsiTheme="majorAscii" w:cstheme="majorAscii"/>
          <w:sz w:val="22"/>
          <w:szCs w:val="22"/>
        </w:rPr>
        <w:t>bucket</w:t>
      </w:r>
    </w:p>
    <w:p w:rsidRPr="00EE4D0D" w:rsidR="00D114BB" w:rsidP="63CEF893" w:rsidRDefault="00C53C02" w14:paraId="3506D094" w14:textId="639CCAFC">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Crushed</w:t>
      </w:r>
      <w:r w:rsidRPr="63CEF893" w:rsidR="00D114BB">
        <w:rPr>
          <w:rFonts w:ascii="Calibri" w:hAnsi="Calibri" w:cs="Calibri" w:asciiTheme="majorAscii" w:hAnsiTheme="majorAscii" w:cstheme="majorAscii"/>
          <w:sz w:val="22"/>
          <w:szCs w:val="22"/>
        </w:rPr>
        <w:t xml:space="preserve"> ice directly on skin</w:t>
      </w:r>
    </w:p>
    <w:p w:rsidRPr="00EE4D0D" w:rsidR="00D114BB" w:rsidP="63CEF893" w:rsidRDefault="00C53C02" w14:paraId="617C944E" w14:textId="49B24870">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Ice</w:t>
      </w:r>
      <w:r w:rsidRPr="63CEF893" w:rsidR="00D114BB">
        <w:rPr>
          <w:rFonts w:ascii="Calibri" w:hAnsi="Calibri" w:cs="Calibri" w:asciiTheme="majorAscii" w:hAnsiTheme="majorAscii" w:cstheme="majorAscii"/>
          <w:sz w:val="22"/>
          <w:szCs w:val="22"/>
        </w:rPr>
        <w:t xml:space="preserve"> massage</w:t>
      </w:r>
    </w:p>
    <w:p w:rsidRPr="00EE4D0D" w:rsidR="00D114BB" w:rsidP="63CEF893" w:rsidRDefault="001B4BB0" w14:paraId="03526CAD" w14:textId="68DA40E6">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Ice </w:t>
      </w:r>
      <w:r w:rsidRPr="63CEF893" w:rsidR="00D114BB">
        <w:rPr>
          <w:rFonts w:ascii="Calibri" w:hAnsi="Calibri" w:cs="Calibri" w:asciiTheme="majorAscii" w:hAnsiTheme="majorAscii" w:cstheme="majorAscii"/>
          <w:sz w:val="22"/>
          <w:szCs w:val="22"/>
        </w:rPr>
        <w:t>bag</w:t>
      </w:r>
      <w:r w:rsidRPr="63CEF893" w:rsidR="00D114BB">
        <w:rPr>
          <w:rFonts w:ascii="Calibri" w:hAnsi="Calibri" w:cs="Calibri" w:asciiTheme="majorAscii" w:hAnsiTheme="majorAscii" w:cstheme="majorAscii"/>
          <w:sz w:val="22"/>
          <w:szCs w:val="22"/>
        </w:rPr>
        <w:t xml:space="preserve"> with a cloth barrier</w:t>
      </w:r>
    </w:p>
    <w:p w:rsidRPr="00EE4D0D" w:rsidR="00D114BB" w:rsidP="63CEF893" w:rsidRDefault="00C53C02" w14:paraId="0C1FD163" w14:textId="7653BD3D">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Ice </w:t>
      </w:r>
      <w:r w:rsidRPr="63CEF893" w:rsidR="00D114BB">
        <w:rPr>
          <w:rFonts w:ascii="Calibri" w:hAnsi="Calibri" w:cs="Calibri" w:asciiTheme="majorAscii" w:hAnsiTheme="majorAscii" w:cstheme="majorAscii"/>
          <w:sz w:val="22"/>
          <w:szCs w:val="22"/>
        </w:rPr>
        <w:t>bag</w:t>
      </w:r>
      <w:r w:rsidRPr="63CEF893" w:rsidR="00D114BB">
        <w:rPr>
          <w:rFonts w:ascii="Calibri" w:hAnsi="Calibri" w:cs="Calibri" w:asciiTheme="majorAscii" w:hAnsiTheme="majorAscii" w:cstheme="majorAscii"/>
          <w:sz w:val="22"/>
          <w:szCs w:val="22"/>
        </w:rPr>
        <w:t xml:space="preserve"> with salt directly on skin</w:t>
      </w:r>
    </w:p>
    <w:p w:rsidRPr="00EE4D0D" w:rsidR="00D114BB" w:rsidP="00EE4D0D" w:rsidRDefault="00D114BB" w14:paraId="7D4683FF" w14:textId="77777777">
      <w:pPr>
        <w:rPr>
          <w:rFonts w:asciiTheme="majorHAnsi" w:hAnsiTheme="majorHAnsi" w:cstheme="majorHAnsi"/>
          <w:sz w:val="22"/>
          <w:szCs w:val="22"/>
        </w:rPr>
      </w:pPr>
    </w:p>
    <w:p w:rsidRPr="00EE4D0D" w:rsidR="00EE4D0D" w:rsidP="63CEF893" w:rsidRDefault="00D114BB" w14:paraId="5F48DC8D" w14:textId="77777777">
      <w:pPr>
        <w:spacing w:after="120"/>
        <w:rPr>
          <w:rStyle w:val="SubtleEmphasis"/>
          <w:rFonts w:ascii="Calibri" w:hAnsi="Calibri" w:cs="Calibri" w:asciiTheme="majorAscii" w:hAnsiTheme="majorAscii" w:cstheme="majorAscii"/>
          <w:b w:val="1"/>
          <w:bCs w:val="1"/>
          <w:i w:val="0"/>
          <w:iCs w:val="0"/>
          <w:color w:val="auto"/>
          <w:sz w:val="22"/>
          <w:szCs w:val="22"/>
        </w:rPr>
      </w:pPr>
      <w:r w:rsidRPr="63CEF893" w:rsidR="00D114BB">
        <w:rPr>
          <w:rFonts w:ascii="Calibri" w:hAnsi="Calibri" w:cs="Calibri" w:asciiTheme="majorAscii" w:hAnsiTheme="majorAscii" w:cstheme="majorAscii"/>
          <w:b w:val="1"/>
          <w:bCs w:val="1"/>
          <w:sz w:val="22"/>
          <w:szCs w:val="22"/>
        </w:rPr>
        <w:t>5</w:t>
      </w:r>
      <w:r w:rsidRPr="63CEF893" w:rsidR="2C3143A0">
        <w:rPr>
          <w:rFonts w:ascii="Calibri" w:hAnsi="Calibri" w:cs="Calibri" w:asciiTheme="majorAscii" w:hAnsiTheme="majorAscii" w:cstheme="majorAscii"/>
          <w:b w:val="1"/>
          <w:bCs w:val="1"/>
          <w:sz w:val="22"/>
          <w:szCs w:val="22"/>
        </w:rPr>
        <w:t>2</w:t>
      </w:r>
      <w:r w:rsidRPr="63CEF893" w:rsidR="00D114BB">
        <w:rPr>
          <w:rFonts w:ascii="Calibri" w:hAnsi="Calibri" w:cs="Calibri" w:asciiTheme="majorAscii" w:hAnsiTheme="majorAscii" w:cstheme="majorAscii"/>
          <w:b w:val="1"/>
          <w:bCs w:val="1"/>
          <w:sz w:val="22"/>
          <w:szCs w:val="22"/>
        </w:rPr>
        <w:t xml:space="preserve">. </w:t>
      </w:r>
      <w:r w:rsidRPr="63CEF893" w:rsidR="708DA155">
        <w:rPr>
          <w:rStyle w:val="SubtleEmphasis"/>
          <w:rFonts w:ascii="Calibri" w:hAnsi="Calibri" w:cs="Calibri" w:asciiTheme="majorAscii" w:hAnsiTheme="majorAscii" w:cstheme="majorAscii"/>
          <w:b w:val="1"/>
          <w:bCs w:val="1"/>
          <w:i w:val="0"/>
          <w:iCs w:val="0"/>
          <w:color w:val="auto"/>
          <w:sz w:val="22"/>
          <w:szCs w:val="22"/>
        </w:rPr>
        <w:t>A runner with chronic Achilles tendinopathy reports morning stiffness and pain during push-off. Symptoms improve with light activity but worsen after activity load increases. Which exercise is most supported by evidence for long-term</w:t>
      </w:r>
      <w:r w:rsidRPr="63CEF893" w:rsidR="53BDD99C">
        <w:rPr>
          <w:rStyle w:val="SubtleEmphasis"/>
          <w:rFonts w:ascii="Calibri" w:hAnsi="Calibri" w:cs="Calibri" w:asciiTheme="majorAscii" w:hAnsiTheme="majorAscii" w:cstheme="majorAscii"/>
          <w:b w:val="1"/>
          <w:bCs w:val="1"/>
          <w:i w:val="0"/>
          <w:iCs w:val="0"/>
          <w:color w:val="auto"/>
          <w:sz w:val="22"/>
          <w:szCs w:val="22"/>
        </w:rPr>
        <w:t xml:space="preserve"> improvement?</w:t>
      </w:r>
    </w:p>
    <w:p w:rsidRPr="00EE4D0D" w:rsidR="53BDD99C" w:rsidP="63CEF893" w:rsidRDefault="53BDD99C" w14:paraId="4B72224E" w14:textId="7F75A506">
      <w:pPr>
        <w:spacing/>
        <w:ind w:left="357"/>
        <w:contextualSpacing w:val="1"/>
        <w:rPr>
          <w:rStyle w:val="SubtleEmphasis"/>
          <w:rFonts w:ascii="Calibri" w:hAnsi="Calibri" w:cs="Calibri" w:asciiTheme="majorAscii" w:hAnsiTheme="majorAscii" w:cstheme="majorAscii"/>
          <w:i w:val="0"/>
          <w:iCs w:val="0"/>
          <w:color w:val="auto"/>
          <w:sz w:val="22"/>
          <w:szCs w:val="22"/>
        </w:rPr>
      </w:pPr>
      <w:ins w:author="Brittany Phillips" w:date="2026-03-17T19:21:00Z" w16du:dateUtc="2026-03-17T19:21:33Z" w:id="1330">
        <w:del w:author="Copy Editor" w:date="2026-05-18T15:27:00Z" w16du:dateUtc="2026-05-18T09:57:00Z" w:id="1331">
          <w:r w:rsidRPr="00EE4D0D" w:rsidDel="00E27DF3">
            <w:rPr>
              <w:rFonts w:asciiTheme="majorHAnsi" w:hAnsiTheme="majorHAnsi" w:cstheme="majorHAnsi"/>
              <w:sz w:val="22"/>
              <w:szCs w:val="22"/>
            </w:rPr>
            <w:tab/>
          </w:r>
        </w:del>
      </w:ins>
      <w:r w:rsidRPr="63CEF893" w:rsidR="00C53C02">
        <w:rPr>
          <w:rStyle w:val="SubtleEmphasis"/>
          <w:rFonts w:ascii="Calibri" w:hAnsi="Calibri" w:cs="Calibri" w:asciiTheme="majorAscii" w:hAnsiTheme="majorAscii" w:cstheme="majorAscii"/>
          <w:i w:val="0"/>
          <w:iCs w:val="0"/>
          <w:color w:val="auto"/>
          <w:sz w:val="22"/>
          <w:szCs w:val="22"/>
        </w:rPr>
        <w:t>a</w:t>
      </w:r>
      <w:r w:rsidRPr="63CEF893" w:rsidR="53BDD99C">
        <w:rPr>
          <w:rStyle w:val="SubtleEmphasis"/>
          <w:rFonts w:ascii="Calibri" w:hAnsi="Calibri" w:cs="Calibri" w:asciiTheme="majorAscii" w:hAnsiTheme="majorAscii" w:cstheme="majorAscii"/>
          <w:i w:val="0"/>
          <w:iCs w:val="0"/>
          <w:color w:val="auto"/>
          <w:sz w:val="22"/>
          <w:szCs w:val="22"/>
        </w:rPr>
        <w:t xml:space="preserve">. </w:t>
      </w:r>
      <w:r w:rsidRPr="63CEF893" w:rsidR="53BDD99C">
        <w:rPr>
          <w:rFonts w:ascii="Calibri" w:hAnsi="Calibri" w:cs="Calibri" w:asciiTheme="majorAscii" w:hAnsiTheme="majorAscii" w:cstheme="majorAscii"/>
          <w:sz w:val="22"/>
          <w:szCs w:val="22"/>
        </w:rPr>
        <w:t>Passive</w:t>
      </w:r>
      <w:r w:rsidRPr="63CEF893" w:rsidR="53BDD99C">
        <w:rPr>
          <w:rStyle w:val="SubtleEmphasis"/>
          <w:rFonts w:ascii="Calibri" w:hAnsi="Calibri" w:cs="Calibri" w:asciiTheme="majorAscii" w:hAnsiTheme="majorAscii" w:cstheme="majorAscii"/>
          <w:i w:val="0"/>
          <w:iCs w:val="0"/>
          <w:color w:val="auto"/>
          <w:sz w:val="22"/>
          <w:szCs w:val="22"/>
        </w:rPr>
        <w:t xml:space="preserve"> stretching only</w:t>
      </w:r>
    </w:p>
    <w:p w:rsidRPr="00EE4D0D" w:rsidR="53BDD99C" w:rsidP="63CEF893" w:rsidRDefault="53BDD99C" w14:paraId="3BE1AC3B" w14:textId="09076E9C">
      <w:pPr>
        <w:spacing/>
        <w:ind w:left="357"/>
        <w:contextualSpacing w:val="1"/>
        <w:rPr>
          <w:rStyle w:val="SubtleEmphasis"/>
          <w:rFonts w:ascii="Calibri" w:hAnsi="Calibri" w:cs="Calibri" w:asciiTheme="majorAscii" w:hAnsiTheme="majorAscii" w:cstheme="majorAscii"/>
          <w:i w:val="0"/>
          <w:iCs w:val="0"/>
          <w:color w:val="auto"/>
          <w:sz w:val="22"/>
          <w:szCs w:val="22"/>
        </w:rPr>
      </w:pPr>
      <w:ins w:author="Brittany Phillips" w:date="2026-03-17T19:21:00Z" w16du:dateUtc="2026-03-17T19:21:44Z" w:id="1336">
        <w:del w:author="Copy Editor" w:date="2026-05-18T15:27:00Z" w16du:dateUtc="2026-05-18T09:57:00Z" w:id="1337">
          <w:r w:rsidRPr="00EE4D0D" w:rsidDel="00E27DF3">
            <w:rPr>
              <w:rFonts w:asciiTheme="majorHAnsi" w:hAnsiTheme="majorHAnsi" w:cstheme="majorHAnsi"/>
              <w:sz w:val="22"/>
              <w:szCs w:val="22"/>
            </w:rPr>
            <w:tab/>
          </w:r>
        </w:del>
      </w:ins>
      <w:r w:rsidRPr="63CEF893" w:rsidR="00C53C02">
        <w:rPr>
          <w:rStyle w:val="SubtleEmphasis"/>
          <w:rFonts w:ascii="Calibri" w:hAnsi="Calibri" w:cs="Calibri" w:asciiTheme="majorAscii" w:hAnsiTheme="majorAscii" w:cstheme="majorAscii"/>
          <w:i w:val="0"/>
          <w:iCs w:val="0"/>
          <w:color w:val="auto"/>
          <w:sz w:val="22"/>
          <w:szCs w:val="22"/>
        </w:rPr>
        <w:t>b</w:t>
      </w:r>
      <w:r w:rsidRPr="63CEF893" w:rsidR="53BDD99C">
        <w:rPr>
          <w:rStyle w:val="SubtleEmphasis"/>
          <w:rFonts w:ascii="Calibri" w:hAnsi="Calibri" w:cs="Calibri" w:asciiTheme="majorAscii" w:hAnsiTheme="majorAscii" w:cstheme="majorAscii"/>
          <w:i w:val="0"/>
          <w:iCs w:val="0"/>
          <w:color w:val="auto"/>
          <w:sz w:val="22"/>
          <w:szCs w:val="22"/>
        </w:rPr>
        <w:t xml:space="preserve">. </w:t>
      </w:r>
      <w:r w:rsidRPr="63CEF893" w:rsidR="53BDD99C">
        <w:rPr>
          <w:rFonts w:ascii="Calibri" w:hAnsi="Calibri" w:cs="Calibri" w:asciiTheme="majorAscii" w:hAnsiTheme="majorAscii" w:cstheme="majorAscii"/>
          <w:sz w:val="22"/>
          <w:szCs w:val="22"/>
        </w:rPr>
        <w:t>Complete</w:t>
      </w:r>
      <w:r w:rsidRPr="63CEF893" w:rsidR="53BDD99C">
        <w:rPr>
          <w:rStyle w:val="SubtleEmphasis"/>
          <w:rFonts w:ascii="Calibri" w:hAnsi="Calibri" w:cs="Calibri" w:asciiTheme="majorAscii" w:hAnsiTheme="majorAscii" w:cstheme="majorAscii"/>
          <w:i w:val="0"/>
          <w:iCs w:val="0"/>
          <w:color w:val="auto"/>
          <w:sz w:val="22"/>
          <w:szCs w:val="22"/>
        </w:rPr>
        <w:t xml:space="preserve"> unloading of tendon until symptoms </w:t>
      </w:r>
      <w:r w:rsidRPr="63CEF893" w:rsidR="53BDD99C">
        <w:rPr>
          <w:rStyle w:val="SubtleEmphasis"/>
          <w:rFonts w:ascii="Calibri" w:hAnsi="Calibri" w:cs="Calibri" w:asciiTheme="majorAscii" w:hAnsiTheme="majorAscii" w:cstheme="majorAscii"/>
          <w:i w:val="0"/>
          <w:iCs w:val="0"/>
          <w:color w:val="auto"/>
          <w:sz w:val="22"/>
          <w:szCs w:val="22"/>
        </w:rPr>
        <w:t xml:space="preserve">resolve</w:t>
      </w:r>
    </w:p>
    <w:p w:rsidRPr="00EE4D0D" w:rsidR="53BDD99C" w:rsidP="63CEF893" w:rsidRDefault="00E27DF3" w14:paraId="0C61ECF7" w14:textId="6282D025">
      <w:pPr>
        <w:spacing/>
        <w:ind w:left="357"/>
        <w:contextualSpacing w:val="1"/>
        <w:rPr>
          <w:rStyle w:val="SubtleEmphasis"/>
          <w:rFonts w:ascii="Calibri" w:hAnsi="Calibri" w:cs="Calibri" w:asciiTheme="majorAscii" w:hAnsiTheme="majorAscii" w:cstheme="majorAscii"/>
          <w:i w:val="0"/>
          <w:iCs w:val="0"/>
          <w:color w:val="auto"/>
          <w:sz w:val="22"/>
          <w:szCs w:val="22"/>
          <w:rPrChange w:author="" w16du:dateUtc="2026-05-18T09:57:00Z" w:id="14320952">
            <w:rPr>
              <w:rStyle w:val="SubtleEmphasis"/>
              <w:b/>
              <w:bCs/>
              <w:i w:val="0"/>
              <w:iCs w:val="0"/>
              <w:color w:val="auto"/>
            </w:rPr>
          </w:rPrChange>
        </w:rPr>
      </w:pPr>
      <w:r w:rsidRPr="63CEF893" w:rsidR="00E27DF3">
        <w:rPr>
          <w:rFonts w:ascii="Calibri" w:hAnsi="Calibri" w:cs="Calibri" w:asciiTheme="majorAscii" w:hAnsiTheme="majorAscii" w:cstheme="majorAscii"/>
          <w:sz w:val="22"/>
          <w:szCs w:val="22"/>
        </w:rPr>
        <w:t>*</w:t>
      </w:r>
      <w:r w:rsidRPr="63CEF893" w:rsidR="00C53C02">
        <w:rPr>
          <w:rStyle w:val="SubtleEmphasis"/>
          <w:rFonts w:ascii="Calibri" w:hAnsi="Calibri" w:cs="Calibri" w:asciiTheme="majorAscii" w:hAnsiTheme="majorAscii" w:cstheme="majorAscii"/>
          <w:i w:val="0"/>
          <w:iCs w:val="0"/>
          <w:color w:val="auto"/>
          <w:sz w:val="22"/>
          <w:szCs w:val="22"/>
        </w:rPr>
        <w:t>c</w:t>
      </w:r>
      <w:r w:rsidRPr="63CEF893" w:rsidR="53BDD99C">
        <w:rPr>
          <w:rStyle w:val="SubtleEmphasis"/>
          <w:rFonts w:ascii="Calibri" w:hAnsi="Calibri" w:cs="Calibri" w:asciiTheme="majorAscii" w:hAnsiTheme="majorAscii" w:cstheme="majorAscii"/>
          <w:i w:val="0"/>
          <w:iCs w:val="0"/>
          <w:color w:val="auto"/>
          <w:sz w:val="22"/>
          <w:szCs w:val="22"/>
        </w:rPr>
        <w:t xml:space="preserve">. </w:t>
      </w:r>
      <w:r w:rsidRPr="63CEF893" w:rsidR="53BDD99C">
        <w:rPr>
          <w:rFonts w:ascii="Calibri" w:hAnsi="Calibri" w:cs="Calibri" w:asciiTheme="majorAscii" w:hAnsiTheme="majorAscii" w:cstheme="majorAscii"/>
          <w:sz w:val="22"/>
          <w:szCs w:val="22"/>
        </w:rPr>
        <w:t>Progressive</w:t>
      </w:r>
      <w:r w:rsidRPr="63CEF893" w:rsidR="53BDD99C">
        <w:rPr>
          <w:rStyle w:val="SubtleEmphasis"/>
          <w:rFonts w:ascii="Calibri" w:hAnsi="Calibri" w:cs="Calibri" w:asciiTheme="majorAscii" w:hAnsiTheme="majorAscii" w:cstheme="majorAscii"/>
          <w:i w:val="0"/>
          <w:iCs w:val="0"/>
          <w:color w:val="auto"/>
          <w:sz w:val="22"/>
          <w:szCs w:val="22"/>
        </w:rPr>
        <w:t xml:space="preserve"> loading of the tendon through eccentric exercises</w:t>
      </w:r>
    </w:p>
    <w:p w:rsidR="00EE4D0D" w:rsidP="63CEF893" w:rsidRDefault="53BDD99C" w14:paraId="293E1237" w14:textId="77777777">
      <w:pPr>
        <w:spacing/>
        <w:ind w:left="357"/>
        <w:contextualSpacing w:val="1"/>
        <w:rPr>
          <w:rStyle w:val="SubtleEmphasis"/>
          <w:rFonts w:ascii="Calibri" w:hAnsi="Calibri" w:cs="Calibri" w:asciiTheme="majorAscii" w:hAnsiTheme="majorAscii" w:cstheme="majorAscii"/>
          <w:i w:val="0"/>
          <w:iCs w:val="0"/>
          <w:color w:val="auto"/>
          <w:sz w:val="22"/>
          <w:szCs w:val="22"/>
        </w:rPr>
      </w:pPr>
      <w:ins w:author="Brittany Phillips" w:date="2026-03-17T19:22:00Z" w16du:dateUtc="2026-03-17T19:22:48Z" w:id="1353">
        <w:del w:author="Copy Editor" w:date="2026-05-18T15:27:00Z" w16du:dateUtc="2026-05-18T09:57:00Z" w:id="1354">
          <w:r w:rsidRPr="00EE4D0D" w:rsidDel="00E27DF3">
            <w:rPr>
              <w:rFonts w:asciiTheme="majorHAnsi" w:hAnsiTheme="majorHAnsi" w:cstheme="majorHAnsi"/>
              <w:sz w:val="22"/>
              <w:szCs w:val="22"/>
            </w:rPr>
            <w:tab/>
          </w:r>
        </w:del>
      </w:ins>
      <w:r w:rsidRPr="63CEF893" w:rsidR="00C53C02">
        <w:rPr>
          <w:rStyle w:val="SubtleEmphasis"/>
          <w:rFonts w:ascii="Calibri" w:hAnsi="Calibri" w:cs="Calibri" w:asciiTheme="majorAscii" w:hAnsiTheme="majorAscii" w:cstheme="majorAscii"/>
          <w:i w:val="0"/>
          <w:iCs w:val="0"/>
          <w:color w:val="auto"/>
          <w:sz w:val="22"/>
          <w:szCs w:val="22"/>
        </w:rPr>
        <w:t>d</w:t>
      </w:r>
      <w:r w:rsidRPr="63CEF893" w:rsidR="53BDD99C">
        <w:rPr>
          <w:rStyle w:val="SubtleEmphasis"/>
          <w:rFonts w:ascii="Calibri" w:hAnsi="Calibri" w:cs="Calibri" w:asciiTheme="majorAscii" w:hAnsiTheme="majorAscii" w:cstheme="majorAscii"/>
          <w:i w:val="0"/>
          <w:iCs w:val="0"/>
          <w:color w:val="auto"/>
          <w:sz w:val="22"/>
          <w:szCs w:val="22"/>
        </w:rPr>
        <w:t xml:space="preserve">. </w:t>
      </w:r>
      <w:r w:rsidRPr="63CEF893" w:rsidR="53BDD99C">
        <w:rPr>
          <w:rFonts w:ascii="Calibri" w:hAnsi="Calibri" w:cs="Calibri" w:asciiTheme="majorAscii" w:hAnsiTheme="majorAscii" w:cstheme="majorAscii"/>
          <w:sz w:val="22"/>
          <w:szCs w:val="22"/>
        </w:rPr>
        <w:t>Low</w:t>
      </w:r>
      <w:r w:rsidRPr="63CEF893" w:rsidR="53BDD99C">
        <w:rPr>
          <w:rStyle w:val="SubtleEmphasis"/>
          <w:rFonts w:ascii="Calibri" w:hAnsi="Calibri" w:cs="Calibri" w:asciiTheme="majorAscii" w:hAnsiTheme="majorAscii" w:cstheme="majorAscii"/>
          <w:i w:val="0"/>
          <w:iCs w:val="0"/>
          <w:color w:val="auto"/>
          <w:sz w:val="22"/>
          <w:szCs w:val="22"/>
        </w:rPr>
        <w:t>-intensity aerobic exercises only</w:t>
      </w:r>
    </w:p>
    <w:p w:rsidRPr="00EE4D0D" w:rsidR="00DE674C" w:rsidP="00DE674C" w:rsidRDefault="00DE674C" w14:paraId="44C47BFA" w14:textId="77777777">
      <w:pPr>
        <w:contextualSpacing/>
        <w:rPr>
          <w:rStyle w:val="SubtleEmphasis"/>
          <w:rFonts w:asciiTheme="majorHAnsi" w:hAnsiTheme="majorHAnsi" w:cstheme="majorHAnsi"/>
          <w:i w:val="0"/>
          <w:iCs w:val="0"/>
          <w:color w:val="auto"/>
          <w:sz w:val="22"/>
          <w:szCs w:val="22"/>
        </w:rPr>
      </w:pPr>
    </w:p>
    <w:p w:rsidRPr="00EE4D0D" w:rsidR="00D114BB" w:rsidP="63CEF893" w:rsidRDefault="53BDD99C" w14:paraId="53A74630" w14:textId="169A249A">
      <w:pPr>
        <w:spacing w:after="120"/>
        <w:rPr>
          <w:rFonts w:ascii="Calibri" w:hAnsi="Calibri" w:cs="Calibri" w:asciiTheme="majorAscii" w:hAnsiTheme="majorAscii" w:cstheme="majorAscii"/>
          <w:sz w:val="22"/>
          <w:szCs w:val="22"/>
        </w:rPr>
      </w:pPr>
      <w:r>
        <w:br/>
      </w:r>
      <w:r w:rsidRPr="63CEF893" w:rsidR="00D114BB">
        <w:rPr>
          <w:rFonts w:ascii="Calibri" w:hAnsi="Calibri" w:cs="Calibri" w:asciiTheme="majorAscii" w:hAnsiTheme="majorAscii" w:cstheme="majorAscii"/>
          <w:b w:val="1"/>
          <w:bCs w:val="1"/>
          <w:sz w:val="22"/>
          <w:szCs w:val="22"/>
        </w:rPr>
        <w:t>5</w:t>
      </w:r>
      <w:r w:rsidRPr="63CEF893" w:rsidR="7361696F">
        <w:rPr>
          <w:rFonts w:ascii="Calibri" w:hAnsi="Calibri" w:cs="Calibri" w:asciiTheme="majorAscii" w:hAnsiTheme="majorAscii" w:cstheme="majorAscii"/>
          <w:b w:val="1"/>
          <w:bCs w:val="1"/>
          <w:sz w:val="22"/>
          <w:szCs w:val="22"/>
        </w:rPr>
        <w:t>3</w:t>
      </w:r>
      <w:r w:rsidRPr="63CEF893" w:rsidR="00D114BB">
        <w:rPr>
          <w:rFonts w:ascii="Calibri" w:hAnsi="Calibri" w:cs="Calibri" w:asciiTheme="majorAscii" w:hAnsiTheme="majorAscii" w:cstheme="majorAscii"/>
          <w:b w:val="1"/>
          <w:bCs w:val="1"/>
          <w:sz w:val="22"/>
          <w:szCs w:val="22"/>
        </w:rPr>
        <w:t xml:space="preserve">. </w:t>
      </w:r>
      <w:r w:rsidRPr="63CEF893" w:rsidR="00CA5867">
        <w:rPr>
          <w:rFonts w:ascii="Calibri" w:hAnsi="Calibri" w:cs="Calibri" w:asciiTheme="majorAscii" w:hAnsiTheme="majorAscii" w:cstheme="majorAscii"/>
          <w:b w:val="1"/>
          <w:bCs w:val="1"/>
          <w:sz w:val="22"/>
          <w:szCs w:val="22"/>
        </w:rPr>
        <w:t>Which modality should be used for best accomplishment of the t</w:t>
      </w:r>
      <w:r w:rsidRPr="63CEF893" w:rsidR="00D114BB">
        <w:rPr>
          <w:rFonts w:ascii="Calibri" w:hAnsi="Calibri" w:cs="Calibri" w:asciiTheme="majorAscii" w:hAnsiTheme="majorAscii" w:cstheme="majorAscii"/>
          <w:b w:val="1"/>
          <w:bCs w:val="1"/>
          <w:sz w:val="22"/>
          <w:szCs w:val="22"/>
        </w:rPr>
        <w:t xml:space="preserve">reatment of a patient with a second-degree hamstring strain </w:t>
      </w:r>
      <w:r w:rsidRPr="63CEF893" w:rsidR="00D114BB">
        <w:rPr>
          <w:rFonts w:ascii="Calibri" w:hAnsi="Calibri" w:cs="Calibri" w:asciiTheme="majorAscii" w:hAnsiTheme="majorAscii" w:cstheme="majorAscii"/>
          <w:b w:val="1"/>
          <w:bCs w:val="1"/>
          <w:sz w:val="22"/>
          <w:szCs w:val="22"/>
        </w:rPr>
        <w:t>10 days</w:t>
      </w:r>
      <w:r w:rsidRPr="63CEF893" w:rsidR="00D114BB">
        <w:rPr>
          <w:rFonts w:ascii="Calibri" w:hAnsi="Calibri" w:cs="Calibri" w:asciiTheme="majorAscii" w:hAnsiTheme="majorAscii" w:cstheme="majorAscii"/>
          <w:b w:val="1"/>
          <w:bCs w:val="1"/>
          <w:sz w:val="22"/>
          <w:szCs w:val="22"/>
        </w:rPr>
        <w:t xml:space="preserve"> post-injury</w:t>
      </w:r>
      <w:r w:rsidRPr="63CEF893" w:rsidR="00D114BB">
        <w:rPr>
          <w:rFonts w:ascii="Calibri" w:hAnsi="Calibri" w:cs="Calibri" w:asciiTheme="majorAscii" w:hAnsiTheme="majorAscii" w:cstheme="majorAscii"/>
          <w:b w:val="1"/>
          <w:bCs w:val="1"/>
          <w:sz w:val="22"/>
          <w:szCs w:val="22"/>
        </w:rPr>
        <w:t>?</w:t>
      </w:r>
    </w:p>
    <w:p w:rsidRPr="00EE4D0D" w:rsidR="00D114BB" w:rsidP="63CEF893" w:rsidRDefault="001B4BB0" w14:paraId="533C8B7C" w14:textId="77955D18">
      <w:pPr>
        <w:spacing/>
        <w:ind w:left="357"/>
        <w:contextualSpacing w:val="1"/>
        <w:rPr>
          <w:rFonts w:ascii="Calibri" w:hAnsi="Calibri" w:cs="Calibri" w:asciiTheme="majorAscii" w:hAnsiTheme="majorAscii" w:cstheme="majorAscii"/>
          <w:sz w:val="22"/>
          <w:szCs w:val="22"/>
          <w:rPrChange w:author="" w16du:dateUtc="2026-05-18T09:57:00Z" w:id="229704856">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Diathermy</w:t>
      </w:r>
      <w:r w:rsidRPr="63CEF893" w:rsidR="00D114BB">
        <w:rPr>
          <w:rFonts w:ascii="Calibri" w:hAnsi="Calibri" w:cs="Calibri" w:asciiTheme="majorAscii" w:hAnsiTheme="majorAscii" w:cstheme="majorAscii"/>
          <w:sz w:val="22"/>
          <w:szCs w:val="22"/>
        </w:rPr>
        <w:t xml:space="preserve"> to increase tissue extensibility</w:t>
      </w:r>
    </w:p>
    <w:p w:rsidRPr="00EE4D0D" w:rsidR="00D114BB" w:rsidP="63CEF893" w:rsidRDefault="00C53C02" w14:paraId="54BFEB0A" w14:textId="3EBA5D4F">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Low</w:t>
      </w:r>
      <w:r w:rsidRPr="63CEF893" w:rsidR="00D114BB">
        <w:rPr>
          <w:rFonts w:ascii="Calibri" w:hAnsi="Calibri" w:cs="Calibri" w:asciiTheme="majorAscii" w:hAnsiTheme="majorAscii" w:cstheme="majorAscii"/>
          <w:sz w:val="22"/>
          <w:szCs w:val="22"/>
        </w:rPr>
        <w:t>-level laser</w:t>
      </w:r>
    </w:p>
    <w:p w:rsidRPr="00EE4D0D" w:rsidR="00D114BB" w:rsidP="63CEF893" w:rsidRDefault="00C53C02" w14:paraId="61A8B40D" w14:textId="15CC29D5">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Low-</w:t>
      </w:r>
      <w:r w:rsidRPr="63CEF893" w:rsidR="00D114BB">
        <w:rPr>
          <w:rFonts w:ascii="Calibri" w:hAnsi="Calibri" w:cs="Calibri" w:asciiTheme="majorAscii" w:hAnsiTheme="majorAscii" w:cstheme="majorAscii"/>
          <w:sz w:val="22"/>
          <w:szCs w:val="22"/>
        </w:rPr>
        <w:t>intensity</w:t>
      </w:r>
      <w:r w:rsidRPr="63CEF893" w:rsidR="00D114BB">
        <w:rPr>
          <w:rFonts w:ascii="Calibri" w:hAnsi="Calibri" w:cs="Calibri" w:asciiTheme="majorAscii" w:hAnsiTheme="majorAscii" w:cstheme="majorAscii"/>
          <w:sz w:val="22"/>
          <w:szCs w:val="22"/>
        </w:rPr>
        <w:t xml:space="preserve"> pulsed ultrasound</w:t>
      </w:r>
    </w:p>
    <w:p w:rsidRPr="00EE4D0D" w:rsidR="00D114BB" w:rsidP="63CEF893" w:rsidRDefault="00C53C02" w14:paraId="20103343" w14:textId="16AA041E">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High-</w:t>
      </w:r>
      <w:r w:rsidRPr="63CEF893" w:rsidR="00D114BB">
        <w:rPr>
          <w:rFonts w:ascii="Calibri" w:hAnsi="Calibri" w:cs="Calibri" w:asciiTheme="majorAscii" w:hAnsiTheme="majorAscii" w:cstheme="majorAscii"/>
          <w:sz w:val="22"/>
          <w:szCs w:val="22"/>
        </w:rPr>
        <w:t>volt</w:t>
      </w:r>
      <w:r w:rsidRPr="63CEF893" w:rsidR="00D114BB">
        <w:rPr>
          <w:rFonts w:ascii="Calibri" w:hAnsi="Calibri" w:cs="Calibri" w:asciiTheme="majorAscii" w:hAnsiTheme="majorAscii" w:cstheme="majorAscii"/>
          <w:sz w:val="22"/>
          <w:szCs w:val="22"/>
        </w:rPr>
        <w:t xml:space="preserve"> stimulation</w:t>
      </w:r>
    </w:p>
    <w:p w:rsidRPr="00EE4D0D" w:rsidR="00D114BB" w:rsidP="63CEF893" w:rsidRDefault="00C53C02" w14:paraId="288B5155" w14:textId="7C9025B8">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Fluidotherapy</w:t>
      </w:r>
    </w:p>
    <w:p w:rsidRPr="00EE4D0D" w:rsidR="00EE4D0D" w:rsidP="00EE4D0D" w:rsidRDefault="00EE4D0D" w14:paraId="11524995" w14:textId="77777777">
      <w:pPr>
        <w:contextualSpacing/>
        <w:rPr>
          <w:rFonts w:asciiTheme="majorHAnsi" w:hAnsiTheme="majorHAnsi" w:cstheme="majorHAnsi"/>
          <w:sz w:val="22"/>
          <w:szCs w:val="22"/>
        </w:rPr>
      </w:pPr>
    </w:p>
    <w:p w:rsidRPr="00EE4D0D" w:rsidR="00D114BB" w:rsidP="00C11741" w:rsidRDefault="00D114BB" w14:paraId="19B42D8C" w14:textId="00CACDA8">
      <w:pPr>
        <w:spacing w:after="120"/>
        <w:rPr>
          <w:rFonts w:asciiTheme="majorHAnsi" w:hAnsiTheme="majorHAnsi" w:cstheme="majorHAnsi"/>
          <w:sz w:val="22"/>
          <w:szCs w:val="22"/>
        </w:rPr>
      </w:pPr>
      <w:r w:rsidRPr="00EE4D0D">
        <w:rPr>
          <w:rFonts w:asciiTheme="majorHAnsi" w:hAnsiTheme="majorHAnsi" w:cstheme="majorHAnsi"/>
          <w:b/>
          <w:bCs/>
          <w:sz w:val="22"/>
          <w:szCs w:val="22"/>
        </w:rPr>
        <w:t>5</w:t>
      </w:r>
      <w:r w:rsidRPr="00EE4D0D" w:rsidR="0E8FC5AF">
        <w:rPr>
          <w:rFonts w:asciiTheme="majorHAnsi" w:hAnsiTheme="majorHAnsi" w:cstheme="majorHAnsi"/>
          <w:b/>
          <w:bCs/>
          <w:sz w:val="22"/>
          <w:szCs w:val="22"/>
        </w:rPr>
        <w:t>4</w:t>
      </w:r>
      <w:r w:rsidRPr="00EE4D0D">
        <w:rPr>
          <w:rFonts w:asciiTheme="majorHAnsi" w:hAnsiTheme="majorHAnsi" w:cstheme="majorHAnsi"/>
          <w:b/>
          <w:bCs/>
          <w:sz w:val="22"/>
          <w:szCs w:val="22"/>
        </w:rPr>
        <w:t>. Which massage technique increases tissue extensibility?</w:t>
      </w:r>
    </w:p>
    <w:p w:rsidRPr="00EE4D0D" w:rsidR="00D114BB" w:rsidP="63CEF893" w:rsidRDefault="00C53C02" w14:paraId="304412F3" w14:textId="428EA5A0">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Effleurage</w:t>
      </w:r>
    </w:p>
    <w:p w:rsidRPr="00EE4D0D" w:rsidR="00D114BB" w:rsidP="63CEF893" w:rsidRDefault="00C53C02" w14:paraId="3E97CBDE" w14:textId="455E0A66">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Friction</w:t>
      </w:r>
    </w:p>
    <w:p w:rsidRPr="00EE4D0D" w:rsidR="00D114BB" w:rsidP="63CEF893" w:rsidRDefault="001B4BB0" w14:paraId="6074EA73" w14:textId="4892F6D4">
      <w:pPr>
        <w:spacing/>
        <w:ind w:left="357"/>
        <w:contextualSpacing w:val="1"/>
        <w:rPr>
          <w:rFonts w:ascii="Calibri" w:hAnsi="Calibri" w:cs="Calibri" w:asciiTheme="majorAscii" w:hAnsiTheme="majorAscii" w:cstheme="majorAscii"/>
          <w:sz w:val="22"/>
          <w:szCs w:val="22"/>
          <w:rPrChange w:author="" w16du:dateUtc="2026-05-18T09:57:00Z" w:id="1856085920">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Petrissage</w:t>
      </w:r>
    </w:p>
    <w:p w:rsidRPr="00EE4D0D" w:rsidR="00D114BB" w:rsidP="63CEF893" w:rsidRDefault="00C53C02" w14:paraId="00531FB6" w14:textId="7A35863F">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Tapotement</w:t>
      </w:r>
    </w:p>
    <w:p w:rsidRPr="00EE4D0D" w:rsidR="00D114BB" w:rsidP="63CEF893" w:rsidRDefault="00C53C02" w14:paraId="2A186A20" w14:textId="0C9CE8AA">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Vibration</w:t>
      </w:r>
    </w:p>
    <w:p w:rsidRPr="00EE4D0D" w:rsidR="3B47729A" w:rsidP="00EE4D0D" w:rsidRDefault="3B47729A" w14:paraId="7CCCB520" w14:textId="0EED60D2">
      <w:pPr>
        <w:rPr>
          <w:rFonts w:asciiTheme="majorHAnsi" w:hAnsiTheme="majorHAnsi" w:cstheme="majorHAnsi"/>
          <w:sz w:val="22"/>
          <w:szCs w:val="22"/>
        </w:rPr>
      </w:pPr>
    </w:p>
    <w:p w:rsidR="5875F2D5" w:rsidP="63CEF893" w:rsidRDefault="00D114BB" w14:paraId="31F93D8A" w14:textId="1EDCE6AF">
      <w:pPr>
        <w:spacing w:after="120"/>
        <w:rPr>
          <w:rFonts w:ascii="Calibri" w:hAnsi="Calibri" w:eastAsia="ＭＳ ゴシック" w:cs="Calibri" w:asciiTheme="majorAscii" w:hAnsiTheme="majorAscii" w:eastAsiaTheme="majorEastAsia" w:cstheme="majorAscii"/>
          <w:b w:val="1"/>
          <w:bCs w:val="1"/>
          <w:sz w:val="22"/>
          <w:szCs w:val="22"/>
        </w:rPr>
      </w:pPr>
      <w:r w:rsidRPr="63CEF893" w:rsidR="00D114BB">
        <w:rPr>
          <w:rFonts w:ascii="Calibri" w:hAnsi="Calibri" w:cs="Calibri" w:asciiTheme="majorAscii" w:hAnsiTheme="majorAscii" w:cstheme="majorAscii"/>
          <w:b w:val="1"/>
          <w:bCs w:val="1"/>
          <w:sz w:val="22"/>
          <w:szCs w:val="22"/>
        </w:rPr>
        <w:t>5</w:t>
      </w:r>
      <w:r w:rsidRPr="63CEF893" w:rsidR="6F3ACD33">
        <w:rPr>
          <w:rFonts w:ascii="Calibri" w:hAnsi="Calibri" w:cs="Calibri" w:asciiTheme="majorAscii" w:hAnsiTheme="majorAscii" w:cstheme="majorAscii"/>
          <w:b w:val="1"/>
          <w:bCs w:val="1"/>
          <w:sz w:val="22"/>
          <w:szCs w:val="22"/>
        </w:rPr>
        <w:t>5</w:t>
      </w:r>
      <w:r w:rsidRPr="63CEF893" w:rsidR="00D114BB">
        <w:rPr>
          <w:rFonts w:ascii="Calibri" w:hAnsi="Calibri" w:cs="Calibri" w:asciiTheme="majorAscii" w:hAnsiTheme="majorAscii" w:cstheme="majorAscii"/>
          <w:b w:val="1"/>
          <w:bCs w:val="1"/>
          <w:sz w:val="22"/>
          <w:szCs w:val="22"/>
        </w:rPr>
        <w:t xml:space="preserve">. </w:t>
      </w:r>
      <w:r w:rsidRPr="63CEF893" w:rsidR="5875F2D5">
        <w:rPr>
          <w:rFonts w:ascii="Calibri" w:hAnsi="Calibri" w:eastAsia="ＭＳ ゴシック" w:cs="Calibri" w:asciiTheme="majorAscii" w:hAnsiTheme="majorAscii" w:eastAsiaTheme="majorEastAsia" w:cstheme="majorAscii"/>
          <w:b w:val="1"/>
          <w:bCs w:val="1"/>
          <w:sz w:val="22"/>
          <w:szCs w:val="22"/>
        </w:rPr>
        <w:t>A swimmer with multidirectional shoulder instability demonstrates poor dynamic control during overhead movements.</w:t>
      </w:r>
      <w:r w:rsidRPr="63CEF893" w:rsidR="5875F2D5">
        <w:rPr>
          <w:rFonts w:ascii="Calibri" w:hAnsi="Calibri" w:eastAsia="ＭＳ ゴシック" w:cs="Calibri" w:asciiTheme="majorAscii" w:hAnsiTheme="majorAscii" w:eastAsiaTheme="majorEastAsia" w:cstheme="majorAscii"/>
          <w:b w:val="1"/>
          <w:bCs w:val="1"/>
          <w:sz w:val="22"/>
          <w:szCs w:val="22"/>
        </w:rPr>
        <w:t xml:space="preserve"> The clinician designs a program emphasizing neuromuscular control before strengthening. Which progression best reflects </w:t>
      </w:r>
      <w:r w:rsidRPr="63CEF893" w:rsidR="5875F2D5">
        <w:rPr>
          <w:rFonts w:ascii="Calibri" w:hAnsi="Calibri" w:eastAsia="ＭＳ ゴシック" w:cs="Calibri" w:asciiTheme="majorAscii" w:hAnsiTheme="majorAscii" w:eastAsiaTheme="majorEastAsia" w:cstheme="majorAscii"/>
          <w:b w:val="1"/>
          <w:bCs w:val="1"/>
          <w:sz w:val="22"/>
          <w:szCs w:val="22"/>
        </w:rPr>
        <w:t>appropriate exercise</w:t>
      </w:r>
      <w:r w:rsidRPr="63CEF893" w:rsidR="5875F2D5">
        <w:rPr>
          <w:rFonts w:ascii="Calibri" w:hAnsi="Calibri" w:eastAsia="ＭＳ ゴシック" w:cs="Calibri" w:asciiTheme="majorAscii" w:hAnsiTheme="majorAscii" w:eastAsiaTheme="majorEastAsia" w:cstheme="majorAscii"/>
          <w:b w:val="1"/>
          <w:bCs w:val="1"/>
          <w:sz w:val="22"/>
          <w:szCs w:val="22"/>
        </w:rPr>
        <w:t xml:space="preserve"> sequencing?</w:t>
      </w:r>
    </w:p>
    <w:p w:rsidRPr="00EE4D0D" w:rsidR="0081578F" w:rsidP="63CEF893" w:rsidRDefault="00C53C02" w14:paraId="764F0A79" w14:textId="45322E47">
      <w:pPr>
        <w:spacing/>
        <w:ind w:left="357"/>
        <w:contextualSpacing w:val="1"/>
        <w:rPr>
          <w:rFonts w:ascii="Calibri" w:hAnsi="Calibri" w:eastAsia="ＭＳ ゴシック" w:cs="Calibri" w:asciiTheme="majorAscii" w:hAnsiTheme="majorAscii" w:eastAsiaTheme="majorEastAsia" w:cstheme="majorAscii"/>
          <w:sz w:val="22"/>
          <w:szCs w:val="22"/>
        </w:rPr>
      </w:pPr>
      <w:r w:rsidRPr="34B94A2D" w:rsidR="00C53C02">
        <w:rPr>
          <w:rFonts w:ascii="Calibri" w:hAnsi="Calibri" w:eastAsia="ＭＳ ゴシック" w:cs="Calibri" w:asciiTheme="majorAscii" w:hAnsiTheme="majorAscii" w:eastAsiaTheme="majorEastAsia" w:cstheme="majorAscii"/>
          <w:sz w:val="22"/>
          <w:szCs w:val="22"/>
        </w:rPr>
        <w:t>a</w:t>
      </w:r>
      <w:r w:rsidRPr="34B94A2D" w:rsidR="5875F2D5">
        <w:rPr>
          <w:rFonts w:ascii="Calibri" w:hAnsi="Calibri" w:eastAsia="ＭＳ ゴシック" w:cs="Calibri" w:asciiTheme="majorAscii" w:hAnsiTheme="majorAscii" w:eastAsiaTheme="majorEastAsia" w:cstheme="majorAscii"/>
          <w:sz w:val="22"/>
          <w:szCs w:val="22"/>
        </w:rPr>
        <w:t>. Open</w:t>
      </w:r>
      <w:r w:rsidRPr="34B94A2D" w:rsidR="4369C918">
        <w:rPr>
          <w:rFonts w:ascii="Calibri" w:hAnsi="Calibri" w:eastAsia="ＭＳ ゴシック" w:cs="Calibri" w:asciiTheme="majorAscii" w:hAnsiTheme="majorAscii" w:eastAsiaTheme="majorEastAsia" w:cstheme="majorAscii"/>
          <w:sz w:val="22"/>
          <w:szCs w:val="22"/>
        </w:rPr>
        <w:t>-</w:t>
      </w:r>
      <w:r w:rsidRPr="34B94A2D" w:rsidR="5875F2D5">
        <w:rPr>
          <w:rFonts w:ascii="Calibri" w:hAnsi="Calibri" w:eastAsia="ＭＳ ゴシック" w:cs="Calibri" w:asciiTheme="majorAscii" w:hAnsiTheme="majorAscii" w:eastAsiaTheme="majorEastAsia" w:cstheme="majorAscii"/>
          <w:sz w:val="22"/>
          <w:szCs w:val="22"/>
        </w:rPr>
        <w:t>chain isotonic strengthening → plyometrics → stabilization</w:t>
      </w:r>
      <w:r>
        <w:br/>
      </w:r>
    </w:p>
    <w:p w:rsidRPr="00EE4D0D" w:rsidR="0081578F" w:rsidP="63CEF893" w:rsidRDefault="00C53C02" w14:paraId="284253AD" w14:textId="7E445EB0">
      <w:pPr>
        <w:spacing/>
        <w:ind w:left="357"/>
        <w:contextualSpacing w:val="1"/>
        <w:rPr>
          <w:rFonts w:ascii="Calibri" w:hAnsi="Calibri" w:eastAsia="ＭＳ ゴシック" w:cs="Calibri" w:asciiTheme="majorAscii" w:hAnsiTheme="majorAscii" w:eastAsiaTheme="majorEastAsia" w:cstheme="majorAscii"/>
          <w:sz w:val="22"/>
          <w:szCs w:val="22"/>
        </w:rPr>
      </w:pPr>
      <w:r w:rsidRPr="34B94A2D" w:rsidR="00C53C02">
        <w:rPr>
          <w:rFonts w:ascii="Calibri" w:hAnsi="Calibri" w:eastAsia="ＭＳ ゴシック" w:cs="Calibri" w:asciiTheme="majorAscii" w:hAnsiTheme="majorAscii" w:eastAsiaTheme="majorEastAsia" w:cstheme="majorAscii"/>
          <w:sz w:val="22"/>
          <w:szCs w:val="22"/>
        </w:rPr>
        <w:t>b</w:t>
      </w:r>
      <w:r w:rsidRPr="34B94A2D" w:rsidR="5875F2D5">
        <w:rPr>
          <w:rFonts w:ascii="Calibri" w:hAnsi="Calibri" w:eastAsia="ＭＳ ゴシック" w:cs="Calibri" w:asciiTheme="majorAscii" w:hAnsiTheme="majorAscii" w:eastAsiaTheme="majorEastAsia" w:cstheme="majorAscii"/>
          <w:sz w:val="22"/>
          <w:szCs w:val="22"/>
        </w:rPr>
        <w:t>. Plyometric throwing drills → resistance training → closed</w:t>
      </w:r>
      <w:r w:rsidRPr="34B94A2D" w:rsidR="5BCA28CF">
        <w:rPr>
          <w:rFonts w:ascii="Calibri" w:hAnsi="Calibri" w:eastAsia="ＭＳ ゴシック" w:cs="Calibri" w:asciiTheme="majorAscii" w:hAnsiTheme="majorAscii" w:eastAsiaTheme="majorEastAsia" w:cstheme="majorAscii"/>
          <w:sz w:val="22"/>
          <w:szCs w:val="22"/>
        </w:rPr>
        <w:t>-</w:t>
      </w:r>
      <w:r w:rsidRPr="34B94A2D" w:rsidR="5875F2D5">
        <w:rPr>
          <w:rFonts w:ascii="Calibri" w:hAnsi="Calibri" w:eastAsia="ＭＳ ゴシック" w:cs="Calibri" w:asciiTheme="majorAscii" w:hAnsiTheme="majorAscii" w:eastAsiaTheme="majorEastAsia" w:cstheme="majorAscii"/>
          <w:sz w:val="22"/>
          <w:szCs w:val="22"/>
        </w:rPr>
        <w:t>chain control</w:t>
      </w:r>
    </w:p>
    <w:p w:rsidRPr="00EE4D0D" w:rsidR="0081578F" w:rsidP="63CEF893" w:rsidRDefault="5875F2D5" w14:paraId="3A2AEF7B" w14:textId="51B07851">
      <w:pPr>
        <w:spacing/>
        <w:ind w:left="357"/>
        <w:contextualSpacing w:val="1"/>
        <w:rPr>
          <w:rFonts w:ascii="Calibri" w:hAnsi="Calibri" w:eastAsia="ＭＳ ゴシック" w:cs="Calibri" w:asciiTheme="majorAscii" w:hAnsiTheme="majorAscii" w:eastAsiaTheme="majorEastAsia" w:cstheme="majorAscii"/>
          <w:sz w:val="22"/>
          <w:szCs w:val="22"/>
        </w:rPr>
      </w:pPr>
      <w:r>
        <w:br/>
      </w:r>
      <w:r w:rsidRPr="34B94A2D" w:rsidR="00E27DF3">
        <w:rPr>
          <w:rFonts w:ascii="Calibri" w:hAnsi="Calibri" w:eastAsia="ＭＳ ゴシック" w:cs="Calibri" w:asciiTheme="majorAscii" w:hAnsiTheme="majorAscii" w:eastAsiaTheme="majorEastAsia" w:cstheme="majorAscii"/>
          <w:sz w:val="22"/>
          <w:szCs w:val="22"/>
        </w:rPr>
        <w:t>*</w:t>
      </w:r>
      <w:r w:rsidRPr="34B94A2D" w:rsidR="00C53C02">
        <w:rPr>
          <w:rFonts w:ascii="Calibri" w:hAnsi="Calibri" w:eastAsia="ＭＳ ゴシック" w:cs="Calibri" w:asciiTheme="majorAscii" w:hAnsiTheme="majorAscii" w:eastAsiaTheme="majorEastAsia" w:cstheme="majorAscii"/>
          <w:sz w:val="22"/>
          <w:szCs w:val="22"/>
        </w:rPr>
        <w:t>c</w:t>
      </w:r>
      <w:r w:rsidRPr="34B94A2D" w:rsidR="5875F2D5">
        <w:rPr>
          <w:rFonts w:ascii="Calibri" w:hAnsi="Calibri" w:eastAsia="ＭＳ ゴシック" w:cs="Calibri" w:asciiTheme="majorAscii" w:hAnsiTheme="majorAscii" w:eastAsiaTheme="majorEastAsia" w:cstheme="majorAscii"/>
          <w:sz w:val="22"/>
          <w:szCs w:val="22"/>
        </w:rPr>
        <w:t>. Closed</w:t>
      </w:r>
      <w:r w:rsidRPr="34B94A2D" w:rsidR="2CCCA828">
        <w:rPr>
          <w:rFonts w:ascii="Calibri" w:hAnsi="Calibri" w:eastAsia="ＭＳ ゴシック" w:cs="Calibri" w:asciiTheme="majorAscii" w:hAnsiTheme="majorAscii" w:eastAsiaTheme="majorEastAsia" w:cstheme="majorAscii"/>
          <w:sz w:val="22"/>
          <w:szCs w:val="22"/>
        </w:rPr>
        <w:t>-</w:t>
      </w:r>
      <w:r w:rsidRPr="34B94A2D" w:rsidR="5875F2D5">
        <w:rPr>
          <w:rFonts w:ascii="Calibri" w:hAnsi="Calibri" w:eastAsia="ＭＳ ゴシック" w:cs="Calibri" w:asciiTheme="majorAscii" w:hAnsiTheme="majorAscii" w:eastAsiaTheme="majorEastAsia" w:cstheme="majorAscii"/>
          <w:sz w:val="22"/>
          <w:szCs w:val="22"/>
        </w:rPr>
        <w:t xml:space="preserve">chain stabilization </w:t>
      </w:r>
      <w:r w:rsidRPr="34B94A2D" w:rsidR="5875F2D5">
        <w:rPr>
          <w:rFonts w:ascii="Calibri" w:hAnsi="Calibri" w:eastAsia="ＭＳ ゴシック" w:cs="Calibri" w:asciiTheme="majorAscii" w:hAnsiTheme="majorAscii" w:eastAsiaTheme="majorEastAsia" w:cstheme="majorAscii"/>
          <w:sz w:val="22"/>
          <w:szCs w:val="22"/>
        </w:rPr>
        <w:t>→</w:t>
      </w:r>
      <w:r w:rsidRPr="34B94A2D" w:rsidR="5875F2D5">
        <w:rPr>
          <w:rFonts w:ascii="Calibri" w:hAnsi="Calibri" w:eastAsia="ＭＳ ゴシック" w:cs="Calibri" w:asciiTheme="majorAscii" w:hAnsiTheme="majorAscii" w:eastAsiaTheme="majorEastAsia" w:cstheme="majorAscii"/>
          <w:sz w:val="22"/>
          <w:szCs w:val="22"/>
        </w:rPr>
        <w:t xml:space="preserve"> open</w:t>
      </w:r>
      <w:r w:rsidRPr="34B94A2D" w:rsidR="0C1414B0">
        <w:rPr>
          <w:rFonts w:ascii="Calibri" w:hAnsi="Calibri" w:eastAsia="ＭＳ ゴシック" w:cs="Calibri" w:asciiTheme="majorAscii" w:hAnsiTheme="majorAscii" w:eastAsiaTheme="majorEastAsia" w:cstheme="majorAscii"/>
          <w:sz w:val="22"/>
          <w:szCs w:val="22"/>
        </w:rPr>
        <w:t>-</w:t>
      </w:r>
      <w:r w:rsidRPr="34B94A2D" w:rsidR="5875F2D5">
        <w:rPr>
          <w:rFonts w:ascii="Calibri" w:hAnsi="Calibri" w:eastAsia="ＭＳ ゴシック" w:cs="Calibri" w:asciiTheme="majorAscii" w:hAnsiTheme="majorAscii" w:eastAsiaTheme="majorEastAsia" w:cstheme="majorAscii"/>
          <w:sz w:val="22"/>
          <w:szCs w:val="22"/>
        </w:rPr>
        <w:t xml:space="preserve">chain control </w:t>
      </w:r>
      <w:r w:rsidRPr="34B94A2D" w:rsidR="5875F2D5">
        <w:rPr>
          <w:rFonts w:ascii="Calibri" w:hAnsi="Calibri" w:eastAsia="ＭＳ ゴシック" w:cs="Calibri" w:asciiTheme="majorAscii" w:hAnsiTheme="majorAscii" w:eastAsiaTheme="majorEastAsia" w:cstheme="majorAscii"/>
          <w:sz w:val="22"/>
          <w:szCs w:val="22"/>
        </w:rPr>
        <w:t>→</w:t>
      </w:r>
      <w:r w:rsidRPr="34B94A2D" w:rsidR="5875F2D5">
        <w:rPr>
          <w:rFonts w:ascii="Calibri" w:hAnsi="Calibri" w:eastAsia="ＭＳ ゴシック" w:cs="Calibri" w:asciiTheme="majorAscii" w:hAnsiTheme="majorAscii" w:eastAsiaTheme="majorEastAsia" w:cstheme="majorAscii"/>
          <w:sz w:val="22"/>
          <w:szCs w:val="22"/>
        </w:rPr>
        <w:t xml:space="preserve"> progressive resistance</w:t>
      </w:r>
    </w:p>
    <w:p w:rsidR="5875F2D5" w:rsidP="63CEF893" w:rsidRDefault="5875F2D5" w14:paraId="76C864DD" w14:textId="064C85E3">
      <w:pPr>
        <w:spacing/>
        <w:ind w:left="357"/>
        <w:contextualSpacing w:val="1"/>
        <w:rPr>
          <w:rFonts w:ascii="Calibri" w:hAnsi="Calibri" w:eastAsia="ＭＳ ゴシック" w:cs="Calibri" w:asciiTheme="majorAscii" w:hAnsiTheme="majorAscii" w:eastAsiaTheme="majorEastAsia" w:cstheme="majorAscii"/>
          <w:sz w:val="22"/>
          <w:szCs w:val="22"/>
        </w:rPr>
      </w:pPr>
      <w:r>
        <w:br/>
      </w:r>
      <w:r w:rsidRPr="63CEF893" w:rsidR="00C53C02">
        <w:rPr>
          <w:rFonts w:ascii="Calibri" w:hAnsi="Calibri" w:eastAsia="ＭＳ ゴシック" w:cs="Calibri" w:asciiTheme="majorAscii" w:hAnsiTheme="majorAscii" w:eastAsiaTheme="majorEastAsia" w:cstheme="majorAscii"/>
          <w:sz w:val="22"/>
          <w:szCs w:val="22"/>
        </w:rPr>
        <w:t>d</w:t>
      </w:r>
      <w:r w:rsidRPr="63CEF893" w:rsidR="5875F2D5">
        <w:rPr>
          <w:rFonts w:ascii="Calibri" w:hAnsi="Calibri" w:eastAsia="ＭＳ ゴシック" w:cs="Calibri" w:asciiTheme="majorAscii" w:hAnsiTheme="majorAscii" w:eastAsiaTheme="majorEastAsia" w:cstheme="majorAscii"/>
          <w:sz w:val="22"/>
          <w:szCs w:val="22"/>
        </w:rPr>
        <w:t>. Maximal resistance training followed by endurance work</w:t>
      </w:r>
    </w:p>
    <w:p w:rsidR="00DE674C" w:rsidP="00DE674C" w:rsidRDefault="00DE674C" w14:paraId="04070CDD" w14:textId="77777777">
      <w:pPr>
        <w:contextualSpacing/>
        <w:rPr>
          <w:rFonts w:asciiTheme="majorHAnsi" w:hAnsiTheme="majorHAnsi" w:eastAsiaTheme="majorEastAsia" w:cstheme="majorHAnsi"/>
          <w:sz w:val="22"/>
          <w:szCs w:val="22"/>
        </w:rPr>
      </w:pPr>
    </w:p>
    <w:p w:rsidRPr="00EE4D0D" w:rsidR="18D5B248" w:rsidP="63CEF893" w:rsidRDefault="00D114BB" w14:paraId="603AB383" w14:textId="5BD7677C">
      <w:pPr>
        <w:spacing w:after="120"/>
        <w:rPr>
          <w:rFonts w:ascii="Calibri" w:hAnsi="Calibri" w:eastAsia="ＭＳ ゴシック" w:cs="Calibri" w:asciiTheme="majorAscii" w:hAnsiTheme="majorAscii" w:eastAsiaTheme="majorEastAsia" w:cstheme="majorAscii"/>
          <w:b w:val="1"/>
          <w:bCs w:val="1"/>
          <w:color w:val="808080" w:themeColor="background1" w:themeShade="80"/>
          <w:sz w:val="22"/>
          <w:szCs w:val="22"/>
          <w:rPrChange w:author="" w16du:dateUtc="2026-05-18T12:47:00Z" w:id="307791052">
            <w:rPr>
              <w:rFonts w:asciiTheme="majorHAnsi" w:hAnsiTheme="majorHAnsi" w:eastAsiaTheme="majorEastAsia" w:cstheme="majorBidi"/>
              <w:color w:val="808080" w:themeColor="background1" w:themeShade="80"/>
            </w:rPr>
          </w:rPrChange>
        </w:rPr>
      </w:pPr>
      <w:r w:rsidRPr="63CEF893" w:rsidR="00D114BB">
        <w:rPr>
          <w:rFonts w:ascii="Calibri" w:hAnsi="Calibri" w:cs="Calibri" w:asciiTheme="majorAscii" w:hAnsiTheme="majorAscii" w:cstheme="majorAscii"/>
          <w:b w:val="1"/>
          <w:bCs w:val="1"/>
          <w:sz w:val="22"/>
          <w:szCs w:val="22"/>
        </w:rPr>
        <w:t>5</w:t>
      </w:r>
      <w:r w:rsidRPr="63CEF893" w:rsidR="101D475F">
        <w:rPr>
          <w:rFonts w:ascii="Calibri" w:hAnsi="Calibri" w:cs="Calibri" w:asciiTheme="majorAscii" w:hAnsiTheme="majorAscii" w:cstheme="majorAscii"/>
          <w:b w:val="1"/>
          <w:bCs w:val="1"/>
          <w:sz w:val="22"/>
          <w:szCs w:val="22"/>
        </w:rPr>
        <w:t>6</w:t>
      </w:r>
      <w:r w:rsidRPr="63CEF893" w:rsidR="00D114BB">
        <w:rPr>
          <w:rFonts w:ascii="Calibri" w:hAnsi="Calibri" w:cs="Calibri" w:asciiTheme="majorAscii" w:hAnsiTheme="majorAscii" w:cstheme="majorAscii"/>
          <w:b w:val="1"/>
          <w:bCs w:val="1"/>
          <w:sz w:val="22"/>
          <w:szCs w:val="22"/>
        </w:rPr>
        <w:t xml:space="preserve">. </w:t>
      </w:r>
      <w:r w:rsidRPr="63CEF893" w:rsidR="18D5B248">
        <w:rPr>
          <w:rFonts w:ascii="Calibri" w:hAnsi="Calibri" w:eastAsia="ＭＳ ゴシック" w:cs="Calibri" w:asciiTheme="majorAscii" w:hAnsiTheme="majorAscii" w:eastAsiaTheme="majorEastAsia" w:cstheme="majorAscii"/>
          <w:b w:val="1"/>
          <w:bCs w:val="1"/>
          <w:sz w:val="22"/>
          <w:szCs w:val="22"/>
        </w:rPr>
        <w:t xml:space="preserve">A recreational runner recovering from patellofemoral pain reports pain only during stair descent and downhill running. The clinician wants to target the </w:t>
      </w:r>
      <w:r w:rsidRPr="63CEF893" w:rsidR="18D5B248">
        <w:rPr>
          <w:rFonts w:ascii="Calibri" w:hAnsi="Calibri" w:eastAsia="ＭＳ ゴシック" w:cs="Calibri" w:asciiTheme="majorAscii" w:hAnsiTheme="majorAscii" w:eastAsiaTheme="majorEastAsia" w:cstheme="majorAscii"/>
          <w:sz w:val="22"/>
          <w:szCs w:val="22"/>
        </w:rPr>
        <w:t>primary functional deficit</w:t>
      </w:r>
      <w:r w:rsidRPr="63CEF893" w:rsidR="18D5B248">
        <w:rPr>
          <w:rFonts w:ascii="Calibri" w:hAnsi="Calibri" w:eastAsia="ＭＳ ゴシック" w:cs="Calibri" w:asciiTheme="majorAscii" w:hAnsiTheme="majorAscii" w:eastAsiaTheme="majorEastAsia" w:cstheme="majorAscii"/>
          <w:b w:val="1"/>
          <w:bCs w:val="1"/>
          <w:sz w:val="22"/>
          <w:szCs w:val="22"/>
        </w:rPr>
        <w:t>.</w:t>
      </w:r>
    </w:p>
    <w:p w:rsidR="18D5B248" w:rsidP="63CEF893" w:rsidRDefault="18D5B248" w14:paraId="32D663C6" w14:textId="1291B525">
      <w:pPr>
        <w:spacing w:after="120"/>
        <w:rPr>
          <w:rFonts w:ascii="Calibri" w:hAnsi="Calibri" w:eastAsia="ＭＳ ゴシック" w:cs="Calibri" w:asciiTheme="majorAscii" w:hAnsiTheme="majorAscii" w:eastAsiaTheme="majorEastAsia" w:cstheme="majorAscii"/>
          <w:b w:val="1"/>
          <w:bCs w:val="1"/>
          <w:sz w:val="22"/>
          <w:szCs w:val="22"/>
        </w:rPr>
      </w:pPr>
      <w:r w:rsidRPr="63CEF893" w:rsidR="18D5B248">
        <w:rPr>
          <w:rFonts w:ascii="Calibri" w:hAnsi="Calibri" w:eastAsia="ＭＳ ゴシック" w:cs="Calibri" w:asciiTheme="majorAscii" w:hAnsiTheme="majorAscii" w:eastAsiaTheme="majorEastAsia" w:cstheme="majorAscii"/>
          <w:b w:val="1"/>
          <w:bCs w:val="1"/>
          <w:sz w:val="22"/>
          <w:szCs w:val="22"/>
        </w:rPr>
        <w:t xml:space="preserve">Which exercise focus is most </w:t>
      </w:r>
      <w:r w:rsidRPr="63CEF893" w:rsidR="18D5B248">
        <w:rPr>
          <w:rFonts w:ascii="Calibri" w:hAnsi="Calibri" w:eastAsia="ＭＳ ゴシック" w:cs="Calibri" w:asciiTheme="majorAscii" w:hAnsiTheme="majorAscii" w:eastAsiaTheme="majorEastAsia" w:cstheme="majorAscii"/>
          <w:b w:val="1"/>
          <w:bCs w:val="1"/>
          <w:sz w:val="22"/>
          <w:szCs w:val="22"/>
        </w:rPr>
        <w:t>appropriate</w:t>
      </w:r>
      <w:r w:rsidRPr="63CEF893" w:rsidR="18D5B248">
        <w:rPr>
          <w:rFonts w:ascii="Calibri" w:hAnsi="Calibri" w:eastAsia="ＭＳ ゴシック" w:cs="Calibri" w:asciiTheme="majorAscii" w:hAnsiTheme="majorAscii" w:eastAsiaTheme="majorEastAsia" w:cstheme="majorAscii"/>
          <w:b w:val="1"/>
          <w:bCs w:val="1"/>
          <w:sz w:val="22"/>
          <w:szCs w:val="22"/>
        </w:rPr>
        <w:t>?</w:t>
      </w:r>
    </w:p>
    <w:p w:rsidRPr="00EE4D0D" w:rsidR="0081578F" w:rsidP="63CEF893" w:rsidRDefault="00C53C02" w14:paraId="6C9A6BC3" w14:textId="6DD0E95A">
      <w:pPr>
        <w:spacing/>
        <w:ind w:left="357"/>
        <w:contextualSpacing w:val="1"/>
        <w:rPr>
          <w:rFonts w:ascii="Calibri" w:hAnsi="Calibri" w:eastAsia="ＭＳ ゴシック" w:cs="Calibri" w:asciiTheme="majorAscii" w:hAnsiTheme="majorAscii" w:eastAsiaTheme="majorEastAsia" w:cstheme="majorAscii"/>
          <w:sz w:val="22"/>
          <w:szCs w:val="22"/>
        </w:rPr>
      </w:pPr>
      <w:r w:rsidRPr="34B94A2D" w:rsidR="00C53C02">
        <w:rPr>
          <w:rFonts w:ascii="Calibri" w:hAnsi="Calibri" w:eastAsia="ＭＳ ゴシック" w:cs="Calibri" w:asciiTheme="majorAscii" w:hAnsiTheme="majorAscii" w:eastAsiaTheme="majorEastAsia" w:cstheme="majorAscii"/>
          <w:sz w:val="22"/>
          <w:szCs w:val="22"/>
        </w:rPr>
        <w:t>a</w:t>
      </w:r>
      <w:r w:rsidRPr="34B94A2D" w:rsidR="18D5B248">
        <w:rPr>
          <w:rFonts w:ascii="Calibri" w:hAnsi="Calibri" w:eastAsia="ＭＳ ゴシック" w:cs="Calibri" w:asciiTheme="majorAscii" w:hAnsiTheme="majorAscii" w:eastAsiaTheme="majorEastAsia" w:cstheme="majorAscii"/>
          <w:sz w:val="22"/>
          <w:szCs w:val="22"/>
        </w:rPr>
        <w:t>. Open</w:t>
      </w:r>
      <w:r w:rsidRPr="34B94A2D" w:rsidR="4779DDE9">
        <w:rPr>
          <w:rFonts w:ascii="Calibri" w:hAnsi="Calibri" w:eastAsia="ＭＳ ゴシック" w:cs="Calibri" w:asciiTheme="majorAscii" w:hAnsiTheme="majorAscii" w:eastAsiaTheme="majorEastAsia" w:cstheme="majorAscii"/>
          <w:sz w:val="22"/>
          <w:szCs w:val="22"/>
        </w:rPr>
        <w:t>-</w:t>
      </w:r>
      <w:r w:rsidRPr="34B94A2D" w:rsidR="18D5B248">
        <w:rPr>
          <w:rFonts w:ascii="Calibri" w:hAnsi="Calibri" w:eastAsia="ＭＳ ゴシック" w:cs="Calibri" w:asciiTheme="majorAscii" w:hAnsiTheme="majorAscii" w:eastAsiaTheme="majorEastAsia" w:cstheme="majorAscii"/>
          <w:sz w:val="22"/>
          <w:szCs w:val="22"/>
        </w:rPr>
        <w:t>chain knee extension strengthening</w:t>
      </w:r>
    </w:p>
    <w:p w:rsidRPr="00EE4D0D" w:rsidR="0081578F" w:rsidP="63CEF893" w:rsidRDefault="18D5B248" w14:paraId="06DCF88B" w14:textId="09CC34EC">
      <w:pPr>
        <w:spacing/>
        <w:ind w:left="357"/>
        <w:contextualSpacing w:val="1"/>
        <w:rPr>
          <w:rFonts w:ascii="Calibri" w:hAnsi="Calibri" w:eastAsia="ＭＳ ゴシック" w:cs="Calibri" w:asciiTheme="majorAscii" w:hAnsiTheme="majorAscii" w:eastAsiaTheme="majorEastAsia" w:cstheme="majorAscii"/>
          <w:sz w:val="22"/>
          <w:szCs w:val="22"/>
        </w:rPr>
      </w:pPr>
      <w:r>
        <w:br/>
      </w:r>
      <w:r w:rsidRPr="63CEF893" w:rsidR="00E27DF3">
        <w:rPr>
          <w:rFonts w:ascii="Calibri" w:hAnsi="Calibri" w:eastAsia="ＭＳ ゴシック" w:cs="Calibri" w:asciiTheme="majorAscii" w:hAnsiTheme="majorAscii" w:eastAsiaTheme="majorEastAsia" w:cstheme="majorAscii"/>
          <w:sz w:val="22"/>
          <w:szCs w:val="22"/>
        </w:rPr>
        <w:t>*</w:t>
      </w:r>
      <w:r w:rsidRPr="63CEF893" w:rsidR="00C53C02">
        <w:rPr>
          <w:rFonts w:ascii="Calibri" w:hAnsi="Calibri" w:eastAsia="ＭＳ ゴシック" w:cs="Calibri" w:asciiTheme="majorAscii" w:hAnsiTheme="majorAscii" w:eastAsiaTheme="majorEastAsia" w:cstheme="majorAscii"/>
          <w:sz w:val="22"/>
          <w:szCs w:val="22"/>
        </w:rPr>
        <w:t>b</w:t>
      </w:r>
      <w:r w:rsidRPr="63CEF893" w:rsidR="18D5B248">
        <w:rPr>
          <w:rFonts w:ascii="Calibri" w:hAnsi="Calibri" w:eastAsia="ＭＳ ゴシック" w:cs="Calibri" w:asciiTheme="majorAscii" w:hAnsiTheme="majorAscii" w:eastAsiaTheme="majorEastAsia" w:cstheme="majorAscii"/>
          <w:sz w:val="22"/>
          <w:szCs w:val="22"/>
        </w:rPr>
        <w:t>. Eccentric quadriceps strengthening with controlled knee flexion</w:t>
      </w:r>
    </w:p>
    <w:p w:rsidRPr="00EE4D0D" w:rsidR="0081578F" w:rsidP="63CEF893" w:rsidRDefault="18D5B248" w14:paraId="477F6644" w14:textId="2EDB81C3">
      <w:pPr>
        <w:spacing/>
        <w:ind w:left="357"/>
        <w:contextualSpacing w:val="1"/>
        <w:rPr>
          <w:rFonts w:ascii="Calibri" w:hAnsi="Calibri" w:eastAsia="ＭＳ ゴシック" w:cs="Calibri" w:asciiTheme="majorAscii" w:hAnsiTheme="majorAscii" w:eastAsiaTheme="majorEastAsia" w:cstheme="majorAscii"/>
          <w:sz w:val="22"/>
          <w:szCs w:val="22"/>
        </w:rPr>
      </w:pPr>
      <w:r>
        <w:br/>
      </w:r>
      <w:r w:rsidRPr="63CEF893" w:rsidR="00C53C02">
        <w:rPr>
          <w:rFonts w:ascii="Calibri" w:hAnsi="Calibri" w:eastAsia="ＭＳ ゴシック" w:cs="Calibri" w:asciiTheme="majorAscii" w:hAnsiTheme="majorAscii" w:eastAsiaTheme="majorEastAsia" w:cstheme="majorAscii"/>
          <w:sz w:val="22"/>
          <w:szCs w:val="22"/>
        </w:rPr>
        <w:t>c</w:t>
      </w:r>
      <w:r w:rsidRPr="63CEF893" w:rsidR="18D5B248">
        <w:rPr>
          <w:rFonts w:ascii="Calibri" w:hAnsi="Calibri" w:eastAsia="ＭＳ ゴシック" w:cs="Calibri" w:asciiTheme="majorAscii" w:hAnsiTheme="majorAscii" w:eastAsiaTheme="majorEastAsia" w:cstheme="majorAscii"/>
          <w:sz w:val="22"/>
          <w:szCs w:val="22"/>
        </w:rPr>
        <w:t>. Passive stretching of the hamstrings</w:t>
      </w:r>
    </w:p>
    <w:p w:rsidR="18D5B248" w:rsidP="63CEF893" w:rsidRDefault="18D5B248" w14:paraId="13A04B7E" w14:textId="158C46B2">
      <w:pPr>
        <w:spacing/>
        <w:ind w:left="357"/>
        <w:contextualSpacing w:val="1"/>
        <w:rPr>
          <w:rFonts w:ascii="Calibri" w:hAnsi="Calibri" w:eastAsia="ＭＳ ゴシック" w:cs="Calibri" w:asciiTheme="majorAscii" w:hAnsiTheme="majorAscii" w:eastAsiaTheme="majorEastAsia" w:cstheme="majorAscii"/>
          <w:sz w:val="22"/>
          <w:szCs w:val="22"/>
        </w:rPr>
      </w:pPr>
      <w:r>
        <w:br/>
      </w:r>
      <w:r w:rsidRPr="63CEF893" w:rsidR="00C53C02">
        <w:rPr>
          <w:rFonts w:ascii="Calibri" w:hAnsi="Calibri" w:eastAsia="ＭＳ ゴシック" w:cs="Calibri" w:asciiTheme="majorAscii" w:hAnsiTheme="majorAscii" w:eastAsiaTheme="majorEastAsia" w:cstheme="majorAscii"/>
          <w:sz w:val="22"/>
          <w:szCs w:val="22"/>
        </w:rPr>
        <w:t>d</w:t>
      </w:r>
      <w:r w:rsidRPr="63CEF893" w:rsidR="18D5B248">
        <w:rPr>
          <w:rFonts w:ascii="Calibri" w:hAnsi="Calibri" w:eastAsia="ＭＳ ゴシック" w:cs="Calibri" w:asciiTheme="majorAscii" w:hAnsiTheme="majorAscii" w:eastAsiaTheme="majorEastAsia" w:cstheme="majorAscii"/>
          <w:sz w:val="22"/>
          <w:szCs w:val="22"/>
        </w:rPr>
        <w:t>. Isometric hip abduction only</w:t>
      </w:r>
    </w:p>
    <w:p w:rsidR="0029045D" w:rsidP="0029045D" w:rsidRDefault="0029045D" w14:paraId="3F882C64" w14:textId="77777777">
      <w:pPr>
        <w:contextualSpacing/>
        <w:rPr>
          <w:rFonts w:asciiTheme="majorHAnsi" w:hAnsiTheme="majorHAnsi" w:eastAsiaTheme="majorEastAsia" w:cstheme="majorHAnsi"/>
          <w:sz w:val="22"/>
          <w:szCs w:val="22"/>
        </w:rPr>
      </w:pPr>
    </w:p>
    <w:p w:rsidRPr="00EE4D0D" w:rsidR="00D114BB" w:rsidP="00C11741" w:rsidRDefault="4E75AE92" w14:paraId="1DE1E539" w14:textId="0AA913CE">
      <w:pPr>
        <w:spacing w:after="120"/>
        <w:rPr>
          <w:rFonts w:asciiTheme="majorHAnsi" w:hAnsiTheme="majorHAnsi" w:cstheme="majorHAnsi"/>
          <w:sz w:val="22"/>
          <w:szCs w:val="22"/>
        </w:rPr>
      </w:pPr>
      <w:r w:rsidRPr="00EE4D0D">
        <w:rPr>
          <w:rFonts w:asciiTheme="majorHAnsi" w:hAnsiTheme="majorHAnsi" w:cstheme="majorHAnsi"/>
          <w:b/>
          <w:bCs/>
          <w:sz w:val="22"/>
          <w:szCs w:val="22"/>
        </w:rPr>
        <w:t xml:space="preserve">57. </w:t>
      </w:r>
      <w:r w:rsidRPr="00EE4D0D" w:rsidR="00D114BB">
        <w:rPr>
          <w:rFonts w:asciiTheme="majorHAnsi" w:hAnsiTheme="majorHAnsi" w:cstheme="majorHAnsi"/>
          <w:b/>
          <w:bCs/>
          <w:sz w:val="22"/>
          <w:szCs w:val="22"/>
        </w:rPr>
        <w:t>What characteristics of electrical current must be considered when applying it for therapeutic purposes?</w:t>
      </w:r>
    </w:p>
    <w:p w:rsidRPr="00EE4D0D" w:rsidR="00D114BB" w:rsidP="63CEF893" w:rsidRDefault="00C53C02" w14:paraId="7E237313" w14:textId="2CA2409B">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eastAsia="ＭＳ ゴシック" w:cs="Calibri" w:asciiTheme="majorAscii" w:hAnsiTheme="majorAscii" w:eastAsiaTheme="majorEastAsia" w:cstheme="majorAscii"/>
          <w:sz w:val="22"/>
          <w:szCs w:val="22"/>
        </w:rPr>
        <w:t>Amplitude</w:t>
      </w:r>
      <w:r w:rsidRPr="63CEF893" w:rsidR="00D114BB">
        <w:rPr>
          <w:rFonts w:ascii="Calibri" w:hAnsi="Calibri" w:cs="Calibri" w:asciiTheme="majorAscii" w:hAnsiTheme="majorAscii" w:cstheme="majorAscii"/>
          <w:sz w:val="22"/>
          <w:szCs w:val="22"/>
        </w:rPr>
        <w:t>, average current, root mean square, frequency, and duty cycle</w:t>
      </w:r>
    </w:p>
    <w:p w:rsidRPr="00EE4D0D" w:rsidR="00D114BB" w:rsidP="63CEF893" w:rsidRDefault="00C53C02" w14:paraId="3102A906" w14:textId="563C448E">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eastAsia="ＭＳ ゴシック" w:cs="Calibri" w:asciiTheme="majorAscii" w:hAnsiTheme="majorAscii" w:eastAsiaTheme="majorEastAsia" w:cstheme="majorAscii"/>
          <w:sz w:val="22"/>
          <w:szCs w:val="22"/>
        </w:rPr>
        <w:t>Amplitude</w:t>
      </w:r>
      <w:r w:rsidRPr="63CEF893" w:rsidR="00D114BB">
        <w:rPr>
          <w:rFonts w:ascii="Calibri" w:hAnsi="Calibri" w:cs="Calibri" w:asciiTheme="majorAscii" w:hAnsiTheme="majorAscii" w:cstheme="majorAscii"/>
          <w:sz w:val="22"/>
          <w:szCs w:val="22"/>
        </w:rPr>
        <w:t>, rise time, root mean square, and frequency</w:t>
      </w:r>
    </w:p>
    <w:p w:rsidRPr="00EE4D0D" w:rsidR="00D114BB" w:rsidP="63CEF893" w:rsidRDefault="001B4BB0" w14:paraId="4E1B0E3D" w14:textId="67DFB0EE">
      <w:pPr>
        <w:spacing/>
        <w:ind w:left="357"/>
        <w:contextualSpacing w:val="1"/>
        <w:rPr>
          <w:rFonts w:ascii="Calibri" w:hAnsi="Calibri" w:cs="Calibri" w:asciiTheme="majorAscii" w:hAnsiTheme="majorAscii" w:cstheme="majorAscii"/>
          <w:sz w:val="22"/>
          <w:szCs w:val="22"/>
          <w:rPrChange w:author="" w16du:dateUtc="2026-05-18T09:58:00Z" w:id="1182715300">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eastAsia="ＭＳ ゴシック" w:cs="Calibri" w:asciiTheme="majorAscii" w:hAnsiTheme="majorAscii" w:eastAsiaTheme="majorEastAsia" w:cstheme="majorAscii"/>
          <w:sz w:val="22"/>
          <w:szCs w:val="22"/>
        </w:rPr>
        <w:t>Amplitude</w:t>
      </w:r>
      <w:r w:rsidRPr="63CEF893" w:rsidR="00D114BB">
        <w:rPr>
          <w:rFonts w:ascii="Calibri" w:hAnsi="Calibri" w:cs="Calibri" w:asciiTheme="majorAscii" w:hAnsiTheme="majorAscii" w:cstheme="majorAscii"/>
          <w:sz w:val="22"/>
          <w:szCs w:val="22"/>
        </w:rPr>
        <w:t>, phase duration, frequency, rise time, and duty cycle</w:t>
      </w:r>
    </w:p>
    <w:p w:rsidRPr="00EE4D0D" w:rsidR="00D114BB" w:rsidP="63CEF893" w:rsidRDefault="00C53C02" w14:paraId="7EFE29CD" w14:textId="600941F0">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Phase </w:t>
      </w:r>
      <w:r w:rsidRPr="63CEF893" w:rsidR="00D114BB">
        <w:rPr>
          <w:rFonts w:ascii="Calibri" w:hAnsi="Calibri" w:eastAsia="ＭＳ ゴシック" w:cs="Calibri" w:asciiTheme="majorAscii" w:hAnsiTheme="majorAscii" w:eastAsiaTheme="majorEastAsia" w:cstheme="majorAscii"/>
          <w:sz w:val="22"/>
          <w:szCs w:val="22"/>
        </w:rPr>
        <w:t>duration</w:t>
      </w:r>
      <w:r w:rsidRPr="63CEF893" w:rsidR="00D114BB">
        <w:rPr>
          <w:rFonts w:ascii="Calibri" w:hAnsi="Calibri" w:cs="Calibri" w:asciiTheme="majorAscii" w:hAnsiTheme="majorAscii" w:cstheme="majorAscii"/>
          <w:sz w:val="22"/>
          <w:szCs w:val="22"/>
        </w:rPr>
        <w:t>, average current frequency, rise time, and duty cycle</w:t>
      </w:r>
    </w:p>
    <w:p w:rsidRPr="00EE4D0D" w:rsidR="00D114BB" w:rsidP="63CEF893" w:rsidRDefault="00C53C02" w14:paraId="66209F21" w14:textId="3538A088">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eastAsia="ＭＳ ゴシック" w:cs="Calibri" w:asciiTheme="majorAscii" w:hAnsiTheme="majorAscii" w:eastAsiaTheme="majorEastAsia" w:cstheme="majorAscii"/>
          <w:sz w:val="22"/>
          <w:szCs w:val="22"/>
        </w:rPr>
        <w:t>Phase</w:t>
      </w:r>
      <w:r w:rsidRPr="63CEF893" w:rsidR="00D114BB">
        <w:rPr>
          <w:rFonts w:ascii="Calibri" w:hAnsi="Calibri" w:cs="Calibri" w:asciiTheme="majorAscii" w:hAnsiTheme="majorAscii" w:cstheme="majorAscii"/>
          <w:sz w:val="22"/>
          <w:szCs w:val="22"/>
        </w:rPr>
        <w:t xml:space="preserve"> duration, pulse, frequency, average current, and rise time</w:t>
      </w:r>
    </w:p>
    <w:p w:rsidRPr="00EE4D0D" w:rsidR="00D114BB" w:rsidP="00EE4D0D" w:rsidRDefault="00D114BB" w14:paraId="50EADBEE" w14:textId="7F66025C">
      <w:pPr>
        <w:rPr>
          <w:rFonts w:asciiTheme="majorHAnsi" w:hAnsiTheme="majorHAnsi" w:cstheme="majorHAnsi"/>
          <w:b/>
          <w:bCs/>
          <w:sz w:val="22"/>
          <w:szCs w:val="22"/>
        </w:rPr>
      </w:pPr>
    </w:p>
    <w:p w:rsidRPr="00EE4D0D" w:rsidR="00D114BB" w:rsidP="00C11741" w:rsidRDefault="43E23FC7" w14:paraId="5D041A31" w14:textId="0D39FAFA">
      <w:pPr>
        <w:spacing w:after="120"/>
        <w:rPr>
          <w:rFonts w:asciiTheme="majorHAnsi" w:hAnsiTheme="majorHAnsi" w:cstheme="majorHAnsi"/>
          <w:sz w:val="22"/>
          <w:szCs w:val="22"/>
        </w:rPr>
      </w:pPr>
      <w:r w:rsidRPr="00EE4D0D">
        <w:rPr>
          <w:rFonts w:asciiTheme="majorHAnsi" w:hAnsiTheme="majorHAnsi" w:cstheme="majorHAnsi"/>
          <w:b/>
          <w:bCs/>
          <w:sz w:val="22"/>
          <w:szCs w:val="22"/>
        </w:rPr>
        <w:t>58</w:t>
      </w:r>
      <w:r w:rsidRPr="00EE4D0D" w:rsidR="00D114BB">
        <w:rPr>
          <w:rFonts w:asciiTheme="majorHAnsi" w:hAnsiTheme="majorHAnsi" w:cstheme="majorHAnsi"/>
          <w:b/>
          <w:bCs/>
          <w:sz w:val="22"/>
          <w:szCs w:val="22"/>
        </w:rPr>
        <w:t>. Which setting is required when targeting the A-beta nerve fibers using a TENS unit?</w:t>
      </w:r>
    </w:p>
    <w:p w:rsidRPr="00EE4D0D" w:rsidR="00D114BB" w:rsidP="63CEF893" w:rsidRDefault="001B4BB0" w14:paraId="016DB6C0" w14:textId="551382EE">
      <w:pPr>
        <w:spacing/>
        <w:ind w:left="357"/>
        <w:contextualSpacing w:val="1"/>
        <w:rPr>
          <w:rFonts w:ascii="Calibri" w:hAnsi="Calibri" w:cs="Calibri" w:asciiTheme="majorAscii" w:hAnsiTheme="majorAscii" w:cstheme="majorAscii"/>
          <w:sz w:val="22"/>
          <w:szCs w:val="22"/>
          <w:rPrChange w:author="" w16du:dateUtc="2026-05-18T09:58:00Z" w:id="1648957164">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&lt;150 µs, </w:t>
      </w:r>
      <w:r w:rsidRPr="63CEF893" w:rsidR="00D114BB">
        <w:rPr>
          <w:rFonts w:ascii="Calibri" w:hAnsi="Calibri" w:cs="Calibri" w:asciiTheme="majorAscii" w:hAnsiTheme="majorAscii" w:cstheme="majorAscii"/>
          <w:sz w:val="22"/>
          <w:szCs w:val="22"/>
        </w:rPr>
        <w:t>submotor</w:t>
      </w:r>
      <w:r w:rsidRPr="63CEF893" w:rsidR="00D114BB">
        <w:rPr>
          <w:rFonts w:ascii="Calibri" w:hAnsi="Calibri" w:cs="Calibri" w:asciiTheme="majorAscii" w:hAnsiTheme="majorAscii" w:cstheme="majorAscii"/>
          <w:sz w:val="22"/>
          <w:szCs w:val="22"/>
        </w:rPr>
        <w:t xml:space="preserve"> amplitude, 60</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 xml:space="preserve">120 </w:t>
      </w:r>
      <w:r w:rsidRPr="63CEF893" w:rsidR="00D114BB">
        <w:rPr>
          <w:rFonts w:ascii="Calibri" w:hAnsi="Calibri" w:cs="Calibri" w:asciiTheme="majorAscii" w:hAnsiTheme="majorAscii" w:cstheme="majorAscii"/>
          <w:sz w:val="22"/>
          <w:szCs w:val="22"/>
        </w:rPr>
        <w:t>pps</w:t>
      </w:r>
    </w:p>
    <w:p w:rsidRPr="00EE4D0D" w:rsidR="00D114BB" w:rsidP="63CEF893" w:rsidRDefault="00C53C02" w14:paraId="69089B45" w14:textId="6998780F">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250 µs, motor amplitude, 50 </w:t>
      </w:r>
      <w:r w:rsidRPr="63CEF893" w:rsidR="00D114BB">
        <w:rPr>
          <w:rFonts w:ascii="Calibri" w:hAnsi="Calibri" w:cs="Calibri" w:asciiTheme="majorAscii" w:hAnsiTheme="majorAscii" w:cstheme="majorAscii"/>
          <w:sz w:val="22"/>
          <w:szCs w:val="22"/>
        </w:rPr>
        <w:t>pps</w:t>
      </w:r>
    </w:p>
    <w:p w:rsidRPr="00EE4D0D" w:rsidR="00D114BB" w:rsidP="63CEF893" w:rsidRDefault="00C53C02" w14:paraId="0A3996C3" w14:textId="3A2EA6A1">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&gt;300 </w:t>
      </w:r>
      <w:r w:rsidRPr="63CEF893" w:rsidR="00D114BB">
        <w:rPr>
          <w:rFonts w:ascii="Calibri" w:hAnsi="Calibri" w:cs="Calibri" w:asciiTheme="majorAscii" w:hAnsiTheme="majorAscii" w:cstheme="majorAscii"/>
          <w:sz w:val="22"/>
          <w:szCs w:val="22"/>
        </w:rPr>
        <w:t>ms</w:t>
      </w:r>
      <w:r w:rsidRPr="63CEF893" w:rsidR="00D114BB">
        <w:rPr>
          <w:rFonts w:ascii="Calibri" w:hAnsi="Calibri" w:cs="Calibri" w:asciiTheme="majorAscii" w:hAnsiTheme="majorAscii" w:cstheme="majorAscii"/>
          <w:sz w:val="22"/>
          <w:szCs w:val="22"/>
        </w:rPr>
        <w:t>, painful amplitude, high or low frequency</w:t>
      </w:r>
    </w:p>
    <w:p w:rsidRPr="00EE4D0D" w:rsidR="00D114BB" w:rsidP="63CEF893" w:rsidRDefault="00C53C02" w14:paraId="5E597CF9" w14:textId="6BAC0DCE">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200</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 xml:space="preserve">300 µs, strong motor amplitude, &lt;10 </w:t>
      </w:r>
      <w:r w:rsidRPr="63CEF893" w:rsidR="00D114BB">
        <w:rPr>
          <w:rFonts w:ascii="Calibri" w:hAnsi="Calibri" w:cs="Calibri" w:asciiTheme="majorAscii" w:hAnsiTheme="majorAscii" w:cstheme="majorAscii"/>
          <w:sz w:val="22"/>
          <w:szCs w:val="22"/>
        </w:rPr>
        <w:t>pps</w:t>
      </w:r>
    </w:p>
    <w:p w:rsidRPr="00EE4D0D" w:rsidR="00D114BB" w:rsidP="63CEF893" w:rsidRDefault="00C53C02" w14:paraId="1772D240" w14:textId="5E5C04E8">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Microcurrent, subsensory amplitude variable phase duration and pulse frequency</w:t>
      </w:r>
    </w:p>
    <w:p w:rsidRPr="00EE4D0D" w:rsidR="3B47729A" w:rsidP="00EE4D0D" w:rsidRDefault="3B47729A" w14:paraId="063E141B" w14:textId="5BEA7094">
      <w:pPr>
        <w:rPr>
          <w:rFonts w:asciiTheme="majorHAnsi" w:hAnsiTheme="majorHAnsi" w:cstheme="majorHAnsi"/>
          <w:sz w:val="22"/>
          <w:szCs w:val="22"/>
        </w:rPr>
      </w:pPr>
    </w:p>
    <w:p w:rsidRPr="00EE4D0D" w:rsidR="00EE4D0D" w:rsidP="63CEF893" w:rsidRDefault="14AEB93A" w14:paraId="1D57FECF" w14:textId="6232F1A3">
      <w:pPr>
        <w:spacing w:after="120"/>
        <w:rPr>
          <w:rFonts w:ascii="Calibri" w:hAnsi="Calibri" w:cs="Calibri" w:asciiTheme="majorAscii" w:hAnsiTheme="majorAscii" w:cstheme="majorAscii"/>
          <w:b w:val="1"/>
          <w:bCs w:val="1"/>
          <w:sz w:val="22"/>
          <w:szCs w:val="22"/>
        </w:rPr>
      </w:pPr>
      <w:r w:rsidRPr="63CEF893" w:rsidR="14AEB93A">
        <w:rPr>
          <w:rFonts w:ascii="Calibri" w:hAnsi="Calibri" w:cs="Calibri" w:asciiTheme="majorAscii" w:hAnsiTheme="majorAscii" w:cstheme="majorAscii"/>
          <w:b w:val="1"/>
          <w:bCs w:val="1"/>
          <w:sz w:val="22"/>
          <w:szCs w:val="22"/>
        </w:rPr>
        <w:t>59</w:t>
      </w:r>
      <w:r w:rsidRPr="63CEF893" w:rsidR="00D114BB">
        <w:rPr>
          <w:rFonts w:ascii="Calibri" w:hAnsi="Calibri" w:cs="Calibri" w:asciiTheme="majorAscii" w:hAnsiTheme="majorAscii" w:cstheme="majorAscii"/>
          <w:b w:val="1"/>
          <w:bCs w:val="1"/>
          <w:sz w:val="22"/>
          <w:szCs w:val="22"/>
        </w:rPr>
        <w:t xml:space="preserve">. </w:t>
      </w:r>
      <w:r w:rsidRPr="63CEF893" w:rsidR="0F9D29B9">
        <w:rPr>
          <w:rFonts w:ascii="Calibri" w:hAnsi="Calibri" w:cs="Calibri" w:asciiTheme="majorAscii" w:hAnsiTheme="majorAscii" w:cstheme="majorAscii"/>
          <w:b w:val="1"/>
          <w:bCs w:val="1"/>
          <w:sz w:val="22"/>
          <w:szCs w:val="22"/>
        </w:rPr>
        <w:t xml:space="preserve">You are preparing to </w:t>
      </w:r>
      <w:r w:rsidRPr="63CEF893" w:rsidR="0F9D29B9">
        <w:rPr>
          <w:rFonts w:ascii="Calibri" w:hAnsi="Calibri" w:cs="Calibri" w:asciiTheme="majorAscii" w:hAnsiTheme="majorAscii" w:cstheme="majorAscii"/>
          <w:b w:val="1"/>
          <w:bCs w:val="1"/>
          <w:sz w:val="22"/>
          <w:szCs w:val="22"/>
        </w:rPr>
        <w:t>utilize</w:t>
      </w:r>
      <w:r w:rsidRPr="63CEF893" w:rsidR="0F9D29B9">
        <w:rPr>
          <w:rFonts w:ascii="Calibri" w:hAnsi="Calibri" w:cs="Calibri" w:asciiTheme="majorAscii" w:hAnsiTheme="majorAscii" w:cstheme="majorAscii"/>
          <w:b w:val="1"/>
          <w:bCs w:val="1"/>
          <w:sz w:val="22"/>
          <w:szCs w:val="22"/>
        </w:rPr>
        <w:t xml:space="preserve"> iontophoresis </w:t>
      </w:r>
      <w:r w:rsidRPr="63CEF893" w:rsidR="0F9D29B9">
        <w:rPr>
          <w:rFonts w:ascii="Calibri" w:hAnsi="Calibri" w:cs="Calibri" w:asciiTheme="majorAscii" w:hAnsiTheme="majorAscii" w:cstheme="majorAscii"/>
          <w:b w:val="1"/>
          <w:bCs w:val="1"/>
          <w:sz w:val="22"/>
          <w:szCs w:val="22"/>
        </w:rPr>
        <w:t>on</w:t>
      </w:r>
      <w:r w:rsidRPr="63CEF893" w:rsidR="0F9D29B9">
        <w:rPr>
          <w:rFonts w:ascii="Calibri" w:hAnsi="Calibri" w:cs="Calibri" w:asciiTheme="majorAscii" w:hAnsiTheme="majorAscii" w:cstheme="majorAscii"/>
          <w:b w:val="1"/>
          <w:bCs w:val="1"/>
          <w:sz w:val="22"/>
          <w:szCs w:val="22"/>
        </w:rPr>
        <w:t xml:space="preserve"> a patient for treatment of lateral epicondylitis. What questions should you ask the patient prior to application of the modality? </w:t>
      </w:r>
      <w:r w:rsidRPr="63CEF893" w:rsidR="00CA5867">
        <w:rPr>
          <w:rFonts w:ascii="Calibri" w:hAnsi="Calibri" w:cs="Calibri" w:asciiTheme="majorAscii" w:hAnsiTheme="majorAscii" w:cstheme="majorAscii"/>
          <w:b w:val="1"/>
          <w:bCs w:val="1"/>
          <w:sz w:val="22"/>
          <w:szCs w:val="22"/>
        </w:rPr>
        <w:t xml:space="preserve">Choose </w:t>
      </w:r>
      <w:r w:rsidRPr="63CEF893" w:rsidR="0F9D29B9">
        <w:rPr>
          <w:rFonts w:ascii="Calibri" w:hAnsi="Calibri" w:cs="Calibri" w:asciiTheme="majorAscii" w:hAnsiTheme="majorAscii" w:cstheme="majorAscii"/>
          <w:b w:val="1"/>
          <w:bCs w:val="1"/>
          <w:sz w:val="22"/>
          <w:szCs w:val="22"/>
        </w:rPr>
        <w:t xml:space="preserve">all that </w:t>
      </w:r>
      <w:r w:rsidRPr="63CEF893" w:rsidR="0F9D29B9">
        <w:rPr>
          <w:rFonts w:ascii="Calibri" w:hAnsi="Calibri" w:cs="Calibri" w:asciiTheme="majorAscii" w:hAnsiTheme="majorAscii" w:cstheme="majorAscii"/>
          <w:b w:val="1"/>
          <w:bCs w:val="1"/>
          <w:sz w:val="22"/>
          <w:szCs w:val="22"/>
        </w:rPr>
        <w:t>apply</w:t>
      </w:r>
      <w:r w:rsidRPr="63CEF893" w:rsidR="0F9D29B9">
        <w:rPr>
          <w:rFonts w:ascii="Calibri" w:hAnsi="Calibri" w:cs="Calibri" w:asciiTheme="majorAscii" w:hAnsiTheme="majorAscii" w:cstheme="majorAscii"/>
          <w:b w:val="1"/>
          <w:bCs w:val="1"/>
          <w:sz w:val="22"/>
          <w:szCs w:val="22"/>
        </w:rPr>
        <w:t>.</w:t>
      </w:r>
    </w:p>
    <w:p w:rsidRPr="00EE4D0D" w:rsidR="00EE4D0D" w:rsidP="63CEF893" w:rsidRDefault="00C53C02" w14:paraId="51B6C11B" w14:textId="26F1673E">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xml:space="preserve">. </w:t>
      </w:r>
      <w:r w:rsidRPr="63CEF893" w:rsidR="6B912F45">
        <w:rPr>
          <w:rFonts w:ascii="Calibri" w:hAnsi="Calibri" w:cs="Calibri" w:asciiTheme="majorAscii" w:hAnsiTheme="majorAscii" w:cstheme="majorAscii"/>
          <w:sz w:val="22"/>
          <w:szCs w:val="22"/>
        </w:rPr>
        <w:t>“Do you plan on showering tomorrow morning?”</w:t>
      </w:r>
    </w:p>
    <w:p w:rsidRPr="00EE4D0D" w:rsidR="00D114BB" w:rsidP="63CEF893" w:rsidRDefault="00C53C02" w14:paraId="0834209F" w14:textId="67E19146">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xml:space="preserve">. </w:t>
      </w:r>
      <w:r w:rsidRPr="63CEF893" w:rsidR="33EC9D97">
        <w:rPr>
          <w:rFonts w:ascii="Calibri" w:hAnsi="Calibri" w:cs="Calibri" w:asciiTheme="majorAscii" w:hAnsiTheme="majorAscii" w:cstheme="majorAscii"/>
          <w:sz w:val="22"/>
          <w:szCs w:val="22"/>
        </w:rPr>
        <w:t>“</w:t>
      </w:r>
      <w:r w:rsidRPr="63CEF893" w:rsidR="315A07BA">
        <w:rPr>
          <w:rFonts w:ascii="Calibri" w:hAnsi="Calibri" w:cs="Calibri" w:asciiTheme="majorAscii" w:hAnsiTheme="majorAscii" w:cstheme="majorAscii"/>
          <w:sz w:val="22"/>
          <w:szCs w:val="22"/>
        </w:rPr>
        <w:t>Do you have someone who can drive you home after your appointment?”</w:t>
      </w:r>
    </w:p>
    <w:p w:rsidRPr="00EE4D0D" w:rsidR="00D114BB" w:rsidP="63CEF893" w:rsidRDefault="001B4BB0" w14:paraId="52D416E7" w14:textId="7741FC10">
      <w:pPr>
        <w:spacing/>
        <w:ind w:left="357"/>
        <w:contextualSpacing w:val="1"/>
        <w:rPr>
          <w:rFonts w:ascii="Calibri" w:hAnsi="Calibri" w:cs="Calibri" w:asciiTheme="majorAscii" w:hAnsiTheme="majorAscii" w:cstheme="majorAscii"/>
          <w:sz w:val="22"/>
          <w:szCs w:val="22"/>
          <w:rPrChange w:author="" w16du:dateUtc="2026-05-18T09:59:00Z" w:id="689348009">
            <w:rPr>
              <w:rFonts w:asciiTheme="minorHAnsi" w:hAnsiTheme="minorHAnsi"/>
              <w:b/>
              <w:bCs/>
            </w:rPr>
          </w:rPrChange>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xml:space="preserve">. </w:t>
      </w:r>
      <w:r w:rsidRPr="63CEF893" w:rsidR="1CA5A8C1">
        <w:rPr>
          <w:rFonts w:ascii="Calibri" w:hAnsi="Calibri" w:cs="Calibri" w:asciiTheme="majorAscii" w:hAnsiTheme="majorAscii" w:cstheme="majorAscii"/>
          <w:sz w:val="22"/>
          <w:szCs w:val="22"/>
        </w:rPr>
        <w:t>“Do you have any implanted electrical devices, such as a pacemaker?”</w:t>
      </w:r>
    </w:p>
    <w:p w:rsidRPr="00EE4D0D" w:rsidR="00D114BB" w:rsidP="63CEF893" w:rsidRDefault="001B4BB0" w14:paraId="2D7F7D07" w14:textId="49D97516">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w:t>
      </w:r>
      <w:r w:rsidRPr="63CEF893" w:rsidR="71AB3A3A">
        <w:rPr>
          <w:rFonts w:ascii="Calibri" w:hAnsi="Calibri" w:cs="Calibri" w:asciiTheme="majorAscii" w:hAnsiTheme="majorAscii" w:cstheme="majorAscii"/>
          <w:sz w:val="22"/>
          <w:szCs w:val="22"/>
        </w:rPr>
        <w:t xml:space="preserve">“Do you have any known </w:t>
      </w:r>
      <w:r w:rsidRPr="63CEF893" w:rsidR="00D114BB">
        <w:rPr>
          <w:rFonts w:ascii="Calibri" w:hAnsi="Calibri" w:cs="Calibri" w:asciiTheme="majorAscii" w:hAnsiTheme="majorAscii" w:cstheme="majorAscii"/>
          <w:sz w:val="22"/>
          <w:szCs w:val="22"/>
        </w:rPr>
        <w:t>allergi</w:t>
      </w:r>
      <w:r w:rsidRPr="63CEF893" w:rsidR="4C2B48ED">
        <w:rPr>
          <w:rFonts w:ascii="Calibri" w:hAnsi="Calibri" w:cs="Calibri" w:asciiTheme="majorAscii" w:hAnsiTheme="majorAscii" w:cstheme="majorAscii"/>
          <w:sz w:val="22"/>
          <w:szCs w:val="22"/>
        </w:rPr>
        <w:t>es</w:t>
      </w:r>
      <w:r w:rsidRPr="63CEF893" w:rsidR="00D114BB">
        <w:rPr>
          <w:rFonts w:ascii="Calibri" w:hAnsi="Calibri" w:cs="Calibri" w:asciiTheme="majorAscii" w:hAnsiTheme="majorAscii" w:cstheme="majorAscii"/>
          <w:sz w:val="22"/>
          <w:szCs w:val="22"/>
        </w:rPr>
        <w:t xml:space="preserve"> to any medications</w:t>
      </w:r>
      <w:r w:rsidRPr="63CEF893" w:rsidR="7E426F64">
        <w:rPr>
          <w:rFonts w:ascii="Calibri" w:hAnsi="Calibri" w:cs="Calibri" w:asciiTheme="majorAscii" w:hAnsiTheme="majorAscii" w:cstheme="majorAscii"/>
          <w:sz w:val="22"/>
          <w:szCs w:val="22"/>
        </w:rPr>
        <w:t>?”</w:t>
      </w:r>
    </w:p>
    <w:p w:rsidRPr="00EE4D0D" w:rsidR="00D114BB" w:rsidP="63CEF893" w:rsidRDefault="001B4BB0" w14:paraId="0EEC389B" w14:textId="67546A9B">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xml:space="preserve">. </w:t>
      </w:r>
      <w:r w:rsidRPr="63CEF893" w:rsidR="7F9E0EB9">
        <w:rPr>
          <w:rFonts w:ascii="Calibri" w:hAnsi="Calibri" w:cs="Calibri" w:asciiTheme="majorAscii" w:hAnsiTheme="majorAscii" w:cstheme="majorAscii"/>
          <w:sz w:val="22"/>
          <w:szCs w:val="22"/>
        </w:rPr>
        <w:t>“Do you have sensitive skin or have had issues with adhesi</w:t>
      </w:r>
      <w:r w:rsidRPr="63CEF893" w:rsidR="2B344127">
        <w:rPr>
          <w:rFonts w:ascii="Calibri" w:hAnsi="Calibri" w:cs="Calibri" w:asciiTheme="majorAscii" w:hAnsiTheme="majorAscii" w:cstheme="majorAscii"/>
          <w:sz w:val="22"/>
          <w:szCs w:val="22"/>
        </w:rPr>
        <w:t>ves on your skin before?”</w:t>
      </w:r>
    </w:p>
    <w:p w:rsidRPr="00EE4D0D" w:rsidR="00D114BB" w:rsidP="00EE4D0D" w:rsidRDefault="00D114BB" w14:paraId="5127ECBA" w14:textId="3681CAA9">
      <w:pPr>
        <w:rPr>
          <w:rFonts w:asciiTheme="majorHAnsi" w:hAnsiTheme="majorHAnsi" w:cstheme="majorHAnsi"/>
          <w:b/>
          <w:bCs/>
          <w:sz w:val="22"/>
          <w:szCs w:val="22"/>
        </w:rPr>
      </w:pPr>
    </w:p>
    <w:p w:rsidRPr="00EE4D0D" w:rsidR="00D114BB" w:rsidP="00C11741" w:rsidRDefault="19450C4A" w14:paraId="29174E4C" w14:textId="7E2234E5">
      <w:pPr>
        <w:spacing w:after="120"/>
        <w:rPr>
          <w:rFonts w:asciiTheme="majorHAnsi" w:hAnsiTheme="majorHAnsi" w:cstheme="majorHAnsi"/>
          <w:sz w:val="22"/>
          <w:szCs w:val="22"/>
        </w:rPr>
      </w:pPr>
      <w:r w:rsidRPr="00EE4D0D">
        <w:rPr>
          <w:rFonts w:asciiTheme="majorHAnsi" w:hAnsiTheme="majorHAnsi" w:cstheme="majorHAnsi"/>
          <w:b/>
          <w:bCs/>
          <w:sz w:val="22"/>
          <w:szCs w:val="22"/>
        </w:rPr>
        <w:t>60</w:t>
      </w:r>
      <w:r w:rsidRPr="00EE4D0D" w:rsidR="00D114BB">
        <w:rPr>
          <w:rFonts w:asciiTheme="majorHAnsi" w:hAnsiTheme="majorHAnsi" w:cstheme="majorHAnsi"/>
          <w:b/>
          <w:bCs/>
          <w:sz w:val="22"/>
          <w:szCs w:val="22"/>
        </w:rPr>
        <w:t>. What is an effect of superficial heat?</w:t>
      </w:r>
    </w:p>
    <w:p w:rsidRPr="00EE4D0D" w:rsidR="00D114BB" w:rsidP="63CEF893" w:rsidRDefault="00C53C02" w14:paraId="7E23916C" w14:textId="024836CB">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Decreases membrane permeability of capillaries</w:t>
      </w:r>
    </w:p>
    <w:p w:rsidRPr="00EE4D0D" w:rsidR="00D114BB" w:rsidP="63CEF893" w:rsidRDefault="001B4BB0" w14:paraId="358ED7F1" w14:textId="0FA587A8">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Increases blood flow in local tissues via vasodilation</w:t>
      </w:r>
    </w:p>
    <w:p w:rsidRPr="00EE4D0D" w:rsidR="00D114BB" w:rsidP="63CEF893" w:rsidRDefault="00C53C02" w14:paraId="43FF0E32" w14:textId="101569ED">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Decreases inflammatory response of acute injury</w:t>
      </w:r>
    </w:p>
    <w:p w:rsidRPr="00EE4D0D" w:rsidR="00D114BB" w:rsidP="63CEF893" w:rsidRDefault="00C53C02" w14:paraId="2AD05F3E" w14:textId="0413C633">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Decreases pain during acute injury</w:t>
      </w:r>
    </w:p>
    <w:p w:rsidRPr="00EE4D0D" w:rsidR="00D114BB" w:rsidP="63CEF893" w:rsidRDefault="00C53C02" w14:paraId="10412C34" w14:textId="4241F43A">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Decreases local cellular metabolism</w:t>
      </w:r>
    </w:p>
    <w:p w:rsidRPr="00EE4D0D" w:rsidR="00D114BB" w:rsidP="00EE4D0D" w:rsidRDefault="00D114BB" w14:paraId="04A96DF8" w14:textId="6D846080">
      <w:pPr>
        <w:rPr>
          <w:rFonts w:asciiTheme="majorHAnsi" w:hAnsiTheme="majorHAnsi" w:cstheme="majorHAnsi"/>
          <w:b/>
          <w:bCs/>
          <w:sz w:val="22"/>
          <w:szCs w:val="22"/>
        </w:rPr>
      </w:pPr>
    </w:p>
    <w:p w:rsidRPr="00EE4D0D" w:rsidR="00D114BB" w:rsidP="00C11741" w:rsidRDefault="68234EC6" w14:paraId="72EC74D8" w14:textId="5886F385">
      <w:pPr>
        <w:spacing w:after="120"/>
        <w:rPr>
          <w:rFonts w:asciiTheme="majorHAnsi" w:hAnsiTheme="majorHAnsi" w:cstheme="majorHAnsi"/>
          <w:b/>
          <w:bCs/>
          <w:sz w:val="22"/>
          <w:szCs w:val="22"/>
        </w:rPr>
      </w:pPr>
      <w:r w:rsidRPr="00EE4D0D">
        <w:rPr>
          <w:rFonts w:asciiTheme="majorHAnsi" w:hAnsiTheme="majorHAnsi" w:cstheme="majorHAnsi"/>
          <w:b/>
          <w:bCs/>
          <w:sz w:val="22"/>
          <w:szCs w:val="22"/>
        </w:rPr>
        <w:t>61</w:t>
      </w:r>
      <w:r w:rsidRPr="00EE4D0D" w:rsidR="00D114BB">
        <w:rPr>
          <w:rFonts w:asciiTheme="majorHAnsi" w:hAnsiTheme="majorHAnsi" w:cstheme="majorHAnsi"/>
          <w:b/>
          <w:bCs/>
          <w:sz w:val="22"/>
          <w:szCs w:val="22"/>
        </w:rPr>
        <w:t>. What is the correct parameter for paraffin bath application?</w:t>
      </w:r>
    </w:p>
    <w:p w:rsidRPr="00EE4D0D" w:rsidR="00D114BB" w:rsidP="63CEF893" w:rsidRDefault="00C53C02" w14:paraId="744B73AF" w14:textId="277D5BB2">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15 parts paraffin to 1 part mineral oil</w:t>
      </w:r>
    </w:p>
    <w:p w:rsidRPr="00EE4D0D" w:rsidR="00D114BB" w:rsidP="63CEF893" w:rsidRDefault="001B4BB0" w14:paraId="0DA1EC1A" w14:textId="1251502C">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Temperature 125</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127 °F (52</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53 °C)</w:t>
      </w:r>
    </w:p>
    <w:p w:rsidRPr="00EE4D0D" w:rsidR="00D114BB" w:rsidP="63CEF893" w:rsidRDefault="00C53C02" w14:paraId="17EB47BD" w14:textId="015D07C9">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10-minute application</w:t>
      </w:r>
    </w:p>
    <w:p w:rsidRPr="00EE4D0D" w:rsidR="00D114BB" w:rsidP="63CEF893" w:rsidRDefault="00C53C02" w14:paraId="382BCA2B" w14:textId="4360410D">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Oven mitt covering the dipped area</w:t>
      </w:r>
    </w:p>
    <w:p w:rsidRPr="00EE4D0D" w:rsidR="00D114BB" w:rsidP="63CEF893" w:rsidRDefault="00C53C02" w14:paraId="02F7A96B" w14:textId="36EFF6F0">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20</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25 dipping applications</w:t>
      </w:r>
    </w:p>
    <w:p w:rsidRPr="00EE4D0D" w:rsidR="00CA5867" w:rsidP="00EE4D0D" w:rsidRDefault="00CA5867" w14:paraId="4DEC708B" w14:textId="77777777">
      <w:pPr>
        <w:rPr>
          <w:rFonts w:asciiTheme="majorHAnsi" w:hAnsiTheme="majorHAnsi" w:cstheme="majorHAnsi"/>
          <w:sz w:val="22"/>
          <w:szCs w:val="22"/>
        </w:rPr>
      </w:pPr>
    </w:p>
    <w:p w:rsidRPr="00EE4D0D" w:rsidR="00D114BB" w:rsidP="00C11741" w:rsidRDefault="2AEAF511" w14:paraId="38B2B41B" w14:textId="22CFB04A">
      <w:pPr>
        <w:spacing w:after="120"/>
        <w:rPr>
          <w:rFonts w:asciiTheme="majorHAnsi" w:hAnsiTheme="majorHAnsi" w:cstheme="majorHAnsi"/>
          <w:b/>
          <w:bCs/>
          <w:sz w:val="22"/>
          <w:szCs w:val="22"/>
        </w:rPr>
      </w:pPr>
      <w:r w:rsidRPr="00EE4D0D">
        <w:rPr>
          <w:rFonts w:asciiTheme="majorHAnsi" w:hAnsiTheme="majorHAnsi" w:cstheme="majorHAnsi"/>
          <w:b/>
          <w:bCs/>
          <w:sz w:val="22"/>
          <w:szCs w:val="22"/>
        </w:rPr>
        <w:t>62</w:t>
      </w:r>
      <w:r w:rsidRPr="00EE4D0D" w:rsidR="00D114BB">
        <w:rPr>
          <w:rFonts w:asciiTheme="majorHAnsi" w:hAnsiTheme="majorHAnsi" w:cstheme="majorHAnsi"/>
          <w:b/>
          <w:bCs/>
          <w:sz w:val="22"/>
          <w:szCs w:val="22"/>
        </w:rPr>
        <w:t>. Which condition is best suited for high-volt pulsed current?</w:t>
      </w:r>
    </w:p>
    <w:p w:rsidRPr="00EE4D0D" w:rsidR="00D114BB" w:rsidP="63CEF893" w:rsidRDefault="001B4BB0" w14:paraId="3AB43917" w14:textId="6311B1C5">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Denervated biceps</w:t>
      </w:r>
    </w:p>
    <w:p w:rsidRPr="00EE4D0D" w:rsidR="00D114BB" w:rsidP="63CEF893" w:rsidRDefault="00C53C02" w14:paraId="2EFEF38F" w14:textId="15257880">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Acute sternomastoid strain</w:t>
      </w:r>
    </w:p>
    <w:p w:rsidRPr="00EE4D0D" w:rsidR="00D114BB" w:rsidP="63CEF893" w:rsidRDefault="00C53C02" w14:paraId="05D28461" w14:textId="26344F72">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Post-ankle sprain proprioceptive deficit</w:t>
      </w:r>
    </w:p>
    <w:p w:rsidRPr="00EE4D0D" w:rsidR="00D114BB" w:rsidP="63CEF893" w:rsidRDefault="00C53C02" w14:paraId="782D1F07" w14:textId="440BA457">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xml:space="preserve">. </w:t>
      </w:r>
      <w:r w:rsidRPr="63CEF893" w:rsidR="00D114BB">
        <w:rPr>
          <w:rFonts w:ascii="Calibri" w:hAnsi="Calibri" w:cs="Calibri" w:asciiTheme="majorAscii" w:hAnsiTheme="majorAscii" w:cstheme="majorAscii"/>
          <w:sz w:val="22"/>
          <w:szCs w:val="22"/>
        </w:rPr>
        <w:t>Facet</w:t>
      </w:r>
      <w:r w:rsidRPr="63CEF893" w:rsidR="00D114BB">
        <w:rPr>
          <w:rFonts w:ascii="Calibri" w:hAnsi="Calibri" w:cs="Calibri" w:asciiTheme="majorAscii" w:hAnsiTheme="majorAscii" w:cstheme="majorAscii"/>
          <w:sz w:val="22"/>
          <w:szCs w:val="22"/>
        </w:rPr>
        <w:t xml:space="preserve"> joint irritation</w:t>
      </w:r>
    </w:p>
    <w:p w:rsidRPr="00EE4D0D" w:rsidR="00D114BB" w:rsidP="63CEF893" w:rsidRDefault="00C53C02" w14:paraId="50E64983" w14:textId="379BB962">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Adductor magnus strength deficit</w:t>
      </w:r>
    </w:p>
    <w:p w:rsidRPr="00EE4D0D" w:rsidR="3B47729A" w:rsidP="00EE4D0D" w:rsidRDefault="3B47729A" w14:paraId="224DA960" w14:textId="438C8795">
      <w:pPr>
        <w:rPr>
          <w:rFonts w:asciiTheme="majorHAnsi" w:hAnsiTheme="majorHAnsi" w:cstheme="majorHAnsi"/>
          <w:sz w:val="22"/>
          <w:szCs w:val="22"/>
        </w:rPr>
      </w:pPr>
    </w:p>
    <w:p w:rsidRPr="00EE4D0D" w:rsidR="00D114BB" w:rsidP="00C11741" w:rsidRDefault="70ACBBD4" w14:paraId="43DA5FD0" w14:textId="1CB9BAC8">
      <w:pPr>
        <w:spacing w:after="120"/>
        <w:rPr>
          <w:rFonts w:asciiTheme="majorHAnsi" w:hAnsiTheme="majorHAnsi" w:cstheme="majorHAnsi"/>
          <w:b/>
          <w:bCs/>
          <w:sz w:val="22"/>
          <w:szCs w:val="22"/>
        </w:rPr>
      </w:pPr>
      <w:r w:rsidRPr="00EE4D0D">
        <w:rPr>
          <w:rFonts w:asciiTheme="majorHAnsi" w:hAnsiTheme="majorHAnsi" w:cstheme="majorHAnsi"/>
          <w:b/>
          <w:bCs/>
          <w:sz w:val="22"/>
          <w:szCs w:val="22"/>
        </w:rPr>
        <w:t>63</w:t>
      </w:r>
      <w:r w:rsidRPr="00EE4D0D" w:rsidR="00D114BB">
        <w:rPr>
          <w:rFonts w:asciiTheme="majorHAnsi" w:hAnsiTheme="majorHAnsi" w:cstheme="majorHAnsi"/>
          <w:b/>
          <w:bCs/>
          <w:sz w:val="22"/>
          <w:szCs w:val="22"/>
        </w:rPr>
        <w:t>. What electrical stimulation parameters enhance wound healing?</w:t>
      </w:r>
    </w:p>
    <w:p w:rsidRPr="00EE4D0D" w:rsidR="00D114BB" w:rsidP="63CEF893" w:rsidRDefault="00C53C02" w14:paraId="2B9A89FA" w14:textId="77E24D21">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Short pulse duration</w:t>
      </w:r>
    </w:p>
    <w:p w:rsidRPr="00EE4D0D" w:rsidR="00D114BB" w:rsidP="63CEF893" w:rsidRDefault="00C53C02" w14:paraId="62AC065F" w14:textId="06B3954B">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Positive electrode first three days</w:t>
      </w:r>
    </w:p>
    <w:p w:rsidRPr="00EE4D0D" w:rsidR="00D114BB" w:rsidP="63CEF893" w:rsidRDefault="001B4BB0" w14:paraId="7C7D6072" w14:textId="37229331">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Current intensity 200</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400 µA for normal skin</w:t>
      </w:r>
    </w:p>
    <w:p w:rsidRPr="00EE4D0D" w:rsidR="00D114BB" w:rsidP="63CEF893" w:rsidRDefault="00C53C02" w14:paraId="70E9F1DE" w14:textId="0C47F622">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Current intensity 200</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400 µA for denervated skin</w:t>
      </w:r>
    </w:p>
    <w:p w:rsidRPr="00EE4D0D" w:rsidR="00D114BB" w:rsidP="63CEF893" w:rsidRDefault="00C53C02" w14:paraId="05003D58" w14:textId="265B8BB6">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Monophasic AC best</w:t>
      </w:r>
    </w:p>
    <w:p w:rsidRPr="00EE4D0D" w:rsidR="3B47729A" w:rsidP="00EE4D0D" w:rsidRDefault="3B47729A" w14:paraId="69D89A02" w14:textId="4680F034">
      <w:pPr>
        <w:rPr>
          <w:rFonts w:asciiTheme="majorHAnsi" w:hAnsiTheme="majorHAnsi" w:cstheme="majorHAnsi"/>
          <w:sz w:val="22"/>
          <w:szCs w:val="22"/>
        </w:rPr>
      </w:pPr>
    </w:p>
    <w:p w:rsidRPr="00EE4D0D" w:rsidR="00D114BB" w:rsidP="00C11741" w:rsidRDefault="68572FD5" w14:paraId="6A111055" w14:textId="4713CF7C">
      <w:pPr>
        <w:spacing w:after="120"/>
        <w:rPr>
          <w:rFonts w:asciiTheme="majorHAnsi" w:hAnsiTheme="majorHAnsi" w:cstheme="majorHAnsi"/>
          <w:b/>
          <w:bCs/>
          <w:sz w:val="22"/>
          <w:szCs w:val="22"/>
        </w:rPr>
      </w:pPr>
      <w:r w:rsidRPr="00EE4D0D">
        <w:rPr>
          <w:rFonts w:asciiTheme="majorHAnsi" w:hAnsiTheme="majorHAnsi" w:cstheme="majorHAnsi"/>
          <w:b/>
          <w:bCs/>
          <w:sz w:val="22"/>
          <w:szCs w:val="22"/>
        </w:rPr>
        <w:t>64</w:t>
      </w:r>
      <w:r w:rsidRPr="00EE4D0D" w:rsidR="00D114BB">
        <w:rPr>
          <w:rFonts w:asciiTheme="majorHAnsi" w:hAnsiTheme="majorHAnsi" w:cstheme="majorHAnsi"/>
          <w:b/>
          <w:bCs/>
          <w:sz w:val="22"/>
          <w:szCs w:val="22"/>
        </w:rPr>
        <w:t>. What electrical stimulation parameter is used for fracture healing?</w:t>
      </w:r>
    </w:p>
    <w:p w:rsidRPr="00EE4D0D" w:rsidR="00D114BB" w:rsidP="63CEF893" w:rsidRDefault="001B4BB0" w14:paraId="2BAC769B" w14:textId="1AF2972E">
      <w:pPr>
        <w:spacing/>
        <w:ind w:left="357"/>
        <w:contextualSpacing w:val="1"/>
        <w:rPr>
          <w:rFonts w:ascii="Calibri" w:hAnsi="Calibri" w:cs="Calibri" w:asciiTheme="majorAscii" w:hAnsiTheme="majorAscii" w:cstheme="majorAscii"/>
          <w:sz w:val="22"/>
          <w:szCs w:val="22"/>
        </w:rPr>
      </w:pPr>
      <w:r w:rsidRPr="63CEF893" w:rsidR="001B4BB0">
        <w:rPr>
          <w:rFonts w:ascii="Calibri" w:hAnsi="Calibri" w:cs="Calibri" w:asciiTheme="majorAscii" w:hAnsiTheme="majorAscii" w:cstheme="majorAscii"/>
          <w:sz w:val="22"/>
          <w:szCs w:val="22"/>
        </w:rPr>
        <w:t>*</w:t>
      </w:r>
      <w:r w:rsidRPr="63CEF893" w:rsidR="00C53C02">
        <w:rPr>
          <w:rFonts w:ascii="Calibri" w:hAnsi="Calibri" w:cs="Calibri" w:asciiTheme="majorAscii" w:hAnsiTheme="majorAscii" w:cstheme="majorAscii"/>
          <w:sz w:val="22"/>
          <w:szCs w:val="22"/>
        </w:rPr>
        <w:t>a</w:t>
      </w:r>
      <w:r w:rsidRPr="63CEF893" w:rsidR="00D114BB">
        <w:rPr>
          <w:rFonts w:ascii="Calibri" w:hAnsi="Calibri" w:cs="Calibri" w:asciiTheme="majorAscii" w:hAnsiTheme="majorAscii" w:cstheme="majorAscii"/>
          <w:sz w:val="22"/>
          <w:szCs w:val="22"/>
        </w:rPr>
        <w:t>. Highest pulses-per-second frequency on the unit</w:t>
      </w:r>
    </w:p>
    <w:p w:rsidRPr="00EE4D0D" w:rsidR="00D114BB" w:rsidP="63CEF893" w:rsidRDefault="00C53C02" w14:paraId="124ED71A" w14:textId="7099693E">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b</w:t>
      </w:r>
      <w:r w:rsidRPr="63CEF893" w:rsidR="00D114BB">
        <w:rPr>
          <w:rFonts w:ascii="Calibri" w:hAnsi="Calibri" w:cs="Calibri" w:asciiTheme="majorAscii" w:hAnsiTheme="majorAscii" w:cstheme="majorAscii"/>
          <w:sz w:val="22"/>
          <w:szCs w:val="22"/>
        </w:rPr>
        <w:t>. Monophasic, biphasic, or transcutaneous current</w:t>
      </w:r>
    </w:p>
    <w:p w:rsidRPr="00EE4D0D" w:rsidR="00D114BB" w:rsidP="63CEF893" w:rsidRDefault="00C53C02" w14:paraId="759EBC29" w14:textId="6FBF7D2C">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c</w:t>
      </w:r>
      <w:r w:rsidRPr="63CEF893" w:rsidR="00D114BB">
        <w:rPr>
          <w:rFonts w:ascii="Calibri" w:hAnsi="Calibri" w:cs="Calibri" w:asciiTheme="majorAscii" w:hAnsiTheme="majorAscii" w:cstheme="majorAscii"/>
          <w:sz w:val="22"/>
          <w:szCs w:val="22"/>
        </w:rPr>
        <w:t>. Patient cannot perceive intensity</w:t>
      </w:r>
    </w:p>
    <w:p w:rsidRPr="00EE4D0D" w:rsidR="00D114BB" w:rsidP="63CEF893" w:rsidRDefault="00C53C02" w14:paraId="65A5682E" w14:textId="1EF7CAF1">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d</w:t>
      </w:r>
      <w:r w:rsidRPr="63CEF893" w:rsidR="00D114BB">
        <w:rPr>
          <w:rFonts w:ascii="Calibri" w:hAnsi="Calibri" w:cs="Calibri" w:asciiTheme="majorAscii" w:hAnsiTheme="majorAscii" w:cstheme="majorAscii"/>
          <w:sz w:val="22"/>
          <w:szCs w:val="22"/>
        </w:rPr>
        <w:t>. Treatment time 10</w:t>
      </w:r>
      <w:r w:rsidRPr="63CEF893" w:rsidR="00CA5867">
        <w:rPr>
          <w:rFonts w:ascii="Calibri" w:hAnsi="Calibri" w:cs="Calibri" w:asciiTheme="majorAscii" w:hAnsiTheme="majorAscii" w:cstheme="majorAscii"/>
          <w:sz w:val="22"/>
          <w:szCs w:val="22"/>
        </w:rPr>
        <w:t xml:space="preserve"> to </w:t>
      </w:r>
      <w:r w:rsidRPr="63CEF893" w:rsidR="00D114BB">
        <w:rPr>
          <w:rFonts w:ascii="Calibri" w:hAnsi="Calibri" w:cs="Calibri" w:asciiTheme="majorAscii" w:hAnsiTheme="majorAscii" w:cstheme="majorAscii"/>
          <w:sz w:val="22"/>
          <w:szCs w:val="22"/>
        </w:rPr>
        <w:t>15 minutes</w:t>
      </w:r>
    </w:p>
    <w:p w:rsidRPr="00EE4D0D" w:rsidR="00D114BB" w:rsidP="63CEF893" w:rsidRDefault="00C53C02" w14:paraId="65259583" w14:textId="2F7EDE7E">
      <w:pPr>
        <w:spacing/>
        <w:ind w:left="357"/>
        <w:contextualSpacing w:val="1"/>
        <w:rPr>
          <w:rFonts w:ascii="Calibri" w:hAnsi="Calibri" w:cs="Calibri" w:asciiTheme="majorAscii" w:hAnsiTheme="majorAscii" w:cstheme="majorAscii"/>
          <w:sz w:val="22"/>
          <w:szCs w:val="22"/>
        </w:rPr>
      </w:pPr>
      <w:r w:rsidRPr="63CEF893" w:rsidR="00C53C02">
        <w:rPr>
          <w:rFonts w:ascii="Calibri" w:hAnsi="Calibri" w:cs="Calibri" w:asciiTheme="majorAscii" w:hAnsiTheme="majorAscii" w:cstheme="majorAscii"/>
          <w:sz w:val="22"/>
          <w:szCs w:val="22"/>
        </w:rPr>
        <w:t>e</w:t>
      </w:r>
      <w:r w:rsidRPr="63CEF893" w:rsidR="00D114BB">
        <w:rPr>
          <w:rFonts w:ascii="Calibri" w:hAnsi="Calibri" w:cs="Calibri" w:asciiTheme="majorAscii" w:hAnsiTheme="majorAscii" w:cstheme="majorAscii"/>
          <w:sz w:val="22"/>
          <w:szCs w:val="22"/>
        </w:rPr>
        <w:t>. Positive electrode distal to fracture</w:t>
      </w:r>
    </w:p>
    <w:p w:rsidRPr="00EE4D0D" w:rsidR="00F1091C" w:rsidP="00EE4D0D" w:rsidRDefault="00F1091C" w14:paraId="6273B4B8" w14:textId="5DDF72B7">
      <w:pPr>
        <w:rPr>
          <w:rFonts w:asciiTheme="majorHAnsi" w:hAnsiTheme="majorHAnsi" w:cstheme="majorHAnsi"/>
          <w:b/>
          <w:bCs/>
          <w:sz w:val="22"/>
          <w:szCs w:val="22"/>
        </w:rPr>
      </w:pPr>
    </w:p>
    <w:p w:rsidRPr="00EE4D0D" w:rsidR="081600D9" w:rsidP="00C11741" w:rsidRDefault="2B178CDB" w14:paraId="4DBEF4BE" w14:textId="286E826E">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65</w:t>
      </w:r>
      <w:r w:rsidRPr="00EE4D0D" w:rsidR="081600D9">
        <w:rPr>
          <w:rFonts w:asciiTheme="majorHAnsi" w:hAnsiTheme="majorHAnsi" w:cstheme="majorHAnsi"/>
          <w:b/>
          <w:bCs/>
          <w:color w:val="000000" w:themeColor="text1"/>
          <w:sz w:val="22"/>
          <w:szCs w:val="22"/>
        </w:rPr>
        <w:t>. Which is a reasonable loading progression after a moderate hamstring strain?</w:t>
      </w:r>
    </w:p>
    <w:p w:rsidRPr="00EE4D0D" w:rsidR="081600D9" w:rsidP="63CEF893" w:rsidRDefault="081600D9" w14:paraId="1B639A29" w14:textId="665BAF18">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sz w:val="22"/>
          <w:szCs w:val="22"/>
        </w:rPr>
        <w:t>S</w:t>
      </w:r>
      <w:r w:rsidRPr="63CEF893" w:rsidR="081600D9">
        <w:rPr>
          <w:rFonts w:ascii="Calibri" w:hAnsi="Calibri" w:cs="Calibri" w:asciiTheme="majorAscii" w:hAnsiTheme="majorAscii" w:cstheme="majorAscii"/>
          <w:sz w:val="22"/>
          <w:szCs w:val="22"/>
        </w:rPr>
        <w:t>tart</w:t>
      </w:r>
      <w:r w:rsidRPr="63CEF893" w:rsidR="081600D9">
        <w:rPr>
          <w:rFonts w:ascii="Calibri" w:hAnsi="Calibri" w:cs="Calibri" w:asciiTheme="majorAscii" w:hAnsiTheme="majorAscii" w:cstheme="majorAscii"/>
          <w:color w:val="000000" w:themeColor="text1" w:themeTint="FF" w:themeShade="FF"/>
          <w:sz w:val="22"/>
          <w:szCs w:val="22"/>
        </w:rPr>
        <w:t xml:space="preserve"> with heavy eccentric overload</w:t>
      </w:r>
    </w:p>
    <w:p w:rsidRPr="00EE4D0D" w:rsidR="081600D9" w:rsidP="63CEF893" w:rsidRDefault="081600D9" w14:paraId="3747703A" w14:textId="7EBED9F5">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U</w:t>
      </w:r>
      <w:r w:rsidRPr="63CEF893" w:rsidR="081600D9">
        <w:rPr>
          <w:rFonts w:ascii="Calibri" w:hAnsi="Calibri" w:cs="Calibri" w:asciiTheme="majorAscii" w:hAnsiTheme="majorAscii" w:cstheme="majorAscii"/>
          <w:color w:val="000000" w:themeColor="text1" w:themeTint="FF" w:themeShade="FF"/>
          <w:sz w:val="22"/>
          <w:szCs w:val="22"/>
        </w:rPr>
        <w:t>se only isometric loading for 6</w:t>
      </w:r>
      <w:r w:rsidRPr="63CEF893" w:rsidR="00CA5867">
        <w:rPr>
          <w:rFonts w:ascii="Calibri" w:hAnsi="Calibri" w:cs="Calibri" w:asciiTheme="majorAscii" w:hAnsiTheme="majorAscii" w:cstheme="majorAscii"/>
          <w:color w:val="000000" w:themeColor="text1" w:themeTint="FF" w:themeShade="FF"/>
          <w:sz w:val="22"/>
          <w:szCs w:val="22"/>
        </w:rPr>
        <w:t xml:space="preserve"> to</w:t>
      </w:r>
      <w:r w:rsidRPr="63CEF893" w:rsidR="081600D9">
        <w:rPr>
          <w:rFonts w:ascii="Calibri" w:hAnsi="Calibri" w:cs="Calibri" w:asciiTheme="majorAscii" w:hAnsiTheme="majorAscii" w:cstheme="majorAscii"/>
          <w:color w:val="000000" w:themeColor="text1" w:themeTint="FF" w:themeShade="FF"/>
          <w:sz w:val="22"/>
          <w:szCs w:val="22"/>
        </w:rPr>
        <w:t>12 weeks</w:t>
      </w:r>
    </w:p>
    <w:p w:rsidRPr="00EE4D0D" w:rsidR="081600D9" w:rsidP="63CEF893" w:rsidRDefault="081600D9" w14:paraId="14608E0E" w14:textId="03B7A465">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081600D9">
        <w:rPr>
          <w:rFonts w:ascii="Calibri" w:hAnsi="Calibri" w:cs="Calibri" w:asciiTheme="majorAscii" w:hAnsiTheme="majorAscii" w:cstheme="majorAscii"/>
          <w:color w:val="000000" w:themeColor="text1" w:themeTint="FF" w:themeShade="FF"/>
          <w:sz w:val="22"/>
          <w:szCs w:val="22"/>
        </w:rPr>
        <w:t>radually increase from neuromuscular control to controlled eccentric at end range</w:t>
      </w:r>
    </w:p>
    <w:p w:rsidRPr="00EE4D0D" w:rsidR="081600D9" w:rsidP="63CEF893" w:rsidRDefault="081600D9" w14:paraId="2841525F" w14:textId="0C3B95B6">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081600D9">
        <w:rPr>
          <w:rFonts w:ascii="Calibri" w:hAnsi="Calibri" w:cs="Calibri" w:asciiTheme="majorAscii" w:hAnsiTheme="majorAscii" w:cstheme="majorAscii"/>
          <w:color w:val="000000" w:themeColor="text1" w:themeTint="FF" w:themeShade="FF"/>
          <w:sz w:val="22"/>
          <w:szCs w:val="22"/>
        </w:rPr>
        <w:t>void weight bearing in the acute phase</w:t>
      </w:r>
    </w:p>
    <w:p w:rsidRPr="00EE4D0D" w:rsidR="081600D9" w:rsidP="63CEF893" w:rsidRDefault="081600D9" w14:paraId="12F9AD66" w14:textId="0A83251C">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081600D9">
        <w:rPr>
          <w:rFonts w:ascii="Calibri" w:hAnsi="Calibri" w:cs="Calibri" w:asciiTheme="majorAscii" w:hAnsiTheme="majorAscii" w:cstheme="majorAscii"/>
          <w:color w:val="000000" w:themeColor="text1" w:themeTint="FF" w:themeShade="FF"/>
          <w:sz w:val="22"/>
          <w:szCs w:val="22"/>
        </w:rPr>
        <w:t>mphasis passive stretching in the chronic phase</w:t>
      </w:r>
    </w:p>
    <w:p w:rsidRPr="00EE4D0D" w:rsidR="00EE4D0D" w:rsidP="00EE4D0D" w:rsidRDefault="00EE4D0D" w14:paraId="2A5E2871" w14:textId="77777777">
      <w:pPr>
        <w:rPr>
          <w:rFonts w:asciiTheme="majorHAnsi" w:hAnsiTheme="majorHAnsi" w:cstheme="majorHAnsi"/>
          <w:color w:val="000000" w:themeColor="text1"/>
          <w:sz w:val="22"/>
          <w:szCs w:val="22"/>
        </w:rPr>
      </w:pPr>
    </w:p>
    <w:p w:rsidRPr="00EE4D0D" w:rsidR="081600D9" w:rsidP="63CEF893" w:rsidRDefault="2B06F66F" w14:paraId="390BD69F" w14:textId="24319027">
      <w:pPr>
        <w:spacing w:after="120"/>
        <w:rPr>
          <w:rFonts w:ascii="Calibri" w:hAnsi="Calibri" w:cs="Calibri" w:asciiTheme="majorAscii" w:hAnsiTheme="majorAscii" w:cstheme="majorAscii"/>
          <w:b w:val="1"/>
          <w:bCs w:val="1"/>
          <w:color w:val="000000" w:themeColor="text1"/>
          <w:sz w:val="22"/>
          <w:szCs w:val="22"/>
        </w:rPr>
      </w:pPr>
      <w:r w:rsidRPr="63CEF893" w:rsidR="2B06F66F">
        <w:rPr>
          <w:rFonts w:ascii="Calibri" w:hAnsi="Calibri" w:cs="Calibri" w:asciiTheme="majorAscii" w:hAnsiTheme="majorAscii" w:cstheme="majorAscii"/>
          <w:b w:val="1"/>
          <w:bCs w:val="1"/>
          <w:color w:val="000000" w:themeColor="text1" w:themeTint="FF" w:themeShade="FF"/>
          <w:sz w:val="22"/>
          <w:szCs w:val="22"/>
        </w:rPr>
        <w:t>66</w:t>
      </w:r>
      <w:r w:rsidRPr="63CEF893" w:rsidR="081600D9">
        <w:rPr>
          <w:rFonts w:ascii="Calibri" w:hAnsi="Calibri" w:cs="Calibri" w:asciiTheme="majorAscii" w:hAnsiTheme="majorAscii" w:cstheme="majorAscii"/>
          <w:b w:val="1"/>
          <w:bCs w:val="1"/>
          <w:color w:val="000000" w:themeColor="text1" w:themeTint="FF" w:themeShade="FF"/>
          <w:sz w:val="22"/>
          <w:szCs w:val="22"/>
        </w:rPr>
        <w:t xml:space="preserve">. Which components are typically included in a multiphase exercise program for patellar tendinopathy? </w:t>
      </w:r>
      <w:r w:rsidRPr="63CEF893" w:rsidR="00CA5867">
        <w:rPr>
          <w:rFonts w:ascii="Calibri" w:hAnsi="Calibri" w:cs="Calibri" w:asciiTheme="majorAscii" w:hAnsiTheme="majorAscii" w:cstheme="majorAscii"/>
          <w:b w:val="1"/>
          <w:bCs w:val="1"/>
          <w:color w:val="000000" w:themeColor="text1" w:themeTint="FF" w:themeShade="FF"/>
          <w:sz w:val="22"/>
          <w:szCs w:val="22"/>
        </w:rPr>
        <w:t xml:space="preserve">Choose </w:t>
      </w:r>
      <w:r w:rsidRPr="63CEF893" w:rsidR="081600D9">
        <w:rPr>
          <w:rFonts w:ascii="Calibri" w:hAnsi="Calibri" w:cs="Calibri" w:asciiTheme="majorAscii" w:hAnsiTheme="majorAscii" w:cstheme="majorAscii"/>
          <w:b w:val="1"/>
          <w:bCs w:val="1"/>
          <w:color w:val="000000" w:themeColor="text1" w:themeTint="FF" w:themeShade="FF"/>
          <w:sz w:val="22"/>
          <w:szCs w:val="22"/>
        </w:rPr>
        <w:t>all that apply,</w:t>
      </w:r>
    </w:p>
    <w:p w:rsidRPr="00EE4D0D" w:rsidR="081600D9" w:rsidP="63CEF893" w:rsidRDefault="081600D9" w14:paraId="74B65059" w14:textId="2C266DF7">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I</w:t>
      </w:r>
      <w:r w:rsidRPr="63CEF893" w:rsidR="081600D9">
        <w:rPr>
          <w:rFonts w:ascii="Calibri" w:hAnsi="Calibri" w:cs="Calibri" w:asciiTheme="majorAscii" w:hAnsiTheme="majorAscii" w:cstheme="majorAscii"/>
          <w:color w:val="000000" w:themeColor="text1" w:themeTint="FF" w:themeShade="FF"/>
          <w:sz w:val="22"/>
          <w:szCs w:val="22"/>
        </w:rPr>
        <w:t>sometric quadriceps contractions</w:t>
      </w:r>
    </w:p>
    <w:p w:rsidRPr="00EE4D0D" w:rsidR="081600D9" w:rsidP="63CEF893" w:rsidRDefault="081600D9" w14:paraId="1D3B3377" w14:textId="38E41AC6">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081600D9">
        <w:rPr>
          <w:rFonts w:ascii="Calibri" w:hAnsi="Calibri" w:cs="Calibri" w:asciiTheme="majorAscii" w:hAnsiTheme="majorAscii" w:cstheme="majorAscii"/>
          <w:color w:val="000000" w:themeColor="text1" w:themeTint="FF" w:themeShade="FF"/>
          <w:sz w:val="22"/>
          <w:szCs w:val="22"/>
        </w:rPr>
        <w:t>rogressive isotonic loading</w:t>
      </w:r>
    </w:p>
    <w:p w:rsidRPr="00EE4D0D" w:rsidR="081600D9" w:rsidP="63CEF893" w:rsidRDefault="081600D9" w14:paraId="766A5F36" w14:textId="14002F4F">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081600D9">
        <w:rPr>
          <w:rFonts w:ascii="Calibri" w:hAnsi="Calibri" w:cs="Calibri" w:asciiTheme="majorAscii" w:hAnsiTheme="majorAscii" w:cstheme="majorAscii"/>
          <w:color w:val="000000" w:themeColor="text1" w:themeTint="FF" w:themeShade="FF"/>
          <w:sz w:val="22"/>
          <w:szCs w:val="22"/>
        </w:rPr>
        <w:t>lyometrics</w:t>
      </w:r>
    </w:p>
    <w:p w:rsidRPr="00EE4D0D" w:rsidR="081600D9" w:rsidP="63CEF893" w:rsidRDefault="081600D9" w14:paraId="1C2EDE70" w14:textId="7DB8EBF6">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081600D9">
        <w:rPr>
          <w:rFonts w:ascii="Calibri" w:hAnsi="Calibri" w:cs="Calibri" w:asciiTheme="majorAscii" w:hAnsiTheme="majorAscii" w:cstheme="majorAscii"/>
          <w:color w:val="000000" w:themeColor="text1" w:themeTint="FF" w:themeShade="FF"/>
          <w:sz w:val="22"/>
          <w:szCs w:val="22"/>
        </w:rPr>
        <w:t>arly immobilization</w:t>
      </w:r>
    </w:p>
    <w:p w:rsidRPr="00EE4D0D" w:rsidR="081600D9" w:rsidP="63CEF893" w:rsidRDefault="081600D9" w14:paraId="1CB6777B" w14:textId="42E42028">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L</w:t>
      </w:r>
      <w:r w:rsidRPr="63CEF893" w:rsidR="081600D9">
        <w:rPr>
          <w:rFonts w:ascii="Calibri" w:hAnsi="Calibri" w:cs="Calibri" w:asciiTheme="majorAscii" w:hAnsiTheme="majorAscii" w:cstheme="majorAscii"/>
          <w:color w:val="000000" w:themeColor="text1" w:themeTint="FF" w:themeShade="FF"/>
          <w:sz w:val="22"/>
          <w:szCs w:val="22"/>
        </w:rPr>
        <w:t>imited weight-</w:t>
      </w:r>
      <w:r w:rsidRPr="63CEF893" w:rsidR="081600D9">
        <w:rPr>
          <w:rFonts w:ascii="Calibri" w:hAnsi="Calibri" w:cs="Calibri" w:asciiTheme="majorAscii" w:hAnsiTheme="majorAscii" w:cstheme="majorAscii"/>
          <w:color w:val="000000" w:themeColor="text1" w:themeTint="FF" w:themeShade="FF"/>
          <w:sz w:val="22"/>
          <w:szCs w:val="22"/>
        </w:rPr>
        <w:t>bearing weeks 6</w:t>
      </w:r>
      <w:r w:rsidRPr="63CEF893" w:rsidR="00CA5867">
        <w:rPr>
          <w:rFonts w:ascii="Calibri" w:hAnsi="Calibri" w:cs="Calibri" w:asciiTheme="majorAscii" w:hAnsiTheme="majorAscii" w:cstheme="majorAscii"/>
          <w:color w:val="000000" w:themeColor="text1" w:themeTint="FF" w:themeShade="FF"/>
          <w:sz w:val="22"/>
          <w:szCs w:val="22"/>
        </w:rPr>
        <w:t xml:space="preserve"> to </w:t>
      </w:r>
      <w:r w:rsidRPr="63CEF893" w:rsidR="081600D9">
        <w:rPr>
          <w:rFonts w:ascii="Calibri" w:hAnsi="Calibri" w:cs="Calibri" w:asciiTheme="majorAscii" w:hAnsiTheme="majorAscii" w:cstheme="majorAscii"/>
          <w:color w:val="000000" w:themeColor="text1" w:themeTint="FF" w:themeShade="FF"/>
          <w:sz w:val="22"/>
          <w:szCs w:val="22"/>
        </w:rPr>
        <w:t>12</w:t>
      </w:r>
    </w:p>
    <w:p w:rsidRPr="00EE4D0D" w:rsidR="2E5DE384" w:rsidP="00EE4D0D" w:rsidRDefault="2E5DE384" w14:paraId="2E5809BA" w14:textId="681DDCAC">
      <w:pPr>
        <w:rPr>
          <w:rFonts w:asciiTheme="majorHAnsi" w:hAnsiTheme="majorHAnsi" w:cstheme="majorHAnsi"/>
          <w:sz w:val="22"/>
          <w:szCs w:val="22"/>
        </w:rPr>
      </w:pPr>
    </w:p>
    <w:p w:rsidRPr="00EE4D0D" w:rsidR="081600D9" w:rsidP="00C11741" w:rsidRDefault="1BC6C167" w14:paraId="4EA709EC" w14:textId="1715726C">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67</w:t>
      </w:r>
      <w:r w:rsidRPr="00EE4D0D" w:rsidR="081600D9">
        <w:rPr>
          <w:rFonts w:asciiTheme="majorHAnsi" w:hAnsiTheme="majorHAnsi" w:cstheme="majorHAnsi"/>
          <w:b/>
          <w:bCs/>
          <w:color w:val="000000" w:themeColor="text1"/>
          <w:sz w:val="22"/>
          <w:szCs w:val="22"/>
        </w:rPr>
        <w:t>. A patient recovering from a tibial plateau fracture asks why gentle weight bearing is started early instead of waiting for complete healing. Which mechanobiologic rationale best explains this practice?</w:t>
      </w:r>
    </w:p>
    <w:p w:rsidRPr="00EE4D0D" w:rsidR="081600D9" w:rsidP="63CEF893" w:rsidRDefault="081600D9" w14:paraId="107ED4D9" w14:textId="33567874">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081600D9">
        <w:rPr>
          <w:rFonts w:ascii="Calibri" w:hAnsi="Calibri" w:cs="Calibri" w:asciiTheme="majorAscii" w:hAnsiTheme="majorAscii" w:cstheme="majorAscii"/>
          <w:color w:val="000000" w:themeColor="text1" w:themeTint="FF" w:themeShade="FF"/>
          <w:sz w:val="22"/>
          <w:szCs w:val="22"/>
        </w:rPr>
        <w:t xml:space="preserve">o </w:t>
      </w:r>
      <w:r w:rsidRPr="63CEF893" w:rsidR="081600D9">
        <w:rPr>
          <w:rFonts w:ascii="Calibri" w:hAnsi="Calibri" w:cs="Calibri" w:asciiTheme="majorAscii" w:hAnsiTheme="majorAscii" w:cstheme="majorAscii"/>
          <w:color w:val="000000" w:themeColor="text1" w:themeTint="FF" w:themeShade="FF"/>
          <w:sz w:val="22"/>
          <w:szCs w:val="22"/>
        </w:rPr>
        <w:t>improve</w:t>
      </w:r>
      <w:r w:rsidRPr="63CEF893" w:rsidR="081600D9">
        <w:rPr>
          <w:rFonts w:ascii="Calibri" w:hAnsi="Calibri" w:cs="Calibri" w:asciiTheme="majorAscii" w:hAnsiTheme="majorAscii" w:cstheme="majorAscii"/>
          <w:color w:val="000000" w:themeColor="text1" w:themeTint="FF" w:themeShade="FF"/>
          <w:sz w:val="22"/>
          <w:szCs w:val="22"/>
        </w:rPr>
        <w:t xml:space="preserve"> systemic hormone levels</w:t>
      </w:r>
    </w:p>
    <w:p w:rsidRPr="00EE4D0D" w:rsidR="081600D9" w:rsidP="63CEF893" w:rsidRDefault="081600D9" w14:paraId="0B4C631F" w14:textId="6B11E127">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081600D9">
        <w:rPr>
          <w:rFonts w:ascii="Calibri" w:hAnsi="Calibri" w:cs="Calibri" w:asciiTheme="majorAscii" w:hAnsiTheme="majorAscii" w:cstheme="majorAscii"/>
          <w:color w:val="000000" w:themeColor="text1" w:themeTint="FF" w:themeShade="FF"/>
          <w:sz w:val="22"/>
          <w:szCs w:val="22"/>
        </w:rPr>
        <w:t xml:space="preserve">o </w:t>
      </w:r>
      <w:r w:rsidRPr="63CEF893" w:rsidR="081600D9">
        <w:rPr>
          <w:rFonts w:ascii="Calibri" w:hAnsi="Calibri" w:cs="Calibri" w:asciiTheme="majorAscii" w:hAnsiTheme="majorAscii" w:cstheme="majorAscii"/>
          <w:color w:val="000000" w:themeColor="text1" w:themeTint="FF" w:themeShade="FF"/>
          <w:sz w:val="22"/>
          <w:szCs w:val="22"/>
        </w:rPr>
        <w:t>minimize</w:t>
      </w:r>
      <w:r w:rsidRPr="63CEF893" w:rsidR="081600D9">
        <w:rPr>
          <w:rFonts w:ascii="Calibri" w:hAnsi="Calibri" w:cs="Calibri" w:asciiTheme="majorAscii" w:hAnsiTheme="majorAscii" w:cstheme="majorAscii"/>
          <w:color w:val="000000" w:themeColor="text1" w:themeTint="FF" w:themeShade="FF"/>
          <w:sz w:val="22"/>
          <w:szCs w:val="22"/>
        </w:rPr>
        <w:t xml:space="preserve"> local muscle hypertrophy</w:t>
      </w:r>
    </w:p>
    <w:p w:rsidRPr="00EE4D0D" w:rsidR="081600D9" w:rsidP="63CEF893" w:rsidRDefault="081600D9" w14:paraId="117C43AE" w14:textId="304A31D0">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081600D9">
        <w:rPr>
          <w:rFonts w:ascii="Calibri" w:hAnsi="Calibri" w:cs="Calibri" w:asciiTheme="majorAscii" w:hAnsiTheme="majorAscii" w:cstheme="majorAscii"/>
          <w:color w:val="000000" w:themeColor="text1" w:themeTint="FF" w:themeShade="FF"/>
          <w:sz w:val="22"/>
          <w:szCs w:val="22"/>
        </w:rPr>
        <w:t xml:space="preserve">o </w:t>
      </w:r>
      <w:r w:rsidRPr="63CEF893" w:rsidR="081600D9">
        <w:rPr>
          <w:rFonts w:ascii="Calibri" w:hAnsi="Calibri" w:cs="Calibri" w:asciiTheme="majorAscii" w:hAnsiTheme="majorAscii" w:cstheme="majorAscii"/>
          <w:color w:val="000000" w:themeColor="text1" w:themeTint="FF" w:themeShade="FF"/>
          <w:sz w:val="22"/>
          <w:szCs w:val="22"/>
        </w:rPr>
        <w:t>stimulate</w:t>
      </w:r>
      <w:r w:rsidRPr="63CEF893" w:rsidR="081600D9">
        <w:rPr>
          <w:rFonts w:ascii="Calibri" w:hAnsi="Calibri" w:cs="Calibri" w:asciiTheme="majorAscii" w:hAnsiTheme="majorAscii" w:cstheme="majorAscii"/>
          <w:color w:val="000000" w:themeColor="text1" w:themeTint="FF" w:themeShade="FF"/>
          <w:sz w:val="22"/>
          <w:szCs w:val="22"/>
        </w:rPr>
        <w:t xml:space="preserve"> osteocyte fluid shear responses and </w:t>
      </w:r>
      <w:r w:rsidRPr="63CEF893" w:rsidR="081600D9">
        <w:rPr>
          <w:rFonts w:ascii="Calibri" w:hAnsi="Calibri" w:cs="Calibri" w:asciiTheme="majorAscii" w:hAnsiTheme="majorAscii" w:cstheme="majorAscii"/>
          <w:color w:val="000000" w:themeColor="text1" w:themeTint="FF" w:themeShade="FF"/>
          <w:sz w:val="22"/>
          <w:szCs w:val="22"/>
        </w:rPr>
        <w:t>maintain</w:t>
      </w:r>
      <w:r w:rsidRPr="63CEF893" w:rsidR="081600D9">
        <w:rPr>
          <w:rFonts w:ascii="Calibri" w:hAnsi="Calibri" w:cs="Calibri" w:asciiTheme="majorAscii" w:hAnsiTheme="majorAscii" w:cstheme="majorAscii"/>
          <w:color w:val="000000" w:themeColor="text1" w:themeTint="FF" w:themeShade="FF"/>
          <w:sz w:val="22"/>
          <w:szCs w:val="22"/>
        </w:rPr>
        <w:t xml:space="preserve"> bone remodeling pathways</w:t>
      </w:r>
    </w:p>
    <w:p w:rsidRPr="00EE4D0D" w:rsidR="081600D9" w:rsidP="63CEF893" w:rsidRDefault="081600D9" w14:paraId="44DDC3A6" w14:textId="2A457097">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081600D9">
        <w:rPr>
          <w:rFonts w:ascii="Calibri" w:hAnsi="Calibri" w:cs="Calibri" w:asciiTheme="majorAscii" w:hAnsiTheme="majorAscii" w:cstheme="majorAscii"/>
          <w:color w:val="000000" w:themeColor="text1" w:themeTint="FF" w:themeShade="FF"/>
          <w:sz w:val="22"/>
          <w:szCs w:val="22"/>
        </w:rPr>
        <w:t xml:space="preserve">o </w:t>
      </w:r>
      <w:r w:rsidRPr="63CEF893" w:rsidR="081600D9">
        <w:rPr>
          <w:rFonts w:ascii="Calibri" w:hAnsi="Calibri" w:cs="Calibri" w:asciiTheme="majorAscii" w:hAnsiTheme="majorAscii" w:cstheme="majorAscii"/>
          <w:color w:val="000000" w:themeColor="text1" w:themeTint="FF" w:themeShade="FF"/>
          <w:sz w:val="22"/>
          <w:szCs w:val="22"/>
        </w:rPr>
        <w:t>reduce</w:t>
      </w:r>
      <w:r w:rsidRPr="63CEF893" w:rsidR="081600D9">
        <w:rPr>
          <w:rFonts w:ascii="Calibri" w:hAnsi="Calibri" w:cs="Calibri" w:asciiTheme="majorAscii" w:hAnsiTheme="majorAscii" w:cstheme="majorAscii"/>
          <w:color w:val="000000" w:themeColor="text1" w:themeTint="FF" w:themeShade="FF"/>
          <w:sz w:val="22"/>
          <w:szCs w:val="22"/>
        </w:rPr>
        <w:t xml:space="preserve"> integrin clustering at the fracture site</w:t>
      </w:r>
    </w:p>
    <w:p w:rsidRPr="00EE4D0D" w:rsidR="081600D9" w:rsidP="63CEF893" w:rsidRDefault="081600D9" w14:paraId="00DAE0A1" w14:textId="62BB712A">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081600D9">
        <w:rPr>
          <w:rFonts w:ascii="Calibri" w:hAnsi="Calibri" w:cs="Calibri" w:asciiTheme="majorAscii" w:hAnsiTheme="majorAscii" w:cstheme="majorAscii"/>
          <w:color w:val="000000" w:themeColor="text1" w:themeTint="FF" w:themeShade="FF"/>
          <w:sz w:val="22"/>
          <w:szCs w:val="22"/>
        </w:rPr>
        <w:t xml:space="preserve">o </w:t>
      </w:r>
      <w:r w:rsidRPr="63CEF893" w:rsidR="081600D9">
        <w:rPr>
          <w:rFonts w:ascii="Calibri" w:hAnsi="Calibri" w:cs="Calibri" w:asciiTheme="majorAscii" w:hAnsiTheme="majorAscii" w:cstheme="majorAscii"/>
          <w:color w:val="000000" w:themeColor="text1" w:themeTint="FF" w:themeShade="FF"/>
          <w:sz w:val="22"/>
          <w:szCs w:val="22"/>
        </w:rPr>
        <w:t>avoid</w:t>
      </w:r>
      <w:r w:rsidRPr="63CEF893" w:rsidR="081600D9">
        <w:rPr>
          <w:rFonts w:ascii="Calibri" w:hAnsi="Calibri" w:cs="Calibri" w:asciiTheme="majorAscii" w:hAnsiTheme="majorAscii" w:cstheme="majorAscii"/>
          <w:color w:val="000000" w:themeColor="text1" w:themeTint="FF" w:themeShade="FF"/>
          <w:sz w:val="22"/>
          <w:szCs w:val="22"/>
        </w:rPr>
        <w:t xml:space="preserve"> proteoglycan aggregation in surrounding cartilage</w:t>
      </w:r>
    </w:p>
    <w:p w:rsidRPr="00EE4D0D" w:rsidR="00EE4D0D" w:rsidP="00EE4D0D" w:rsidRDefault="00EE4D0D" w14:paraId="67936904" w14:textId="77777777">
      <w:pPr>
        <w:rPr>
          <w:rFonts w:asciiTheme="majorHAnsi" w:hAnsiTheme="majorHAnsi" w:cstheme="majorHAnsi"/>
          <w:color w:val="000000" w:themeColor="text1"/>
          <w:sz w:val="22"/>
          <w:szCs w:val="22"/>
        </w:rPr>
      </w:pPr>
    </w:p>
    <w:p w:rsidRPr="00EE4D0D" w:rsidR="081600D9" w:rsidP="63CEF893" w:rsidRDefault="626144FC" w14:paraId="72B65C8C" w14:textId="1634D276">
      <w:pPr>
        <w:spacing w:after="120"/>
        <w:rPr>
          <w:rFonts w:ascii="Calibri" w:hAnsi="Calibri" w:cs="Calibri" w:asciiTheme="majorAscii" w:hAnsiTheme="majorAscii" w:cstheme="majorAscii"/>
          <w:b w:val="1"/>
          <w:bCs w:val="1"/>
          <w:color w:val="000000" w:themeColor="text1"/>
          <w:sz w:val="22"/>
          <w:szCs w:val="22"/>
        </w:rPr>
      </w:pPr>
      <w:r w:rsidRPr="63CEF893" w:rsidR="626144FC">
        <w:rPr>
          <w:rFonts w:ascii="Calibri" w:hAnsi="Calibri" w:cs="Calibri" w:asciiTheme="majorAscii" w:hAnsiTheme="majorAscii" w:cstheme="majorAscii"/>
          <w:b w:val="1"/>
          <w:bCs w:val="1"/>
          <w:color w:val="000000" w:themeColor="text1" w:themeTint="FF" w:themeShade="FF"/>
          <w:sz w:val="22"/>
          <w:szCs w:val="22"/>
        </w:rPr>
        <w:t>68</w:t>
      </w:r>
      <w:r w:rsidRPr="63CEF893" w:rsidR="081600D9">
        <w:rPr>
          <w:rFonts w:ascii="Calibri" w:hAnsi="Calibri" w:cs="Calibri" w:asciiTheme="majorAscii" w:hAnsiTheme="majorAscii" w:cstheme="majorAscii"/>
          <w:b w:val="1"/>
          <w:bCs w:val="1"/>
          <w:color w:val="000000" w:themeColor="text1" w:themeTint="FF" w:themeShade="FF"/>
          <w:sz w:val="22"/>
          <w:szCs w:val="22"/>
        </w:rPr>
        <w:t xml:space="preserve">. A 35-year-old runner with midportion Achilles pain for </w:t>
      </w:r>
      <w:r w:rsidRPr="63CEF893" w:rsidR="00204E57">
        <w:rPr>
          <w:rFonts w:ascii="Calibri" w:hAnsi="Calibri" w:cs="Calibri" w:asciiTheme="majorAscii" w:hAnsiTheme="majorAscii" w:cstheme="majorAscii"/>
          <w:b w:val="1"/>
          <w:bCs w:val="1"/>
          <w:color w:val="000000" w:themeColor="text1" w:themeTint="FF" w:themeShade="FF"/>
          <w:sz w:val="22"/>
          <w:szCs w:val="22"/>
        </w:rPr>
        <w:t xml:space="preserve">five </w:t>
      </w:r>
      <w:r w:rsidRPr="63CEF893" w:rsidR="081600D9">
        <w:rPr>
          <w:rFonts w:ascii="Calibri" w:hAnsi="Calibri" w:cs="Calibri" w:asciiTheme="majorAscii" w:hAnsiTheme="majorAscii" w:cstheme="majorAscii"/>
          <w:b w:val="1"/>
          <w:bCs w:val="1"/>
          <w:color w:val="000000" w:themeColor="text1" w:themeTint="FF" w:themeShade="FF"/>
          <w:sz w:val="22"/>
          <w:szCs w:val="22"/>
        </w:rPr>
        <w:t>months has ultrasound evidence of tendon disorganization. Which intervention is supported by evidence for this presentation?</w:t>
      </w:r>
    </w:p>
    <w:p w:rsidRPr="00EE4D0D" w:rsidR="081600D9" w:rsidP="63CEF893" w:rsidRDefault="081600D9" w14:paraId="004CC593" w14:textId="0E85ACE4">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081600D9">
        <w:rPr>
          <w:rFonts w:ascii="Calibri" w:hAnsi="Calibri" w:cs="Calibri" w:asciiTheme="majorAscii" w:hAnsiTheme="majorAscii" w:cstheme="majorAscii"/>
          <w:color w:val="000000" w:themeColor="text1" w:themeTint="FF" w:themeShade="FF"/>
          <w:sz w:val="22"/>
          <w:szCs w:val="22"/>
        </w:rPr>
        <w:t xml:space="preserve">herapeutic ultrasound daily for </w:t>
      </w:r>
      <w:r w:rsidRPr="63CEF893" w:rsidR="00204E57">
        <w:rPr>
          <w:rFonts w:ascii="Calibri" w:hAnsi="Calibri" w:cs="Calibri" w:asciiTheme="majorAscii" w:hAnsiTheme="majorAscii" w:cstheme="majorAscii"/>
          <w:color w:val="000000" w:themeColor="text1" w:themeTint="FF" w:themeShade="FF"/>
          <w:sz w:val="22"/>
          <w:szCs w:val="22"/>
        </w:rPr>
        <w:t xml:space="preserve">three </w:t>
      </w:r>
      <w:r w:rsidRPr="63CEF893" w:rsidR="081600D9">
        <w:rPr>
          <w:rFonts w:ascii="Calibri" w:hAnsi="Calibri" w:cs="Calibri" w:asciiTheme="majorAscii" w:hAnsiTheme="majorAscii" w:cstheme="majorAscii"/>
          <w:color w:val="000000" w:themeColor="text1" w:themeTint="FF" w:themeShade="FF"/>
          <w:sz w:val="22"/>
          <w:szCs w:val="22"/>
        </w:rPr>
        <w:t>weeks</w:t>
      </w:r>
    </w:p>
    <w:p w:rsidRPr="00EE4D0D" w:rsidR="081600D9" w:rsidP="63CEF893" w:rsidRDefault="081600D9" w14:paraId="561CA7CF" w14:textId="13833FA3">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081600D9">
        <w:rPr>
          <w:rFonts w:ascii="Calibri" w:hAnsi="Calibri" w:cs="Calibri" w:asciiTheme="majorAscii" w:hAnsiTheme="majorAscii" w:cstheme="majorAscii"/>
          <w:color w:val="000000" w:themeColor="text1" w:themeTint="FF" w:themeShade="FF"/>
          <w:sz w:val="22"/>
          <w:szCs w:val="22"/>
        </w:rPr>
        <w:t xml:space="preserve"> heavy-load eccentric heel drop program performed twice daily</w:t>
      </w:r>
    </w:p>
    <w:p w:rsidRPr="00EE4D0D" w:rsidR="081600D9" w:rsidP="63CEF893" w:rsidRDefault="081600D9" w14:paraId="247B6A92" w14:textId="25166BD9">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I</w:t>
      </w:r>
      <w:r w:rsidRPr="63CEF893" w:rsidR="081600D9">
        <w:rPr>
          <w:rFonts w:ascii="Calibri" w:hAnsi="Calibri" w:cs="Calibri" w:asciiTheme="majorAscii" w:hAnsiTheme="majorAscii" w:cstheme="majorAscii"/>
          <w:color w:val="000000" w:themeColor="text1" w:themeTint="FF" w:themeShade="FF"/>
          <w:sz w:val="22"/>
          <w:szCs w:val="22"/>
        </w:rPr>
        <w:t>solated isometric loading only</w:t>
      </w:r>
    </w:p>
    <w:p w:rsidRPr="00EE4D0D" w:rsidR="081600D9" w:rsidP="63CEF893" w:rsidRDefault="081600D9" w14:paraId="5E47BCB0" w14:textId="487E879D">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C</w:t>
      </w:r>
      <w:r w:rsidRPr="63CEF893" w:rsidR="081600D9">
        <w:rPr>
          <w:rFonts w:ascii="Calibri" w:hAnsi="Calibri" w:cs="Calibri" w:asciiTheme="majorAscii" w:hAnsiTheme="majorAscii" w:cstheme="majorAscii"/>
          <w:color w:val="000000" w:themeColor="text1" w:themeTint="FF" w:themeShade="FF"/>
          <w:sz w:val="22"/>
          <w:szCs w:val="22"/>
        </w:rPr>
        <w:t>omplete rest followed by aquatic exercise</w:t>
      </w:r>
    </w:p>
    <w:p w:rsidRPr="00EE4D0D" w:rsidR="081600D9" w:rsidP="63CEF893" w:rsidRDefault="081600D9" w14:paraId="6A29E7F2" w14:textId="7EED45DA">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C</w:t>
      </w:r>
      <w:r w:rsidRPr="63CEF893" w:rsidR="081600D9">
        <w:rPr>
          <w:rFonts w:ascii="Calibri" w:hAnsi="Calibri" w:cs="Calibri" w:asciiTheme="majorAscii" w:hAnsiTheme="majorAscii" w:cstheme="majorAscii"/>
          <w:color w:val="000000" w:themeColor="text1" w:themeTint="FF" w:themeShade="FF"/>
          <w:sz w:val="22"/>
          <w:szCs w:val="22"/>
        </w:rPr>
        <w:t>orticosteroid injection into the tendon</w:t>
      </w:r>
    </w:p>
    <w:p w:rsidRPr="00EE4D0D" w:rsidR="00EE4D0D" w:rsidP="00EE4D0D" w:rsidRDefault="00EE4D0D" w14:paraId="65AC4382" w14:textId="77777777">
      <w:pPr>
        <w:rPr>
          <w:rFonts w:asciiTheme="majorHAnsi" w:hAnsiTheme="majorHAnsi" w:cstheme="majorHAnsi"/>
          <w:color w:val="000000" w:themeColor="text1"/>
          <w:sz w:val="22"/>
          <w:szCs w:val="22"/>
        </w:rPr>
      </w:pPr>
    </w:p>
    <w:p w:rsidRPr="00EE4D0D" w:rsidR="081600D9" w:rsidP="63CEF893" w:rsidRDefault="5093616F" w14:paraId="2001F49B" w14:textId="5955C9E2">
      <w:pPr>
        <w:spacing w:after="120"/>
        <w:rPr>
          <w:rFonts w:ascii="Calibri" w:hAnsi="Calibri" w:cs="Calibri" w:asciiTheme="majorAscii" w:hAnsiTheme="majorAscii" w:cstheme="majorAscii"/>
          <w:b w:val="1"/>
          <w:bCs w:val="1"/>
          <w:color w:val="000000" w:themeColor="text1"/>
          <w:sz w:val="22"/>
          <w:szCs w:val="22"/>
        </w:rPr>
      </w:pPr>
      <w:r w:rsidRPr="63CEF893" w:rsidR="5093616F">
        <w:rPr>
          <w:rFonts w:ascii="Calibri" w:hAnsi="Calibri" w:cs="Calibri" w:asciiTheme="majorAscii" w:hAnsiTheme="majorAscii" w:cstheme="majorAscii"/>
          <w:b w:val="1"/>
          <w:bCs w:val="1"/>
          <w:color w:val="000000" w:themeColor="text1" w:themeTint="FF" w:themeShade="FF"/>
          <w:sz w:val="22"/>
          <w:szCs w:val="22"/>
        </w:rPr>
        <w:t>69</w:t>
      </w:r>
      <w:r w:rsidRPr="63CEF893" w:rsidR="081600D9">
        <w:rPr>
          <w:rFonts w:ascii="Calibri" w:hAnsi="Calibri" w:cs="Calibri" w:asciiTheme="majorAscii" w:hAnsiTheme="majorAscii" w:cstheme="majorAscii"/>
          <w:b w:val="1"/>
          <w:bCs w:val="1"/>
          <w:color w:val="000000" w:themeColor="text1" w:themeTint="FF" w:themeShade="FF"/>
          <w:sz w:val="22"/>
          <w:szCs w:val="22"/>
        </w:rPr>
        <w:t xml:space="preserve">. </w:t>
      </w:r>
      <w:r w:rsidRPr="63CEF893" w:rsidR="00204E57">
        <w:rPr>
          <w:rFonts w:ascii="Calibri" w:hAnsi="Calibri" w:cs="Calibri" w:asciiTheme="majorAscii" w:hAnsiTheme="majorAscii" w:cstheme="majorAscii"/>
          <w:b w:val="1"/>
          <w:bCs w:val="1"/>
          <w:color w:val="000000" w:themeColor="text1" w:themeTint="FF" w:themeShade="FF"/>
          <w:sz w:val="22"/>
          <w:szCs w:val="22"/>
        </w:rPr>
        <w:t>Which of the following are typically e</w:t>
      </w:r>
      <w:r w:rsidRPr="63CEF893" w:rsidR="081600D9">
        <w:rPr>
          <w:rFonts w:ascii="Calibri" w:hAnsi="Calibri" w:cs="Calibri" w:asciiTheme="majorAscii" w:hAnsiTheme="majorAscii" w:cstheme="majorAscii"/>
          <w:b w:val="1"/>
          <w:bCs w:val="1"/>
          <w:color w:val="000000" w:themeColor="text1" w:themeTint="FF" w:themeShade="FF"/>
          <w:sz w:val="22"/>
          <w:szCs w:val="22"/>
        </w:rPr>
        <w:t>ffective exercise programs for patellar tendinopathy</w:t>
      </w:r>
      <w:r w:rsidRPr="63CEF893" w:rsidR="081600D9">
        <w:rPr>
          <w:rFonts w:ascii="Calibri" w:hAnsi="Calibri" w:cs="Calibri" w:asciiTheme="majorAscii" w:hAnsiTheme="majorAscii" w:cstheme="majorAscii"/>
          <w:b w:val="1"/>
          <w:bCs w:val="1"/>
          <w:color w:val="000000" w:themeColor="text1" w:themeTint="FF" w:themeShade="FF"/>
          <w:sz w:val="22"/>
          <w:szCs w:val="22"/>
        </w:rPr>
        <w:t xml:space="preserve">? </w:t>
      </w:r>
      <w:r w:rsidRPr="63CEF893" w:rsidR="00204E57">
        <w:rPr>
          <w:rFonts w:ascii="Calibri" w:hAnsi="Calibri" w:cs="Calibri" w:asciiTheme="majorAscii" w:hAnsiTheme="majorAscii" w:cstheme="majorAscii"/>
          <w:b w:val="1"/>
          <w:bCs w:val="1"/>
          <w:color w:val="000000" w:themeColor="text1" w:themeTint="FF" w:themeShade="FF"/>
          <w:sz w:val="22"/>
          <w:szCs w:val="22"/>
        </w:rPr>
        <w:t xml:space="preserve">Choose </w:t>
      </w:r>
      <w:r w:rsidRPr="63CEF893" w:rsidR="081600D9">
        <w:rPr>
          <w:rFonts w:ascii="Calibri" w:hAnsi="Calibri" w:cs="Calibri" w:asciiTheme="majorAscii" w:hAnsiTheme="majorAscii" w:cstheme="majorAscii"/>
          <w:b w:val="1"/>
          <w:bCs w:val="1"/>
          <w:color w:val="000000" w:themeColor="text1" w:themeTint="FF" w:themeShade="FF"/>
          <w:sz w:val="22"/>
          <w:szCs w:val="22"/>
        </w:rPr>
        <w:t xml:space="preserve">all that </w:t>
      </w:r>
      <w:r w:rsidRPr="63CEF893" w:rsidR="081600D9">
        <w:rPr>
          <w:rFonts w:ascii="Calibri" w:hAnsi="Calibri" w:cs="Calibri" w:asciiTheme="majorAscii" w:hAnsiTheme="majorAscii" w:cstheme="majorAscii"/>
          <w:b w:val="1"/>
          <w:bCs w:val="1"/>
          <w:color w:val="000000" w:themeColor="text1" w:themeTint="FF" w:themeShade="FF"/>
          <w:sz w:val="22"/>
          <w:szCs w:val="22"/>
        </w:rPr>
        <w:t>apply</w:t>
      </w:r>
      <w:r w:rsidRPr="63CEF893" w:rsidR="081600D9">
        <w:rPr>
          <w:rFonts w:ascii="Calibri" w:hAnsi="Calibri" w:cs="Calibri" w:asciiTheme="majorAscii" w:hAnsiTheme="majorAscii" w:cstheme="majorAscii"/>
          <w:b w:val="1"/>
          <w:bCs w:val="1"/>
          <w:color w:val="000000" w:themeColor="text1" w:themeTint="FF" w:themeShade="FF"/>
          <w:sz w:val="22"/>
          <w:szCs w:val="22"/>
        </w:rPr>
        <w:t>.</w:t>
      </w:r>
    </w:p>
    <w:p w:rsidRPr="00EE4D0D" w:rsidR="081600D9" w:rsidP="63CEF893" w:rsidRDefault="081600D9" w14:paraId="35ECBFCC" w14:textId="7EE434AD">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I</w:t>
      </w:r>
      <w:r w:rsidRPr="63CEF893" w:rsidR="081600D9">
        <w:rPr>
          <w:rFonts w:ascii="Calibri" w:hAnsi="Calibri" w:cs="Calibri" w:asciiTheme="majorAscii" w:hAnsiTheme="majorAscii" w:cstheme="majorAscii"/>
          <w:color w:val="000000" w:themeColor="text1" w:themeTint="FF" w:themeShade="FF"/>
          <w:sz w:val="22"/>
          <w:szCs w:val="22"/>
        </w:rPr>
        <w:t>sometric loading</w:t>
      </w:r>
    </w:p>
    <w:p w:rsidRPr="00EE4D0D" w:rsidR="081600D9" w:rsidP="63CEF893" w:rsidRDefault="081600D9" w14:paraId="2FFD14AB" w14:textId="4D26AE0B">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081600D9">
        <w:rPr>
          <w:rFonts w:ascii="Calibri" w:hAnsi="Calibri" w:cs="Calibri" w:asciiTheme="majorAscii" w:hAnsiTheme="majorAscii" w:cstheme="majorAscii"/>
          <w:color w:val="000000" w:themeColor="text1" w:themeTint="FF" w:themeShade="FF"/>
          <w:sz w:val="22"/>
          <w:szCs w:val="22"/>
        </w:rPr>
        <w:t>ccentric loading</w:t>
      </w:r>
    </w:p>
    <w:p w:rsidRPr="00EE4D0D" w:rsidR="081600D9" w:rsidP="63CEF893" w:rsidRDefault="081600D9" w14:paraId="2B081DB5" w14:textId="7A18E322">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081600D9">
        <w:rPr>
          <w:rFonts w:ascii="Calibri" w:hAnsi="Calibri" w:cs="Calibri" w:asciiTheme="majorAscii" w:hAnsiTheme="majorAscii" w:cstheme="majorAscii"/>
          <w:color w:val="000000" w:themeColor="text1" w:themeTint="FF" w:themeShade="FF"/>
          <w:sz w:val="22"/>
          <w:szCs w:val="22"/>
        </w:rPr>
        <w:t>mphasis on passive range of motion</w:t>
      </w:r>
    </w:p>
    <w:p w:rsidRPr="00EE4D0D" w:rsidR="081600D9" w:rsidP="63CEF893" w:rsidRDefault="081600D9" w14:paraId="18293D85" w14:textId="6BA3FDB7">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C</w:t>
      </w:r>
      <w:r w:rsidRPr="63CEF893" w:rsidR="081600D9">
        <w:rPr>
          <w:rFonts w:ascii="Calibri" w:hAnsi="Calibri" w:cs="Calibri" w:asciiTheme="majorAscii" w:hAnsiTheme="majorAscii" w:cstheme="majorAscii"/>
          <w:color w:val="000000" w:themeColor="text1" w:themeTint="FF" w:themeShade="FF"/>
          <w:sz w:val="22"/>
          <w:szCs w:val="22"/>
        </w:rPr>
        <w:t>omplete unloading until pain-free</w:t>
      </w:r>
    </w:p>
    <w:p w:rsidR="081600D9" w:rsidP="63CEF893" w:rsidRDefault="081600D9" w14:paraId="15059A46" w14:textId="487A63EB">
      <w:pPr>
        <w:spacing/>
        <w:ind w:left="357"/>
        <w:contextualSpacing w:val="1"/>
        <w:rPr>
          <w:rFonts w:ascii="Calibri" w:hAnsi="Calibri" w:cs="Calibri" w:asciiTheme="majorAscii" w:hAnsiTheme="majorAscii" w:cstheme="majorAscii"/>
          <w:color w:val="000000" w:themeColor="text1"/>
          <w:sz w:val="22"/>
          <w:szCs w:val="22"/>
        </w:rPr>
      </w:pPr>
      <w:r w:rsidRPr="63CEF893" w:rsidR="081600D9">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081600D9">
        <w:rPr>
          <w:rFonts w:ascii="Calibri" w:hAnsi="Calibri" w:cs="Calibri" w:asciiTheme="majorAscii" w:hAnsiTheme="majorAscii" w:cstheme="majorAscii"/>
          <w:color w:val="000000" w:themeColor="text1" w:themeTint="FF" w:themeShade="FF"/>
          <w:sz w:val="22"/>
          <w:szCs w:val="22"/>
        </w:rPr>
        <w:t>arly weight bearing</w:t>
      </w:r>
    </w:p>
    <w:p w:rsidRPr="00EE4D0D" w:rsidR="006C3A98" w:rsidP="006C3A98" w:rsidRDefault="006C3A98" w14:paraId="137D3D88" w14:textId="77777777">
      <w:pPr>
        <w:contextualSpacing/>
        <w:rPr>
          <w:rFonts w:asciiTheme="majorHAnsi" w:hAnsiTheme="majorHAnsi" w:cstheme="majorHAnsi"/>
          <w:color w:val="000000" w:themeColor="text1"/>
          <w:sz w:val="22"/>
          <w:szCs w:val="22"/>
        </w:rPr>
      </w:pPr>
    </w:p>
    <w:p w:rsidRPr="00EE4D0D" w:rsidR="61A93E3D" w:rsidP="63CEF893" w:rsidRDefault="7C424BB8" w14:paraId="57B823CC" w14:textId="46542207">
      <w:pPr>
        <w:spacing w:after="120"/>
        <w:rPr>
          <w:rFonts w:ascii="Calibri" w:hAnsi="Calibri" w:cs="Calibri" w:asciiTheme="majorAscii" w:hAnsiTheme="majorAscii" w:cstheme="majorAscii"/>
          <w:b w:val="1"/>
          <w:bCs w:val="1"/>
          <w:color w:val="000000" w:themeColor="text1"/>
          <w:sz w:val="22"/>
          <w:szCs w:val="22"/>
        </w:rPr>
      </w:pPr>
      <w:r w:rsidRPr="63CEF893" w:rsidR="7C424BB8">
        <w:rPr>
          <w:rFonts w:ascii="Calibri" w:hAnsi="Calibri" w:cs="Calibri" w:asciiTheme="majorAscii" w:hAnsiTheme="majorAscii" w:cstheme="majorAscii"/>
          <w:b w:val="1"/>
          <w:bCs w:val="1"/>
          <w:color w:val="000000" w:themeColor="text1" w:themeTint="FF" w:themeShade="FF"/>
          <w:sz w:val="22"/>
          <w:szCs w:val="22"/>
        </w:rPr>
        <w:t>70</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A 30-year-old patient is </w:t>
      </w:r>
      <w:r w:rsidRPr="63CEF893" w:rsidR="00204E57">
        <w:rPr>
          <w:rFonts w:ascii="Calibri" w:hAnsi="Calibri" w:cs="Calibri" w:asciiTheme="majorAscii" w:hAnsiTheme="majorAscii" w:cstheme="majorAscii"/>
          <w:b w:val="1"/>
          <w:bCs w:val="1"/>
          <w:color w:val="000000" w:themeColor="text1" w:themeTint="FF" w:themeShade="FF"/>
          <w:sz w:val="22"/>
          <w:szCs w:val="22"/>
        </w:rPr>
        <w:t xml:space="preserve">four </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months post-ACL reconstruction. </w:t>
      </w:r>
      <w:r w:rsidRPr="63CEF893" w:rsidR="00204E57">
        <w:rPr>
          <w:rFonts w:ascii="Calibri" w:hAnsi="Calibri" w:cs="Calibri" w:asciiTheme="majorAscii" w:hAnsiTheme="majorAscii" w:cstheme="majorAscii"/>
          <w:b w:val="1"/>
          <w:bCs w:val="1"/>
          <w:color w:val="000000" w:themeColor="text1" w:themeTint="FF" w:themeShade="FF"/>
          <w:sz w:val="22"/>
          <w:szCs w:val="22"/>
        </w:rPr>
        <w:t>They have</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no significant pain or swelling but still demonstrate</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marked quadriceps weakness. What is the </w:t>
      </w:r>
      <w:r w:rsidRPr="63CEF893" w:rsidR="61A93E3D">
        <w:rPr>
          <w:rFonts w:ascii="Calibri" w:hAnsi="Calibri" w:cs="Calibri" w:asciiTheme="majorAscii" w:hAnsiTheme="majorAscii" w:cstheme="majorAscii"/>
          <w:b w:val="1"/>
          <w:bCs w:val="1"/>
          <w:color w:val="000000" w:themeColor="text1" w:themeTint="FF" w:themeShade="FF"/>
          <w:sz w:val="22"/>
          <w:szCs w:val="22"/>
        </w:rPr>
        <w:t>most likely primary</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contributor?</w:t>
      </w:r>
    </w:p>
    <w:p w:rsidRPr="00EE4D0D" w:rsidR="61A93E3D" w:rsidP="63CEF893" w:rsidRDefault="61A93E3D" w14:paraId="2B401ADA" w14:textId="525606A9">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I</w:t>
      </w:r>
      <w:r w:rsidRPr="63CEF893" w:rsidR="61A93E3D">
        <w:rPr>
          <w:rFonts w:ascii="Calibri" w:hAnsi="Calibri" w:cs="Calibri" w:asciiTheme="majorAscii" w:hAnsiTheme="majorAscii" w:cstheme="majorAscii"/>
          <w:color w:val="000000" w:themeColor="text1" w:themeTint="FF" w:themeShade="FF"/>
          <w:sz w:val="22"/>
          <w:szCs w:val="22"/>
        </w:rPr>
        <w:t>ncreased type I muscle fiber hypertrophy masking weakness</w:t>
      </w:r>
    </w:p>
    <w:p w:rsidRPr="00EE4D0D" w:rsidR="61A93E3D" w:rsidP="63CEF893" w:rsidRDefault="61A93E3D" w14:paraId="7D3E2912" w14:textId="3E4991F5">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61A93E3D">
        <w:rPr>
          <w:rFonts w:ascii="Calibri" w:hAnsi="Calibri" w:cs="Calibri" w:asciiTheme="majorAscii" w:hAnsiTheme="majorAscii" w:cstheme="majorAscii"/>
          <w:color w:val="000000" w:themeColor="text1" w:themeTint="FF" w:themeShade="FF"/>
          <w:sz w:val="22"/>
          <w:szCs w:val="22"/>
        </w:rPr>
        <w:t xml:space="preserve">ersistent </w:t>
      </w:r>
      <w:r w:rsidRPr="63CEF893" w:rsidR="61A93E3D">
        <w:rPr>
          <w:rFonts w:ascii="Calibri" w:hAnsi="Calibri" w:cs="Calibri" w:asciiTheme="majorAscii" w:hAnsiTheme="majorAscii" w:cstheme="majorAscii"/>
          <w:color w:val="000000" w:themeColor="text1" w:themeTint="FF" w:themeShade="FF"/>
          <w:sz w:val="22"/>
          <w:szCs w:val="22"/>
        </w:rPr>
        <w:t>arthrogenic</w:t>
      </w:r>
      <w:r w:rsidRPr="63CEF893" w:rsidR="61A93E3D">
        <w:rPr>
          <w:rFonts w:ascii="Calibri" w:hAnsi="Calibri" w:cs="Calibri" w:asciiTheme="majorAscii" w:hAnsiTheme="majorAscii" w:cstheme="majorAscii"/>
          <w:color w:val="000000" w:themeColor="text1" w:themeTint="FF" w:themeShade="FF"/>
          <w:sz w:val="22"/>
          <w:szCs w:val="22"/>
        </w:rPr>
        <w:t xml:space="preserve"> muscle inhibition reducing alpha motor neuron excitability</w:t>
      </w:r>
    </w:p>
    <w:p w:rsidRPr="00EE4D0D" w:rsidR="61A93E3D" w:rsidP="63CEF893" w:rsidRDefault="61A93E3D" w14:paraId="353A58F2" w14:textId="73AE2852">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O</w:t>
      </w:r>
      <w:r w:rsidRPr="63CEF893" w:rsidR="61A93E3D">
        <w:rPr>
          <w:rFonts w:ascii="Calibri" w:hAnsi="Calibri" w:cs="Calibri" w:asciiTheme="majorAscii" w:hAnsiTheme="majorAscii" w:cstheme="majorAscii"/>
          <w:color w:val="000000" w:themeColor="text1" w:themeTint="FF" w:themeShade="FF"/>
          <w:sz w:val="22"/>
          <w:szCs w:val="22"/>
        </w:rPr>
        <w:t>veractivity of Ruffini endings increasing joint tension</w:t>
      </w:r>
    </w:p>
    <w:p w:rsidRPr="00EE4D0D" w:rsidR="61A93E3D" w:rsidP="63CEF893" w:rsidRDefault="61A93E3D" w14:paraId="1C63483F" w14:textId="13CBA0E1">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S</w:t>
      </w:r>
      <w:r w:rsidRPr="63CEF893" w:rsidR="61A93E3D">
        <w:rPr>
          <w:rFonts w:ascii="Calibri" w:hAnsi="Calibri" w:cs="Calibri" w:asciiTheme="majorAscii" w:hAnsiTheme="majorAscii" w:cstheme="majorAscii"/>
          <w:color w:val="000000" w:themeColor="text1" w:themeTint="FF" w:themeShade="FF"/>
          <w:sz w:val="22"/>
          <w:szCs w:val="22"/>
        </w:rPr>
        <w:t>hortened electromechanical delay due to gamma facilitation</w:t>
      </w:r>
    </w:p>
    <w:p w:rsidRPr="00EE4D0D" w:rsidR="61A93E3D" w:rsidP="63CEF893" w:rsidRDefault="61A93E3D" w14:paraId="19E7E671" w14:textId="6C1471D9">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61A93E3D">
        <w:rPr>
          <w:rFonts w:ascii="Calibri" w:hAnsi="Calibri" w:cs="Calibri" w:asciiTheme="majorAscii" w:hAnsiTheme="majorAscii" w:cstheme="majorAscii"/>
          <w:color w:val="000000" w:themeColor="text1" w:themeTint="FF" w:themeShade="FF"/>
          <w:sz w:val="22"/>
          <w:szCs w:val="22"/>
        </w:rPr>
        <w:t>levated synovial fluid stimulating Golgi tendon firing</w:t>
      </w:r>
    </w:p>
    <w:p w:rsidRPr="00EE4D0D" w:rsidR="61A93E3D" w:rsidP="63CEF893" w:rsidRDefault="61A93E3D" w14:paraId="616CE866" w14:textId="5D168C3F">
      <w:pPr>
        <w:rPr>
          <w:rFonts w:ascii="Calibri" w:hAnsi="Calibri" w:cs="Calibri" w:asciiTheme="majorAscii" w:hAnsiTheme="majorAscii" w:cstheme="majorAscii"/>
          <w:color w:val="000000" w:themeColor="text1"/>
          <w:sz w:val="22"/>
          <w:szCs w:val="22"/>
        </w:rPr>
      </w:pPr>
    </w:p>
    <w:p w:rsidRPr="00EE4D0D" w:rsidR="61A93E3D" w:rsidP="63CEF893" w:rsidRDefault="6D38DBAC" w14:paraId="38E50408" w14:textId="317DF1C7">
      <w:pPr>
        <w:spacing w:after="120"/>
        <w:rPr>
          <w:rFonts w:ascii="Calibri" w:hAnsi="Calibri" w:cs="Calibri" w:asciiTheme="majorAscii" w:hAnsiTheme="majorAscii" w:cstheme="majorAscii"/>
          <w:b w:val="1"/>
          <w:bCs w:val="1"/>
          <w:color w:val="000000" w:themeColor="text1"/>
          <w:sz w:val="22"/>
          <w:szCs w:val="22"/>
        </w:rPr>
      </w:pPr>
      <w:r w:rsidRPr="63CEF893" w:rsidR="6D38DBAC">
        <w:rPr>
          <w:rFonts w:ascii="Calibri" w:hAnsi="Calibri" w:cs="Calibri" w:asciiTheme="majorAscii" w:hAnsiTheme="majorAscii" w:cstheme="majorAscii"/>
          <w:b w:val="1"/>
          <w:bCs w:val="1"/>
          <w:color w:val="000000" w:themeColor="text1" w:themeTint="FF" w:themeShade="FF"/>
          <w:sz w:val="22"/>
          <w:szCs w:val="22"/>
        </w:rPr>
        <w:t>71</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A patient shows increased co-contraction of muscles around an unstable knee. </w:t>
      </w:r>
      <w:r w:rsidRPr="63CEF893" w:rsidR="00204E57">
        <w:rPr>
          <w:rFonts w:ascii="Calibri" w:hAnsi="Calibri" w:cs="Calibri" w:asciiTheme="majorAscii" w:hAnsiTheme="majorAscii" w:cstheme="majorAscii"/>
          <w:b w:val="1"/>
          <w:bCs w:val="1"/>
          <w:color w:val="000000" w:themeColor="text1" w:themeTint="FF" w:themeShade="FF"/>
          <w:sz w:val="22"/>
          <w:szCs w:val="22"/>
        </w:rPr>
        <w:t>What could be the reason?</w:t>
      </w:r>
    </w:p>
    <w:p w:rsidRPr="00EE4D0D" w:rsidR="61A93E3D" w:rsidP="63CEF893" w:rsidRDefault="61A93E3D" w14:paraId="0E8C2CC3" w14:textId="404629E5">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H</w:t>
      </w:r>
      <w:r w:rsidRPr="63CEF893" w:rsidR="61A93E3D">
        <w:rPr>
          <w:rFonts w:ascii="Calibri" w:hAnsi="Calibri" w:cs="Calibri" w:asciiTheme="majorAscii" w:hAnsiTheme="majorAscii" w:cstheme="majorAscii"/>
          <w:color w:val="000000" w:themeColor="text1" w:themeTint="FF" w:themeShade="FF"/>
          <w:sz w:val="22"/>
          <w:szCs w:val="22"/>
        </w:rPr>
        <w:t>eightened muscle spindle lengthening after deafferentation</w:t>
      </w:r>
    </w:p>
    <w:p w:rsidRPr="00EE4D0D" w:rsidR="61A93E3D" w:rsidP="63CEF893" w:rsidRDefault="61A93E3D" w14:paraId="55D0F247" w14:textId="0847E6A6">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R</w:t>
      </w:r>
      <w:r w:rsidRPr="63CEF893" w:rsidR="61A93E3D">
        <w:rPr>
          <w:rFonts w:ascii="Calibri" w:hAnsi="Calibri" w:cs="Calibri" w:asciiTheme="majorAscii" w:hAnsiTheme="majorAscii" w:cstheme="majorAscii"/>
          <w:color w:val="000000" w:themeColor="text1" w:themeTint="FF" w:themeShade="FF"/>
          <w:sz w:val="22"/>
          <w:szCs w:val="22"/>
        </w:rPr>
        <w:t>apid oxidative enzyme upregulation improving control</w:t>
      </w:r>
    </w:p>
    <w:p w:rsidRPr="00EE4D0D" w:rsidR="61A93E3D" w:rsidP="63CEF893" w:rsidRDefault="61A93E3D" w14:paraId="3B721914" w14:textId="15D1C304">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L</w:t>
      </w:r>
      <w:r w:rsidRPr="63CEF893" w:rsidR="61A93E3D">
        <w:rPr>
          <w:rFonts w:ascii="Calibri" w:hAnsi="Calibri" w:cs="Calibri" w:asciiTheme="majorAscii" w:hAnsiTheme="majorAscii" w:cstheme="majorAscii"/>
          <w:color w:val="000000" w:themeColor="text1" w:themeTint="FF" w:themeShade="FF"/>
          <w:sz w:val="22"/>
          <w:szCs w:val="22"/>
        </w:rPr>
        <w:t>owered cortical thresholds enhancing selective recruitment</w:t>
      </w:r>
    </w:p>
    <w:p w:rsidRPr="00EE4D0D" w:rsidR="61A93E3D" w:rsidP="63CEF893" w:rsidRDefault="61A93E3D" w14:paraId="775A7EA6" w14:textId="6D9CAA0B">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61A93E3D">
        <w:rPr>
          <w:rFonts w:ascii="Calibri" w:hAnsi="Calibri" w:cs="Calibri" w:asciiTheme="majorAscii" w:hAnsiTheme="majorAscii" w:cstheme="majorAscii"/>
          <w:color w:val="000000" w:themeColor="text1" w:themeTint="FF" w:themeShade="FF"/>
          <w:sz w:val="22"/>
          <w:szCs w:val="22"/>
        </w:rPr>
        <w:t>levated Golgi tendon sensitivity reducing torque</w:t>
      </w:r>
    </w:p>
    <w:p w:rsidRPr="00EE4D0D" w:rsidR="61A93E3D" w:rsidP="63CEF893" w:rsidRDefault="61A93E3D" w14:paraId="160C3824" w14:textId="049E562B">
      <w:pPr>
        <w:spacing/>
        <w:ind w:left="357"/>
        <w:contextualSpacing w:val="1"/>
        <w:rPr>
          <w:rFonts w:ascii="Calibri" w:hAnsi="Calibri" w:cs="Calibri" w:asciiTheme="majorAscii" w:hAnsiTheme="majorAscii" w:cstheme="majorAscii"/>
          <w:color w:val="000000" w:themeColor="text1"/>
          <w:sz w:val="22"/>
          <w:szCs w:val="22"/>
        </w:rPr>
      </w:pPr>
      <w:r w:rsidRPr="34B94A2D" w:rsidR="61A93E3D">
        <w:rPr>
          <w:rFonts w:ascii="Calibri" w:hAnsi="Calibri" w:cs="Calibri" w:asciiTheme="majorAscii" w:hAnsiTheme="majorAscii" w:cstheme="majorAscii"/>
          <w:color w:val="000000" w:themeColor="text1" w:themeTint="FF" w:themeShade="FF"/>
          <w:sz w:val="22"/>
          <w:szCs w:val="22"/>
        </w:rPr>
        <w:t xml:space="preserve">*e. </w:t>
      </w:r>
      <w:r w:rsidRPr="34B94A2D" w:rsidR="00B80447">
        <w:rPr>
          <w:rFonts w:ascii="Calibri" w:hAnsi="Calibri" w:cs="Calibri" w:asciiTheme="majorAscii" w:hAnsiTheme="majorAscii" w:cstheme="majorAscii"/>
          <w:color w:val="000000" w:themeColor="text1" w:themeTint="FF" w:themeShade="FF"/>
          <w:sz w:val="22"/>
          <w:szCs w:val="22"/>
        </w:rPr>
        <w:t>L</w:t>
      </w:r>
      <w:r w:rsidRPr="34B94A2D" w:rsidR="61A93E3D">
        <w:rPr>
          <w:rFonts w:ascii="Calibri" w:hAnsi="Calibri" w:cs="Calibri" w:asciiTheme="majorAscii" w:hAnsiTheme="majorAscii" w:cstheme="majorAscii"/>
          <w:color w:val="000000" w:themeColor="text1" w:themeTint="FF" w:themeShade="FF"/>
          <w:sz w:val="22"/>
          <w:szCs w:val="22"/>
        </w:rPr>
        <w:t xml:space="preserve">oss of precise proprioceptive input </w:t>
      </w:r>
      <w:r w:rsidRPr="34B94A2D" w:rsidR="61A93E3D">
        <w:rPr>
          <w:rFonts w:ascii="Calibri" w:hAnsi="Calibri" w:cs="Calibri" w:asciiTheme="majorAscii" w:hAnsiTheme="majorAscii" w:cstheme="majorAscii"/>
          <w:color w:val="000000" w:themeColor="text1" w:themeTint="FF" w:themeShade="FF"/>
          <w:sz w:val="22"/>
          <w:szCs w:val="22"/>
        </w:rPr>
        <w:t>leading to generalized</w:t>
      </w:r>
    </w:p>
    <w:p w:rsidRPr="00EE4D0D" w:rsidR="00EE4D0D" w:rsidP="00EE4D0D" w:rsidRDefault="00EE4D0D" w14:paraId="42ACD32F" w14:textId="77777777">
      <w:pPr>
        <w:rPr>
          <w:rFonts w:asciiTheme="majorHAnsi" w:hAnsiTheme="majorHAnsi" w:cstheme="majorHAnsi"/>
          <w:color w:val="000000" w:themeColor="text1"/>
          <w:sz w:val="22"/>
          <w:szCs w:val="22"/>
        </w:rPr>
      </w:pPr>
    </w:p>
    <w:p w:rsidRPr="00EE4D0D" w:rsidR="61A93E3D" w:rsidP="00C11741" w:rsidRDefault="25B3C7A8" w14:paraId="0F1AC580" w14:textId="793F17D3">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72</w:t>
      </w:r>
      <w:r w:rsidRPr="00EE4D0D" w:rsidR="61A93E3D">
        <w:rPr>
          <w:rFonts w:asciiTheme="majorHAnsi" w:hAnsiTheme="majorHAnsi" w:cstheme="majorHAnsi"/>
          <w:b/>
          <w:bCs/>
          <w:color w:val="000000" w:themeColor="text1"/>
          <w:sz w:val="22"/>
          <w:szCs w:val="22"/>
        </w:rPr>
        <w:t>. Which statement best captures why early use of NMES may be critical in post-op management of AMI?</w:t>
      </w:r>
    </w:p>
    <w:p w:rsidRPr="00EE4D0D" w:rsidR="61A93E3D" w:rsidP="63CEF893" w:rsidRDefault="61A93E3D" w14:paraId="2B349F0D" w14:textId="707E49C0">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It increases cross-linking of collagen fibers in </w:t>
      </w:r>
      <w:r w:rsidRPr="63CEF893" w:rsidR="00204E57">
        <w:rPr>
          <w:rFonts w:ascii="Calibri" w:hAnsi="Calibri" w:cs="Calibri" w:asciiTheme="majorAscii" w:hAnsiTheme="majorAscii" w:cstheme="majorAscii"/>
          <w:color w:val="000000" w:themeColor="text1" w:themeTint="FF" w:themeShade="FF"/>
          <w:sz w:val="22"/>
          <w:szCs w:val="22"/>
        </w:rPr>
        <w:t xml:space="preserve">the </w:t>
      </w:r>
      <w:r w:rsidRPr="63CEF893" w:rsidR="61A93E3D">
        <w:rPr>
          <w:rFonts w:ascii="Calibri" w:hAnsi="Calibri" w:cs="Calibri" w:asciiTheme="majorAscii" w:hAnsiTheme="majorAscii" w:cstheme="majorAscii"/>
          <w:color w:val="000000" w:themeColor="text1" w:themeTint="FF" w:themeShade="FF"/>
          <w:sz w:val="22"/>
          <w:szCs w:val="22"/>
        </w:rPr>
        <w:t>surrounding joint capsules.</w:t>
      </w:r>
    </w:p>
    <w:p w:rsidRPr="00EE4D0D" w:rsidR="61A93E3D" w:rsidP="63CEF893" w:rsidRDefault="61A93E3D" w14:paraId="76D4668C" w14:textId="7CFE9F90">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*b. It preserves muscle contractility and minimizes atrophy during periods when volitional contraction is limited by neural inhibition.</w:t>
      </w:r>
    </w:p>
    <w:p w:rsidRPr="00EE4D0D" w:rsidR="61A93E3D" w:rsidP="63CEF893" w:rsidRDefault="61A93E3D" w14:paraId="7498162A" w14:textId="02758B28">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c. It reduces joint effusion, which decreases inhibition of motor neurons.</w:t>
      </w:r>
    </w:p>
    <w:p w:rsidRPr="00EE4D0D" w:rsidR="61A93E3D" w:rsidP="63CEF893" w:rsidRDefault="61A93E3D" w14:paraId="280CDD56" w14:textId="7D15009B">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d. It blocks descending inhibitory input, increasing motor pool excitability.</w:t>
      </w:r>
    </w:p>
    <w:p w:rsidRPr="00EE4D0D" w:rsidR="61A93E3D" w:rsidP="63CEF893" w:rsidRDefault="61A93E3D" w14:paraId="37BF06C1" w14:textId="23B49E84">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e. It inhibits pain signals, allowing for improved motor control.</w:t>
      </w:r>
    </w:p>
    <w:p w:rsidRPr="00EE4D0D" w:rsidR="00B80447" w:rsidP="00EE4D0D" w:rsidRDefault="00B80447" w14:paraId="0807B5C1" w14:textId="77777777">
      <w:pPr>
        <w:rPr>
          <w:rFonts w:asciiTheme="majorHAnsi" w:hAnsiTheme="majorHAnsi" w:cstheme="majorHAnsi"/>
          <w:sz w:val="22"/>
          <w:szCs w:val="22"/>
        </w:rPr>
      </w:pPr>
    </w:p>
    <w:p w:rsidRPr="00EE4D0D" w:rsidR="61A93E3D" w:rsidP="63CEF893" w:rsidRDefault="61A93E3D" w14:paraId="70B04284" w14:textId="29FBCFF2">
      <w:pPr>
        <w:spacing w:after="120"/>
        <w:rPr>
          <w:rFonts w:ascii="Calibri" w:hAnsi="Calibri" w:cs="Calibri" w:asciiTheme="majorAscii" w:hAnsiTheme="majorAscii" w:cstheme="majorAscii"/>
          <w:b w:val="1"/>
          <w:bCs w:val="1"/>
          <w:color w:val="000000" w:themeColor="text1"/>
          <w:sz w:val="22"/>
          <w:szCs w:val="22"/>
        </w:rPr>
      </w:pPr>
      <w:r w:rsidRPr="63CEF893" w:rsidR="7E994FF5">
        <w:rPr>
          <w:rFonts w:ascii="Calibri" w:hAnsi="Calibri" w:cs="Calibri" w:asciiTheme="majorAscii" w:hAnsiTheme="majorAscii" w:cstheme="majorAscii"/>
          <w:color w:val="000000" w:themeColor="text1" w:themeTint="FF" w:themeShade="FF"/>
          <w:sz w:val="22"/>
          <w:szCs w:val="22"/>
        </w:rPr>
        <w:t>73</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A patient recovering from patellar dislocation </w:t>
      </w:r>
      <w:r w:rsidRPr="63CEF893" w:rsidR="61A93E3D">
        <w:rPr>
          <w:rFonts w:ascii="Calibri" w:hAnsi="Calibri" w:cs="Calibri" w:asciiTheme="majorAscii" w:hAnsiTheme="majorAscii" w:cstheme="majorAscii"/>
          <w:b w:val="1"/>
          <w:bCs w:val="1"/>
          <w:color w:val="000000" w:themeColor="text1" w:themeTint="FF" w:themeShade="FF"/>
          <w:sz w:val="22"/>
          <w:szCs w:val="22"/>
        </w:rPr>
        <w:t>exhibits</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excessive quad atrophy. </w:t>
      </w:r>
      <w:r w:rsidRPr="63CEF893" w:rsidR="00204E57">
        <w:rPr>
          <w:rFonts w:ascii="Calibri" w:hAnsi="Calibri" w:cs="Calibri" w:asciiTheme="majorAscii" w:hAnsiTheme="majorAscii" w:cstheme="majorAscii"/>
          <w:b w:val="1"/>
          <w:bCs w:val="1"/>
          <w:color w:val="000000" w:themeColor="text1" w:themeTint="FF" w:themeShade="FF"/>
          <w:sz w:val="22"/>
          <w:szCs w:val="22"/>
        </w:rPr>
        <w:t>What would an</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w:t>
      </w:r>
      <w:r w:rsidRPr="63CEF893" w:rsidR="61A93E3D">
        <w:rPr>
          <w:rFonts w:ascii="Calibri" w:hAnsi="Calibri" w:cs="Calibri" w:asciiTheme="majorAscii" w:hAnsiTheme="majorAscii" w:cstheme="majorAscii"/>
          <w:b w:val="1"/>
          <w:bCs w:val="1"/>
          <w:color w:val="000000" w:themeColor="text1" w:themeTint="FF" w:themeShade="FF"/>
          <w:sz w:val="22"/>
          <w:szCs w:val="22"/>
        </w:rPr>
        <w:t>optimal</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early progression </w:t>
      </w:r>
      <w:r w:rsidRPr="63CEF893" w:rsidR="61A93E3D">
        <w:rPr>
          <w:rFonts w:ascii="Calibri" w:hAnsi="Calibri" w:cs="Calibri" w:asciiTheme="majorAscii" w:hAnsiTheme="majorAscii" w:cstheme="majorAscii"/>
          <w:b w:val="1"/>
          <w:bCs w:val="1"/>
          <w:color w:val="000000" w:themeColor="text1" w:themeTint="FF" w:themeShade="FF"/>
          <w:sz w:val="22"/>
          <w:szCs w:val="22"/>
        </w:rPr>
        <w:t>include</w:t>
      </w:r>
      <w:r w:rsidRPr="63CEF893" w:rsidR="00204E57">
        <w:rPr>
          <w:rFonts w:ascii="Calibri" w:hAnsi="Calibri" w:cs="Calibri" w:asciiTheme="majorAscii" w:hAnsiTheme="majorAscii" w:cstheme="majorAscii"/>
          <w:b w:val="1"/>
          <w:bCs w:val="1"/>
          <w:color w:val="000000" w:themeColor="text1" w:themeTint="FF" w:themeShade="FF"/>
          <w:sz w:val="22"/>
          <w:szCs w:val="22"/>
        </w:rPr>
        <w:t>?</w:t>
      </w:r>
    </w:p>
    <w:p w:rsidRPr="00EE4D0D" w:rsidR="61A93E3D" w:rsidP="63CEF893" w:rsidRDefault="61A93E3D" w14:paraId="38B2649B" w14:textId="0E47A388">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H</w:t>
      </w:r>
      <w:r w:rsidRPr="63CEF893" w:rsidR="61A93E3D">
        <w:rPr>
          <w:rFonts w:ascii="Calibri" w:hAnsi="Calibri" w:cs="Calibri" w:asciiTheme="majorAscii" w:hAnsiTheme="majorAscii" w:cstheme="majorAscii"/>
          <w:color w:val="000000" w:themeColor="text1" w:themeTint="FF" w:themeShade="FF"/>
          <w:sz w:val="22"/>
          <w:szCs w:val="22"/>
        </w:rPr>
        <w:t>igh-load open-chain exercises without adjuncts</w:t>
      </w:r>
    </w:p>
    <w:p w:rsidRPr="00EE4D0D" w:rsidR="61A93E3D" w:rsidP="63CEF893" w:rsidRDefault="61A93E3D" w14:paraId="028661F2" w14:textId="48BB3F83">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*b. NMES at intensities reaching 40%</w:t>
      </w:r>
      <w:r w:rsidRPr="63CEF893" w:rsidR="00204E57">
        <w:rPr>
          <w:rFonts w:ascii="Calibri" w:hAnsi="Calibri" w:cs="Calibri" w:asciiTheme="majorAscii" w:hAnsiTheme="majorAscii" w:cstheme="majorAscii"/>
          <w:color w:val="000000" w:themeColor="text1" w:themeTint="FF" w:themeShade="FF"/>
          <w:sz w:val="22"/>
          <w:szCs w:val="22"/>
        </w:rPr>
        <w:t xml:space="preserve"> to </w:t>
      </w:r>
      <w:r w:rsidRPr="63CEF893" w:rsidR="61A93E3D">
        <w:rPr>
          <w:rFonts w:ascii="Calibri" w:hAnsi="Calibri" w:cs="Calibri" w:asciiTheme="majorAscii" w:hAnsiTheme="majorAscii" w:cstheme="majorAscii"/>
          <w:color w:val="000000" w:themeColor="text1" w:themeTint="FF" w:themeShade="FF"/>
          <w:sz w:val="22"/>
          <w:szCs w:val="22"/>
        </w:rPr>
        <w:t>60% MVIC paired with low-load functional tasks</w:t>
      </w:r>
    </w:p>
    <w:p w:rsidRPr="00EE4D0D" w:rsidR="61A93E3D" w:rsidP="63CEF893" w:rsidRDefault="61A93E3D" w14:paraId="2A878019" w14:textId="08AF9F31">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V</w:t>
      </w:r>
      <w:r w:rsidRPr="63CEF893" w:rsidR="61A93E3D">
        <w:rPr>
          <w:rFonts w:ascii="Calibri" w:hAnsi="Calibri" w:cs="Calibri" w:asciiTheme="majorAscii" w:hAnsiTheme="majorAscii" w:cstheme="majorAscii"/>
          <w:color w:val="000000" w:themeColor="text1" w:themeTint="FF" w:themeShade="FF"/>
          <w:sz w:val="22"/>
          <w:szCs w:val="22"/>
        </w:rPr>
        <w:t>ibration alone to enhance spindle sensitivity before resistance training</w:t>
      </w:r>
    </w:p>
    <w:p w:rsidRPr="00EE4D0D" w:rsidR="61A93E3D" w:rsidP="63CEF893" w:rsidRDefault="61A93E3D" w14:paraId="012891AD" w14:textId="14785460">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B</w:t>
      </w:r>
      <w:r w:rsidRPr="63CEF893" w:rsidR="61A93E3D">
        <w:rPr>
          <w:rFonts w:ascii="Calibri" w:hAnsi="Calibri" w:cs="Calibri" w:asciiTheme="majorAscii" w:hAnsiTheme="majorAscii" w:cstheme="majorAscii"/>
          <w:color w:val="000000" w:themeColor="text1" w:themeTint="FF" w:themeShade="FF"/>
          <w:sz w:val="22"/>
          <w:szCs w:val="22"/>
        </w:rPr>
        <w:t>iofeedback on the contralateral limb to prime cortical circuits</w:t>
      </w:r>
    </w:p>
    <w:p w:rsidRPr="00EE4D0D" w:rsidR="61A93E3D" w:rsidP="63CEF893" w:rsidRDefault="61A93E3D" w14:paraId="55DC7C7E" w14:textId="430DCC42">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e. BFR </w:t>
      </w:r>
      <w:r w:rsidRPr="63CEF893" w:rsidR="61A93E3D">
        <w:rPr>
          <w:rFonts w:ascii="Calibri" w:hAnsi="Calibri" w:cs="Calibri" w:asciiTheme="majorAscii" w:hAnsiTheme="majorAscii" w:cstheme="majorAscii"/>
          <w:color w:val="000000" w:themeColor="text1" w:themeTint="FF" w:themeShade="FF"/>
          <w:sz w:val="22"/>
          <w:szCs w:val="22"/>
        </w:rPr>
        <w:t>immediately</w:t>
      </w:r>
      <w:r w:rsidRPr="63CEF893" w:rsidR="61A93E3D">
        <w:rPr>
          <w:rFonts w:ascii="Calibri" w:hAnsi="Calibri" w:cs="Calibri" w:asciiTheme="majorAscii" w:hAnsiTheme="majorAscii" w:cstheme="majorAscii"/>
          <w:color w:val="000000" w:themeColor="text1" w:themeTint="FF" w:themeShade="FF"/>
          <w:sz w:val="22"/>
          <w:szCs w:val="22"/>
        </w:rPr>
        <w:t xml:space="preserve"> at loads &gt;80% 1RM</w:t>
      </w:r>
    </w:p>
    <w:p w:rsidRPr="00EE4D0D" w:rsidR="00EE4D0D" w:rsidP="00EE4D0D" w:rsidRDefault="00EE4D0D" w14:paraId="41DB6BAB" w14:textId="77777777">
      <w:pPr>
        <w:rPr>
          <w:rFonts w:asciiTheme="majorHAnsi" w:hAnsiTheme="majorHAnsi" w:cstheme="majorHAnsi"/>
          <w:color w:val="000000" w:themeColor="text1"/>
          <w:sz w:val="22"/>
          <w:szCs w:val="22"/>
        </w:rPr>
      </w:pPr>
    </w:p>
    <w:p w:rsidRPr="00EE4D0D" w:rsidR="61A93E3D" w:rsidP="63CEF893" w:rsidRDefault="3D028AF6" w14:paraId="767CB082" w14:textId="049531BC">
      <w:pPr>
        <w:spacing w:after="120"/>
        <w:rPr>
          <w:rFonts w:ascii="Calibri" w:hAnsi="Calibri" w:cs="Calibri" w:asciiTheme="majorAscii" w:hAnsiTheme="majorAscii" w:cstheme="majorAscii"/>
          <w:b w:val="1"/>
          <w:bCs w:val="1"/>
          <w:color w:val="000000" w:themeColor="text1"/>
          <w:sz w:val="22"/>
          <w:szCs w:val="22"/>
        </w:rPr>
      </w:pPr>
      <w:r w:rsidRPr="63CEF893" w:rsidR="3D028AF6">
        <w:rPr>
          <w:rFonts w:ascii="Calibri" w:hAnsi="Calibri" w:cs="Calibri" w:asciiTheme="majorAscii" w:hAnsiTheme="majorAscii" w:cstheme="majorAscii"/>
          <w:b w:val="1"/>
          <w:bCs w:val="1"/>
          <w:color w:val="000000" w:themeColor="text1" w:themeTint="FF" w:themeShade="FF"/>
          <w:sz w:val="22"/>
          <w:szCs w:val="22"/>
        </w:rPr>
        <w:t>74</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w:t>
      </w:r>
      <w:r w:rsidRPr="63CEF893" w:rsidR="00204E57">
        <w:rPr>
          <w:rFonts w:ascii="Calibri" w:hAnsi="Calibri" w:cs="Calibri" w:asciiTheme="majorAscii" w:hAnsiTheme="majorAscii" w:cstheme="majorAscii"/>
          <w:b w:val="1"/>
          <w:bCs w:val="1"/>
          <w:color w:val="000000" w:themeColor="text1" w:themeTint="FF" w:themeShade="FF"/>
          <w:sz w:val="22"/>
          <w:szCs w:val="22"/>
        </w:rPr>
        <w:t>Which of the following are s</w:t>
      </w:r>
      <w:r w:rsidRPr="63CEF893" w:rsidR="61A93E3D">
        <w:rPr>
          <w:rFonts w:ascii="Calibri" w:hAnsi="Calibri" w:cs="Calibri" w:asciiTheme="majorAscii" w:hAnsiTheme="majorAscii" w:cstheme="majorAscii"/>
          <w:b w:val="1"/>
          <w:bCs w:val="1"/>
          <w:color w:val="000000" w:themeColor="text1" w:themeTint="FF" w:themeShade="FF"/>
          <w:sz w:val="22"/>
          <w:szCs w:val="22"/>
        </w:rPr>
        <w:t>trategies to minimize muscle fatigue during NMES sessions</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w:t>
      </w:r>
      <w:r w:rsidRPr="63CEF893" w:rsidR="00204E57">
        <w:rPr>
          <w:rFonts w:ascii="Calibri" w:hAnsi="Calibri" w:cs="Calibri" w:asciiTheme="majorAscii" w:hAnsiTheme="majorAscii" w:cstheme="majorAscii"/>
          <w:b w:val="1"/>
          <w:bCs w:val="1"/>
          <w:color w:val="000000" w:themeColor="text1" w:themeTint="FF" w:themeShade="FF"/>
          <w:sz w:val="22"/>
          <w:szCs w:val="22"/>
        </w:rPr>
        <w:t xml:space="preserve">Choose </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all that </w:t>
      </w:r>
      <w:r w:rsidRPr="63CEF893" w:rsidR="61A93E3D">
        <w:rPr>
          <w:rFonts w:ascii="Calibri" w:hAnsi="Calibri" w:cs="Calibri" w:asciiTheme="majorAscii" w:hAnsiTheme="majorAscii" w:cstheme="majorAscii"/>
          <w:b w:val="1"/>
          <w:bCs w:val="1"/>
          <w:color w:val="000000" w:themeColor="text1" w:themeTint="FF" w:themeShade="FF"/>
          <w:sz w:val="22"/>
          <w:szCs w:val="22"/>
        </w:rPr>
        <w:t>apply</w:t>
      </w:r>
      <w:r w:rsidRPr="63CEF893" w:rsidR="61A93E3D">
        <w:rPr>
          <w:rFonts w:ascii="Calibri" w:hAnsi="Calibri" w:cs="Calibri" w:asciiTheme="majorAscii" w:hAnsiTheme="majorAscii" w:cstheme="majorAscii"/>
          <w:b w:val="1"/>
          <w:bCs w:val="1"/>
          <w:color w:val="000000" w:themeColor="text1" w:themeTint="FF" w:themeShade="FF"/>
          <w:sz w:val="22"/>
          <w:szCs w:val="22"/>
        </w:rPr>
        <w:t>.</w:t>
      </w:r>
    </w:p>
    <w:p w:rsidRPr="00EE4D0D" w:rsidR="61A93E3D" w:rsidP="63CEF893" w:rsidRDefault="61A93E3D" w14:paraId="1F1A8F1A" w14:textId="3C4CC224">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U</w:t>
      </w:r>
      <w:r w:rsidRPr="63CEF893" w:rsidR="61A93E3D">
        <w:rPr>
          <w:rFonts w:ascii="Calibri" w:hAnsi="Calibri" w:cs="Calibri" w:asciiTheme="majorAscii" w:hAnsiTheme="majorAscii" w:cstheme="majorAscii"/>
          <w:color w:val="000000" w:themeColor="text1" w:themeTint="FF" w:themeShade="FF"/>
          <w:sz w:val="22"/>
          <w:szCs w:val="22"/>
        </w:rPr>
        <w:t xml:space="preserve">sing longer </w:t>
      </w:r>
      <w:r w:rsidRPr="63CEF893" w:rsidR="61A93E3D">
        <w:rPr>
          <w:rFonts w:ascii="Calibri" w:hAnsi="Calibri" w:cs="Calibri" w:asciiTheme="majorAscii" w:hAnsiTheme="majorAscii" w:cstheme="majorAscii"/>
          <w:color w:val="000000" w:themeColor="text1" w:themeTint="FF" w:themeShade="FF"/>
          <w:sz w:val="22"/>
          <w:szCs w:val="22"/>
        </w:rPr>
        <w:t>rest</w:t>
      </w:r>
      <w:r w:rsidRPr="63CEF893" w:rsidR="61A93E3D">
        <w:rPr>
          <w:rFonts w:ascii="Calibri" w:hAnsi="Calibri" w:cs="Calibri" w:asciiTheme="majorAscii" w:hAnsiTheme="majorAscii" w:cstheme="majorAscii"/>
          <w:color w:val="000000" w:themeColor="text1" w:themeTint="FF" w:themeShade="FF"/>
          <w:sz w:val="22"/>
          <w:szCs w:val="22"/>
        </w:rPr>
        <w:t xml:space="preserve"> periods </w:t>
      </w:r>
      <w:r w:rsidRPr="63CEF893" w:rsidR="61A93E3D">
        <w:rPr>
          <w:rFonts w:ascii="Calibri" w:hAnsi="Calibri" w:cs="Calibri" w:asciiTheme="majorAscii" w:hAnsiTheme="majorAscii" w:cstheme="majorAscii"/>
          <w:color w:val="000000" w:themeColor="text1" w:themeTint="FF" w:themeShade="FF"/>
          <w:sz w:val="22"/>
          <w:szCs w:val="22"/>
        </w:rPr>
        <w:t>relative</w:t>
      </w:r>
      <w:r w:rsidRPr="63CEF893" w:rsidR="61A93E3D">
        <w:rPr>
          <w:rFonts w:ascii="Calibri" w:hAnsi="Calibri" w:cs="Calibri" w:asciiTheme="majorAscii" w:hAnsiTheme="majorAscii" w:cstheme="majorAscii"/>
          <w:color w:val="000000" w:themeColor="text1" w:themeTint="FF" w:themeShade="FF"/>
          <w:sz w:val="22"/>
          <w:szCs w:val="22"/>
        </w:rPr>
        <w:t xml:space="preserve"> to contraction times (e.g., 1:5 duty cycle)</w:t>
      </w:r>
    </w:p>
    <w:p w:rsidRPr="00EE4D0D" w:rsidR="61A93E3D" w:rsidP="63CEF893" w:rsidRDefault="61A93E3D" w14:paraId="30F9A873" w14:textId="4D9F077C">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61A93E3D">
        <w:rPr>
          <w:rFonts w:ascii="Calibri" w:hAnsi="Calibri" w:cs="Calibri" w:asciiTheme="majorAscii" w:hAnsiTheme="majorAscii" w:cstheme="majorAscii"/>
          <w:color w:val="000000" w:themeColor="text1" w:themeTint="FF" w:themeShade="FF"/>
          <w:sz w:val="22"/>
          <w:szCs w:val="22"/>
        </w:rPr>
        <w:t xml:space="preserve">ositioning the joint at </w:t>
      </w:r>
      <w:r w:rsidRPr="63CEF893" w:rsidR="61A93E3D">
        <w:rPr>
          <w:rFonts w:ascii="Calibri" w:hAnsi="Calibri" w:cs="Calibri" w:asciiTheme="majorAscii" w:hAnsiTheme="majorAscii" w:cstheme="majorAscii"/>
          <w:color w:val="000000" w:themeColor="text1" w:themeTint="FF" w:themeShade="FF"/>
          <w:sz w:val="22"/>
          <w:szCs w:val="22"/>
        </w:rPr>
        <w:t>optimal</w:t>
      </w:r>
      <w:r w:rsidRPr="63CEF893" w:rsidR="61A93E3D">
        <w:rPr>
          <w:rFonts w:ascii="Calibri" w:hAnsi="Calibri" w:cs="Calibri" w:asciiTheme="majorAscii" w:hAnsiTheme="majorAscii" w:cstheme="majorAscii"/>
          <w:color w:val="000000" w:themeColor="text1" w:themeTint="FF" w:themeShade="FF"/>
          <w:sz w:val="22"/>
          <w:szCs w:val="22"/>
        </w:rPr>
        <w:t xml:space="preserve"> length-tension for the target muscle</w:t>
      </w:r>
    </w:p>
    <w:p w:rsidRPr="00EE4D0D" w:rsidR="61A93E3D" w:rsidP="63CEF893" w:rsidRDefault="61A93E3D" w14:paraId="4B569323" w14:textId="58DAC85E">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61A93E3D">
        <w:rPr>
          <w:rFonts w:ascii="Calibri" w:hAnsi="Calibri" w:cs="Calibri" w:asciiTheme="majorAscii" w:hAnsiTheme="majorAscii" w:cstheme="majorAscii"/>
          <w:color w:val="000000" w:themeColor="text1" w:themeTint="FF" w:themeShade="FF"/>
          <w:sz w:val="22"/>
          <w:szCs w:val="22"/>
        </w:rPr>
        <w:t xml:space="preserve">mploying high frequencies (&gt;100 Hz) to </w:t>
      </w:r>
      <w:r w:rsidRPr="63CEF893" w:rsidR="61A93E3D">
        <w:rPr>
          <w:rFonts w:ascii="Calibri" w:hAnsi="Calibri" w:cs="Calibri" w:asciiTheme="majorAscii" w:hAnsiTheme="majorAscii" w:cstheme="majorAscii"/>
          <w:color w:val="000000" w:themeColor="text1" w:themeTint="FF" w:themeShade="FF"/>
          <w:sz w:val="22"/>
          <w:szCs w:val="22"/>
        </w:rPr>
        <w:t>maintain</w:t>
      </w:r>
      <w:r w:rsidRPr="63CEF893" w:rsidR="61A93E3D">
        <w:rPr>
          <w:rFonts w:ascii="Calibri" w:hAnsi="Calibri" w:cs="Calibri" w:asciiTheme="majorAscii" w:hAnsiTheme="majorAscii" w:cstheme="majorAscii"/>
          <w:color w:val="000000" w:themeColor="text1" w:themeTint="FF" w:themeShade="FF"/>
          <w:sz w:val="22"/>
          <w:szCs w:val="22"/>
        </w:rPr>
        <w:t xml:space="preserve"> sensory predominance</w:t>
      </w:r>
    </w:p>
    <w:p w:rsidRPr="00EE4D0D" w:rsidR="61A93E3D" w:rsidP="63CEF893" w:rsidRDefault="61A93E3D" w14:paraId="7835C259" w14:textId="2C1A20CF">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61A93E3D">
        <w:rPr>
          <w:rFonts w:ascii="Calibri" w:hAnsi="Calibri" w:cs="Calibri" w:asciiTheme="majorAscii" w:hAnsiTheme="majorAscii" w:cstheme="majorAscii"/>
          <w:color w:val="000000" w:themeColor="text1" w:themeTint="FF" w:themeShade="FF"/>
          <w:sz w:val="22"/>
          <w:szCs w:val="22"/>
        </w:rPr>
        <w:t>radually progressing intensities rather than starting maximally</w:t>
      </w:r>
    </w:p>
    <w:p w:rsidRPr="00EE4D0D" w:rsidR="61A93E3D" w:rsidP="63CEF893" w:rsidRDefault="61A93E3D" w14:paraId="34FDB486" w14:textId="5C836F12">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61A93E3D">
        <w:rPr>
          <w:rFonts w:ascii="Calibri" w:hAnsi="Calibri" w:cs="Calibri" w:asciiTheme="majorAscii" w:hAnsiTheme="majorAscii" w:cstheme="majorAscii"/>
          <w:color w:val="000000" w:themeColor="text1" w:themeTint="FF" w:themeShade="FF"/>
          <w:sz w:val="22"/>
          <w:szCs w:val="22"/>
        </w:rPr>
        <w:t>nsuring ramp times are extremely short to shock the system into quick recruitment</w:t>
      </w:r>
    </w:p>
    <w:p w:rsidRPr="00EE4D0D" w:rsidR="00EE4D0D" w:rsidP="00EE4D0D" w:rsidRDefault="00EE4D0D" w14:paraId="11E137CE" w14:textId="77777777">
      <w:pPr>
        <w:rPr>
          <w:rFonts w:asciiTheme="majorHAnsi" w:hAnsiTheme="majorHAnsi" w:cstheme="majorHAnsi"/>
          <w:color w:val="000000" w:themeColor="text1"/>
          <w:sz w:val="22"/>
          <w:szCs w:val="22"/>
        </w:rPr>
      </w:pPr>
    </w:p>
    <w:p w:rsidRPr="00EE4D0D" w:rsidR="61A93E3D" w:rsidP="63CEF893" w:rsidRDefault="06B8C1D6" w14:paraId="7BDDD743" w14:textId="2AEA26C2">
      <w:pPr>
        <w:spacing w:after="120"/>
        <w:rPr>
          <w:rFonts w:ascii="Calibri" w:hAnsi="Calibri" w:cs="Calibri" w:asciiTheme="majorAscii" w:hAnsiTheme="majorAscii" w:cstheme="majorAscii"/>
          <w:b w:val="1"/>
          <w:bCs w:val="1"/>
          <w:color w:val="000000" w:themeColor="text1"/>
          <w:sz w:val="22"/>
          <w:szCs w:val="22"/>
        </w:rPr>
      </w:pPr>
      <w:r w:rsidRPr="63CEF893" w:rsidR="06B8C1D6">
        <w:rPr>
          <w:rFonts w:ascii="Calibri" w:hAnsi="Calibri" w:cs="Calibri" w:asciiTheme="majorAscii" w:hAnsiTheme="majorAscii" w:cstheme="majorAscii"/>
          <w:b w:val="1"/>
          <w:bCs w:val="1"/>
          <w:color w:val="000000" w:themeColor="text1" w:themeTint="FF" w:themeShade="FF"/>
          <w:sz w:val="22"/>
          <w:szCs w:val="22"/>
        </w:rPr>
        <w:t>75</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In the </w:t>
      </w:r>
      <w:r w:rsidRPr="63CEF893" w:rsidR="61A93E3D">
        <w:rPr>
          <w:rFonts w:ascii="Calibri" w:hAnsi="Calibri" w:cs="Calibri" w:asciiTheme="majorAscii" w:hAnsiTheme="majorAscii" w:cstheme="majorAscii"/>
          <w:b w:val="1"/>
          <w:bCs w:val="1"/>
          <w:color w:val="000000" w:themeColor="text1" w:themeTint="FF" w:themeShade="FF"/>
          <w:sz w:val="22"/>
          <w:szCs w:val="22"/>
        </w:rPr>
        <w:t>initial</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stages of rehabilitation</w:t>
      </w:r>
      <w:r w:rsidRPr="63CEF893" w:rsidR="61A93E3D">
        <w:rPr>
          <w:rFonts w:ascii="Calibri" w:hAnsi="Calibri" w:cs="Calibri" w:asciiTheme="majorAscii" w:hAnsiTheme="majorAscii" w:cstheme="majorAscii"/>
          <w:b w:val="1"/>
          <w:bCs w:val="1"/>
          <w:color w:val="000000" w:themeColor="text1" w:themeTint="FF" w:themeShade="FF"/>
          <w:sz w:val="22"/>
          <w:szCs w:val="22"/>
        </w:rPr>
        <w:t>,</w:t>
      </w:r>
      <w:r w:rsidRPr="63CEF893" w:rsidR="00B7202D">
        <w:rPr>
          <w:rFonts w:ascii="Calibri" w:hAnsi="Calibri" w:cs="Calibri" w:asciiTheme="majorAscii" w:hAnsiTheme="majorAscii" w:cstheme="majorAscii"/>
          <w:b w:val="1"/>
          <w:bCs w:val="1"/>
          <w:color w:val="000000" w:themeColor="text1" w:themeTint="FF" w:themeShade="FF"/>
          <w:sz w:val="22"/>
          <w:szCs w:val="22"/>
        </w:rPr>
        <w:t xml:space="preserve"> on</w:t>
      </w:r>
      <w:r w:rsidRPr="63CEF893" w:rsidR="00B7202D">
        <w:rPr>
          <w:rFonts w:ascii="Calibri" w:hAnsi="Calibri" w:cs="Calibri" w:asciiTheme="majorAscii" w:hAnsiTheme="majorAscii" w:cstheme="majorAscii"/>
          <w:b w:val="1"/>
          <w:bCs w:val="1"/>
          <w:color w:val="000000" w:themeColor="text1" w:themeTint="FF" w:themeShade="FF"/>
          <w:sz w:val="22"/>
          <w:szCs w:val="22"/>
        </w:rPr>
        <w:t xml:space="preserve"> what does</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instructive learning primarily </w:t>
      </w:r>
      <w:r w:rsidRPr="63CEF893" w:rsidR="00B7202D">
        <w:rPr>
          <w:rFonts w:ascii="Calibri" w:hAnsi="Calibri" w:cs="Calibri" w:asciiTheme="majorAscii" w:hAnsiTheme="majorAscii" w:cstheme="majorAscii"/>
          <w:b w:val="1"/>
          <w:bCs w:val="1"/>
          <w:color w:val="000000" w:themeColor="text1" w:themeTint="FF" w:themeShade="FF"/>
          <w:sz w:val="22"/>
          <w:szCs w:val="22"/>
        </w:rPr>
        <w:t xml:space="preserve">rely </w:t>
      </w:r>
      <w:r w:rsidRPr="63CEF893" w:rsidR="61A93E3D">
        <w:rPr>
          <w:rFonts w:ascii="Calibri" w:hAnsi="Calibri" w:cs="Calibri" w:asciiTheme="majorAscii" w:hAnsiTheme="majorAscii" w:cstheme="majorAscii"/>
          <w:b w:val="1"/>
          <w:bCs w:val="1"/>
          <w:color w:val="000000" w:themeColor="text1" w:themeTint="FF" w:themeShade="FF"/>
          <w:sz w:val="22"/>
          <w:szCs w:val="22"/>
        </w:rPr>
        <w:t>on</w:t>
      </w:r>
      <w:r w:rsidRPr="63CEF893" w:rsidR="00B7202D">
        <w:rPr>
          <w:rFonts w:ascii="Calibri" w:hAnsi="Calibri" w:cs="Calibri" w:asciiTheme="majorAscii" w:hAnsiTheme="majorAscii" w:cstheme="majorAscii"/>
          <w:b w:val="1"/>
          <w:bCs w:val="1"/>
          <w:color w:val="000000" w:themeColor="text1" w:themeTint="FF" w:themeShade="FF"/>
          <w:sz w:val="22"/>
          <w:szCs w:val="22"/>
        </w:rPr>
        <w:t>?</w:t>
      </w:r>
    </w:p>
    <w:p w:rsidRPr="00EE4D0D" w:rsidR="61A93E3D" w:rsidP="63CEF893" w:rsidRDefault="61A93E3D" w14:paraId="360CF535" w14:textId="1D7BD537">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61A93E3D">
        <w:rPr>
          <w:rFonts w:ascii="Calibri" w:hAnsi="Calibri" w:cs="Calibri" w:asciiTheme="majorAscii" w:hAnsiTheme="majorAscii" w:cstheme="majorAscii"/>
          <w:color w:val="000000" w:themeColor="text1" w:themeTint="FF" w:themeShade="FF"/>
          <w:sz w:val="22"/>
          <w:szCs w:val="22"/>
        </w:rPr>
        <w:t>xplicit instructions and demonstrations</w:t>
      </w:r>
    </w:p>
    <w:p w:rsidRPr="00EE4D0D" w:rsidR="61A93E3D" w:rsidP="63CEF893" w:rsidRDefault="61A93E3D" w14:paraId="019D3008" w14:textId="65E84C2B">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S</w:t>
      </w:r>
      <w:r w:rsidRPr="63CEF893" w:rsidR="61A93E3D">
        <w:rPr>
          <w:rFonts w:ascii="Calibri" w:hAnsi="Calibri" w:cs="Calibri" w:asciiTheme="majorAscii" w:hAnsiTheme="majorAscii" w:cstheme="majorAscii"/>
          <w:color w:val="000000" w:themeColor="text1" w:themeTint="FF" w:themeShade="FF"/>
          <w:sz w:val="22"/>
          <w:szCs w:val="22"/>
        </w:rPr>
        <w:t>elf-controlled learning with minimal feedback</w:t>
      </w:r>
    </w:p>
    <w:p w:rsidRPr="00EE4D0D" w:rsidR="61A93E3D" w:rsidP="63CEF893" w:rsidRDefault="61A93E3D" w14:paraId="07297A76" w14:textId="0D41427B">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61A93E3D">
        <w:rPr>
          <w:rFonts w:ascii="Calibri" w:hAnsi="Calibri" w:cs="Calibri" w:asciiTheme="majorAscii" w:hAnsiTheme="majorAscii" w:cstheme="majorAscii"/>
          <w:color w:val="000000" w:themeColor="text1" w:themeTint="FF" w:themeShade="FF"/>
          <w:sz w:val="22"/>
          <w:szCs w:val="22"/>
        </w:rPr>
        <w:t>otor imagery replacing physical movement</w:t>
      </w:r>
    </w:p>
    <w:p w:rsidRPr="00EE4D0D" w:rsidR="61A93E3D" w:rsidP="63CEF893" w:rsidRDefault="61A93E3D" w14:paraId="731B91CB" w14:textId="3112AB06">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R</w:t>
      </w:r>
      <w:r w:rsidRPr="63CEF893" w:rsidR="61A93E3D">
        <w:rPr>
          <w:rFonts w:ascii="Calibri" w:hAnsi="Calibri" w:cs="Calibri" w:asciiTheme="majorAscii" w:hAnsiTheme="majorAscii" w:cstheme="majorAscii"/>
          <w:color w:val="000000" w:themeColor="text1" w:themeTint="FF" w:themeShade="FF"/>
          <w:sz w:val="22"/>
          <w:szCs w:val="22"/>
        </w:rPr>
        <w:t>andomized, implicit practice schedules</w:t>
      </w:r>
    </w:p>
    <w:p w:rsidRPr="00EE4D0D" w:rsidR="61A93E3D" w:rsidP="63CEF893" w:rsidRDefault="61A93E3D" w14:paraId="30A10E08" w14:textId="7174AE1A">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O</w:t>
      </w:r>
      <w:r w:rsidRPr="63CEF893" w:rsidR="61A93E3D">
        <w:rPr>
          <w:rFonts w:ascii="Calibri" w:hAnsi="Calibri" w:cs="Calibri" w:asciiTheme="majorAscii" w:hAnsiTheme="majorAscii" w:cstheme="majorAscii"/>
          <w:color w:val="000000" w:themeColor="text1" w:themeTint="FF" w:themeShade="FF"/>
          <w:sz w:val="22"/>
          <w:szCs w:val="22"/>
        </w:rPr>
        <w:t>nly dual-task training</w:t>
      </w:r>
    </w:p>
    <w:p w:rsidRPr="00EE4D0D" w:rsidR="00EE4D0D" w:rsidP="00EE4D0D" w:rsidRDefault="00EE4D0D" w14:paraId="06F52230" w14:textId="77777777">
      <w:pPr>
        <w:rPr>
          <w:rFonts w:asciiTheme="majorHAnsi" w:hAnsiTheme="majorHAnsi" w:cstheme="majorHAnsi"/>
          <w:color w:val="000000" w:themeColor="text1"/>
          <w:sz w:val="22"/>
          <w:szCs w:val="22"/>
        </w:rPr>
      </w:pPr>
    </w:p>
    <w:p w:rsidRPr="00EE4D0D" w:rsidR="61A93E3D" w:rsidP="00C11741" w:rsidRDefault="2EC9899F" w14:paraId="13CA56F8" w14:textId="39E3ABA8">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76</w:t>
      </w:r>
      <w:r w:rsidRPr="00EE4D0D" w:rsidR="61A93E3D">
        <w:rPr>
          <w:rFonts w:asciiTheme="majorHAnsi" w:hAnsiTheme="majorHAnsi" w:cstheme="majorHAnsi"/>
          <w:b/>
          <w:bCs/>
          <w:color w:val="000000" w:themeColor="text1"/>
          <w:sz w:val="22"/>
          <w:szCs w:val="22"/>
        </w:rPr>
        <w:t>. A patient consistently avoids loaded squats after knee surgery due to fear of reinjury. Which integrated strategies best address this?</w:t>
      </w:r>
    </w:p>
    <w:p w:rsidRPr="00EE4D0D" w:rsidR="61A93E3D" w:rsidP="63CEF893" w:rsidRDefault="61A93E3D" w14:paraId="3088163F" w14:textId="2EE72337">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I</w:t>
      </w:r>
      <w:r w:rsidRPr="63CEF893" w:rsidR="61A93E3D">
        <w:rPr>
          <w:rFonts w:ascii="Calibri" w:hAnsi="Calibri" w:cs="Calibri" w:asciiTheme="majorAscii" w:hAnsiTheme="majorAscii" w:cstheme="majorAscii"/>
          <w:color w:val="000000" w:themeColor="text1" w:themeTint="FF" w:themeShade="FF"/>
          <w:sz w:val="22"/>
          <w:szCs w:val="22"/>
        </w:rPr>
        <w:t>ncrease intensity without the patient’s knowledge to prove the knee is stable</w:t>
      </w:r>
      <w:r w:rsidRPr="63CEF893" w:rsidR="00B7202D">
        <w:rPr>
          <w:rFonts w:ascii="Calibri" w:hAnsi="Calibri" w:cs="Calibri" w:asciiTheme="majorAscii" w:hAnsiTheme="majorAscii" w:cstheme="majorAscii"/>
          <w:color w:val="000000" w:themeColor="text1" w:themeTint="FF" w:themeShade="FF"/>
          <w:sz w:val="22"/>
          <w:szCs w:val="22"/>
        </w:rPr>
        <w:t>.</w:t>
      </w:r>
    </w:p>
    <w:p w:rsidRPr="00EE4D0D" w:rsidR="61A93E3D" w:rsidP="63CEF893" w:rsidRDefault="61A93E3D" w14:paraId="5FF045E1" w14:textId="512724E1">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61A93E3D">
        <w:rPr>
          <w:rFonts w:ascii="Calibri" w:hAnsi="Calibri" w:cs="Calibri" w:asciiTheme="majorAscii" w:hAnsiTheme="majorAscii" w:cstheme="majorAscii"/>
          <w:color w:val="000000" w:themeColor="text1" w:themeTint="FF" w:themeShade="FF"/>
          <w:sz w:val="22"/>
          <w:szCs w:val="22"/>
        </w:rPr>
        <w:t>pply graded exposure combined with autonomy support to rebuild confidence</w:t>
      </w:r>
      <w:r w:rsidRPr="63CEF893" w:rsidR="00B7202D">
        <w:rPr>
          <w:rFonts w:ascii="Calibri" w:hAnsi="Calibri" w:cs="Calibri" w:asciiTheme="majorAscii" w:hAnsiTheme="majorAscii" w:cstheme="majorAscii"/>
          <w:color w:val="000000" w:themeColor="text1" w:themeTint="FF" w:themeShade="FF"/>
          <w:sz w:val="22"/>
          <w:szCs w:val="22"/>
        </w:rPr>
        <w:t>.</w:t>
      </w:r>
    </w:p>
    <w:p w:rsidRPr="00EE4D0D" w:rsidR="61A93E3D" w:rsidP="63CEF893" w:rsidRDefault="61A93E3D" w14:paraId="5FD093B2" w14:textId="503BB140">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U</w:t>
      </w:r>
      <w:r w:rsidRPr="63CEF893" w:rsidR="61A93E3D">
        <w:rPr>
          <w:rFonts w:ascii="Calibri" w:hAnsi="Calibri" w:cs="Calibri" w:asciiTheme="majorAscii" w:hAnsiTheme="majorAscii" w:cstheme="majorAscii"/>
          <w:color w:val="000000" w:themeColor="text1" w:themeTint="FF" w:themeShade="FF"/>
          <w:sz w:val="22"/>
          <w:szCs w:val="22"/>
        </w:rPr>
        <w:t>se passive modalities until fear subsides</w:t>
      </w:r>
      <w:r w:rsidRPr="63CEF893" w:rsidR="00B7202D">
        <w:rPr>
          <w:rFonts w:ascii="Calibri" w:hAnsi="Calibri" w:cs="Calibri" w:asciiTheme="majorAscii" w:hAnsiTheme="majorAscii" w:cstheme="majorAscii"/>
          <w:color w:val="000000" w:themeColor="text1" w:themeTint="FF" w:themeShade="FF"/>
          <w:sz w:val="22"/>
          <w:szCs w:val="22"/>
        </w:rPr>
        <w:t>.</w:t>
      </w:r>
    </w:p>
    <w:p w:rsidRPr="00EE4D0D" w:rsidR="61A93E3D" w:rsidP="63CEF893" w:rsidRDefault="61A93E3D" w14:paraId="715087D9" w14:textId="2E183134">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R</w:t>
      </w:r>
      <w:r w:rsidRPr="63CEF893" w:rsidR="61A93E3D">
        <w:rPr>
          <w:rFonts w:ascii="Calibri" w:hAnsi="Calibri" w:cs="Calibri" w:asciiTheme="majorAscii" w:hAnsiTheme="majorAscii" w:cstheme="majorAscii"/>
          <w:color w:val="000000" w:themeColor="text1" w:themeTint="FF" w:themeShade="FF"/>
          <w:sz w:val="22"/>
          <w:szCs w:val="22"/>
        </w:rPr>
        <w:t>estrict movement to non-weight-bearing exercises with increasing intensity</w:t>
      </w:r>
      <w:r w:rsidRPr="63CEF893" w:rsidR="00B7202D">
        <w:rPr>
          <w:rFonts w:ascii="Calibri" w:hAnsi="Calibri" w:cs="Calibri" w:asciiTheme="majorAscii" w:hAnsiTheme="majorAscii" w:cstheme="majorAscii"/>
          <w:color w:val="000000" w:themeColor="text1" w:themeTint="FF" w:themeShade="FF"/>
          <w:sz w:val="22"/>
          <w:szCs w:val="22"/>
        </w:rPr>
        <w:t>.</w:t>
      </w:r>
    </w:p>
    <w:p w:rsidRPr="00EE4D0D" w:rsidR="61A93E3D" w:rsidP="63CEF893" w:rsidRDefault="61A93E3D" w14:paraId="77BD3142" w14:textId="0C572769">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61A93E3D">
        <w:rPr>
          <w:rFonts w:ascii="Calibri" w:hAnsi="Calibri" w:cs="Calibri" w:asciiTheme="majorAscii" w:hAnsiTheme="majorAscii" w:cstheme="majorAscii"/>
          <w:color w:val="000000" w:themeColor="text1" w:themeTint="FF" w:themeShade="FF"/>
          <w:sz w:val="22"/>
          <w:szCs w:val="22"/>
        </w:rPr>
        <w:t>ake use of eccentric exercises</w:t>
      </w:r>
      <w:r w:rsidRPr="63CEF893" w:rsidR="00B7202D">
        <w:rPr>
          <w:rFonts w:ascii="Calibri" w:hAnsi="Calibri" w:cs="Calibri" w:asciiTheme="majorAscii" w:hAnsiTheme="majorAscii" w:cstheme="majorAscii"/>
          <w:color w:val="000000" w:themeColor="text1" w:themeTint="FF" w:themeShade="FF"/>
          <w:sz w:val="22"/>
          <w:szCs w:val="22"/>
        </w:rPr>
        <w:t>.</w:t>
      </w:r>
    </w:p>
    <w:p w:rsidRPr="00EE4D0D" w:rsidR="00EE4D0D" w:rsidP="00EE4D0D" w:rsidRDefault="00EE4D0D" w14:paraId="2B890073" w14:textId="77777777">
      <w:pPr>
        <w:rPr>
          <w:rFonts w:asciiTheme="majorHAnsi" w:hAnsiTheme="majorHAnsi" w:cstheme="majorHAnsi"/>
          <w:color w:val="000000" w:themeColor="text1"/>
          <w:sz w:val="22"/>
          <w:szCs w:val="22"/>
        </w:rPr>
      </w:pPr>
    </w:p>
    <w:p w:rsidRPr="00EE4D0D" w:rsidR="61A93E3D" w:rsidP="00C11741" w:rsidRDefault="78391FFB" w14:paraId="5B9FC70E" w14:textId="123F7995">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77</w:t>
      </w:r>
      <w:r w:rsidRPr="00EE4D0D" w:rsidR="61A93E3D">
        <w:rPr>
          <w:rFonts w:asciiTheme="majorHAnsi" w:hAnsiTheme="majorHAnsi" w:cstheme="majorHAnsi"/>
          <w:b/>
          <w:bCs/>
          <w:color w:val="000000" w:themeColor="text1"/>
          <w:sz w:val="22"/>
          <w:szCs w:val="22"/>
        </w:rPr>
        <w:t>. A patient post-ACL reconstruction shows decreased quadriceps activation. Which intervention is best supported to address both muscle and neural deficits?</w:t>
      </w:r>
    </w:p>
    <w:p w:rsidRPr="00EE4D0D" w:rsidR="61A93E3D" w:rsidP="63CEF893" w:rsidRDefault="61A93E3D" w14:paraId="04AAB75C" w14:textId="75274012">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61A93E3D">
        <w:rPr>
          <w:rFonts w:ascii="Calibri" w:hAnsi="Calibri" w:cs="Calibri" w:asciiTheme="majorAscii" w:hAnsiTheme="majorAscii" w:cstheme="majorAscii"/>
          <w:color w:val="000000" w:themeColor="text1" w:themeTint="FF" w:themeShade="FF"/>
          <w:sz w:val="22"/>
          <w:szCs w:val="22"/>
        </w:rPr>
        <w:t>assive stretching to decrease inhibition from mechanoreceptors</w:t>
      </w:r>
    </w:p>
    <w:p w:rsidRPr="00EE4D0D" w:rsidR="61A93E3D" w:rsidP="63CEF893" w:rsidRDefault="61A93E3D" w14:paraId="1B49EC53" w14:textId="031E29AC">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W</w:t>
      </w:r>
      <w:r w:rsidRPr="63CEF893" w:rsidR="61A93E3D">
        <w:rPr>
          <w:rFonts w:ascii="Calibri" w:hAnsi="Calibri" w:cs="Calibri" w:asciiTheme="majorAscii" w:hAnsiTheme="majorAscii" w:cstheme="majorAscii"/>
          <w:color w:val="000000" w:themeColor="text1" w:themeTint="FF" w:themeShade="FF"/>
          <w:sz w:val="22"/>
          <w:szCs w:val="22"/>
        </w:rPr>
        <w:t>hole-body exercise</w:t>
      </w:r>
    </w:p>
    <w:p w:rsidRPr="00EE4D0D" w:rsidR="61A93E3D" w:rsidP="63CEF893" w:rsidRDefault="61A93E3D" w14:paraId="2290C73B" w14:textId="78754274">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61A93E3D">
        <w:rPr>
          <w:rFonts w:ascii="Calibri" w:hAnsi="Calibri" w:cs="Calibri" w:asciiTheme="majorAscii" w:hAnsiTheme="majorAscii" w:cstheme="majorAscii"/>
          <w:color w:val="000000" w:themeColor="text1" w:themeTint="FF" w:themeShade="FF"/>
          <w:sz w:val="22"/>
          <w:szCs w:val="22"/>
        </w:rPr>
        <w:t>arly, submaximal eccentric loading</w:t>
      </w:r>
    </w:p>
    <w:p w:rsidRPr="00EE4D0D" w:rsidR="00B80447" w:rsidP="00EE4D0D" w:rsidRDefault="00B80447" w14:paraId="3C2D7FB8" w14:textId="77777777">
      <w:pPr>
        <w:rPr>
          <w:rFonts w:asciiTheme="majorHAnsi" w:hAnsiTheme="majorHAnsi" w:cstheme="majorHAnsi"/>
          <w:sz w:val="22"/>
          <w:szCs w:val="22"/>
        </w:rPr>
      </w:pPr>
    </w:p>
    <w:p w:rsidRPr="00EE4D0D" w:rsidR="61A93E3D" w:rsidP="63CEF893" w:rsidRDefault="54105DDF" w14:paraId="7229CCFC" w14:textId="4F6459C1">
      <w:pPr>
        <w:spacing w:after="120"/>
        <w:rPr>
          <w:rFonts w:ascii="Calibri" w:hAnsi="Calibri" w:cs="Calibri" w:asciiTheme="majorAscii" w:hAnsiTheme="majorAscii" w:cstheme="majorAscii"/>
          <w:b w:val="1"/>
          <w:bCs w:val="1"/>
          <w:color w:val="000000" w:themeColor="text1"/>
          <w:sz w:val="22"/>
          <w:szCs w:val="22"/>
        </w:rPr>
      </w:pPr>
      <w:r w:rsidRPr="63CEF893" w:rsidR="54105DDF">
        <w:rPr>
          <w:rFonts w:ascii="Calibri" w:hAnsi="Calibri" w:cs="Calibri" w:asciiTheme="majorAscii" w:hAnsiTheme="majorAscii" w:cstheme="majorAscii"/>
          <w:b w:val="1"/>
          <w:bCs w:val="1"/>
          <w:color w:val="000000" w:themeColor="text1" w:themeTint="FF" w:themeShade="FF"/>
          <w:sz w:val="22"/>
          <w:szCs w:val="22"/>
        </w:rPr>
        <w:t>78</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 Which approaches are recommended to enhance motor learning in patients preparing to return to sport? </w:t>
      </w:r>
      <w:r w:rsidRPr="63CEF893" w:rsidR="00B7202D">
        <w:rPr>
          <w:rFonts w:ascii="Calibri" w:hAnsi="Calibri" w:cs="Calibri" w:asciiTheme="majorAscii" w:hAnsiTheme="majorAscii" w:cstheme="majorAscii"/>
          <w:b w:val="1"/>
          <w:bCs w:val="1"/>
          <w:color w:val="000000" w:themeColor="text1" w:themeTint="FF" w:themeShade="FF"/>
          <w:sz w:val="22"/>
          <w:szCs w:val="22"/>
        </w:rPr>
        <w:t xml:space="preserve">Choose </w:t>
      </w:r>
      <w:r w:rsidRPr="63CEF893" w:rsidR="61A93E3D">
        <w:rPr>
          <w:rFonts w:ascii="Calibri" w:hAnsi="Calibri" w:cs="Calibri" w:asciiTheme="majorAscii" w:hAnsiTheme="majorAscii" w:cstheme="majorAscii"/>
          <w:b w:val="1"/>
          <w:bCs w:val="1"/>
          <w:color w:val="000000" w:themeColor="text1" w:themeTint="FF" w:themeShade="FF"/>
          <w:sz w:val="22"/>
          <w:szCs w:val="22"/>
        </w:rPr>
        <w:t xml:space="preserve">all that </w:t>
      </w:r>
      <w:r w:rsidRPr="63CEF893" w:rsidR="61A93E3D">
        <w:rPr>
          <w:rFonts w:ascii="Calibri" w:hAnsi="Calibri" w:cs="Calibri" w:asciiTheme="majorAscii" w:hAnsiTheme="majorAscii" w:cstheme="majorAscii"/>
          <w:b w:val="1"/>
          <w:bCs w:val="1"/>
          <w:color w:val="000000" w:themeColor="text1" w:themeTint="FF" w:themeShade="FF"/>
          <w:sz w:val="22"/>
          <w:szCs w:val="22"/>
        </w:rPr>
        <w:t>apply</w:t>
      </w:r>
      <w:r w:rsidRPr="63CEF893" w:rsidR="61A93E3D">
        <w:rPr>
          <w:rFonts w:ascii="Calibri" w:hAnsi="Calibri" w:cs="Calibri" w:asciiTheme="majorAscii" w:hAnsiTheme="majorAscii" w:cstheme="majorAscii"/>
          <w:b w:val="1"/>
          <w:bCs w:val="1"/>
          <w:color w:val="000000" w:themeColor="text1" w:themeTint="FF" w:themeShade="FF"/>
          <w:sz w:val="22"/>
          <w:szCs w:val="22"/>
        </w:rPr>
        <w:t>.</w:t>
      </w:r>
    </w:p>
    <w:p w:rsidRPr="00EE4D0D" w:rsidR="61A93E3D" w:rsidP="63CEF893" w:rsidRDefault="61A93E3D" w14:paraId="0E28E5E4" w14:textId="26B39EF0">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U</w:t>
      </w:r>
      <w:r w:rsidRPr="63CEF893" w:rsidR="61A93E3D">
        <w:rPr>
          <w:rFonts w:ascii="Calibri" w:hAnsi="Calibri" w:cs="Calibri" w:asciiTheme="majorAscii" w:hAnsiTheme="majorAscii" w:cstheme="majorAscii"/>
          <w:color w:val="000000" w:themeColor="text1" w:themeTint="FF" w:themeShade="FF"/>
          <w:sz w:val="22"/>
          <w:szCs w:val="22"/>
        </w:rPr>
        <w:t>se dual-task or visual-cognitive challenges</w:t>
      </w:r>
    </w:p>
    <w:p w:rsidRPr="00EE4D0D" w:rsidR="61A93E3D" w:rsidP="63CEF893" w:rsidRDefault="61A93E3D" w14:paraId="7A209B60" w14:textId="304BB2F4">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I</w:t>
      </w:r>
      <w:r w:rsidRPr="63CEF893" w:rsidR="61A93E3D">
        <w:rPr>
          <w:rFonts w:ascii="Calibri" w:hAnsi="Calibri" w:cs="Calibri" w:asciiTheme="majorAscii" w:hAnsiTheme="majorAscii" w:cstheme="majorAscii"/>
          <w:color w:val="000000" w:themeColor="text1" w:themeTint="FF" w:themeShade="FF"/>
          <w:sz w:val="22"/>
          <w:szCs w:val="22"/>
        </w:rPr>
        <w:t>ncorporate differential learning with varied movement demands</w:t>
      </w:r>
    </w:p>
    <w:p w:rsidRPr="00EE4D0D" w:rsidR="61A93E3D" w:rsidP="63CEF893" w:rsidRDefault="61A93E3D" w14:paraId="5348C5CD" w14:textId="3B3CB862">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61A93E3D">
        <w:rPr>
          <w:rFonts w:ascii="Calibri" w:hAnsi="Calibri" w:cs="Calibri" w:asciiTheme="majorAscii" w:hAnsiTheme="majorAscii" w:cstheme="majorAscii"/>
          <w:color w:val="000000" w:themeColor="text1" w:themeTint="FF" w:themeShade="FF"/>
          <w:sz w:val="22"/>
          <w:szCs w:val="22"/>
        </w:rPr>
        <w:t>pply external focus cues</w:t>
      </w:r>
    </w:p>
    <w:p w:rsidRPr="00EE4D0D" w:rsidR="61A93E3D" w:rsidP="63CEF893" w:rsidRDefault="61A93E3D" w14:paraId="609083BF" w14:textId="165983E7">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L</w:t>
      </w:r>
      <w:r w:rsidRPr="63CEF893" w:rsidR="61A93E3D">
        <w:rPr>
          <w:rFonts w:ascii="Calibri" w:hAnsi="Calibri" w:cs="Calibri" w:asciiTheme="majorAscii" w:hAnsiTheme="majorAscii" w:cstheme="majorAscii"/>
          <w:color w:val="000000" w:themeColor="text1" w:themeTint="FF" w:themeShade="FF"/>
          <w:sz w:val="22"/>
          <w:szCs w:val="22"/>
        </w:rPr>
        <w:t>imit variability to ensure consistency</w:t>
      </w:r>
    </w:p>
    <w:p w:rsidRPr="00EE4D0D" w:rsidR="61A93E3D" w:rsidP="63CEF893" w:rsidRDefault="61A93E3D" w14:paraId="00BA92E0" w14:textId="1828B75E">
      <w:pPr>
        <w:spacing/>
        <w:ind w:left="357"/>
        <w:contextualSpacing w:val="1"/>
        <w:rPr>
          <w:rFonts w:ascii="Calibri" w:hAnsi="Calibri" w:cs="Calibri" w:asciiTheme="majorAscii" w:hAnsiTheme="majorAscii" w:cstheme="majorAscii"/>
          <w:color w:val="000000" w:themeColor="text1"/>
          <w:sz w:val="22"/>
          <w:szCs w:val="22"/>
        </w:rPr>
      </w:pPr>
      <w:r w:rsidRPr="63CEF893" w:rsidR="61A93E3D">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61A93E3D">
        <w:rPr>
          <w:rFonts w:ascii="Calibri" w:hAnsi="Calibri" w:cs="Calibri" w:asciiTheme="majorAscii" w:hAnsiTheme="majorAscii" w:cstheme="majorAscii"/>
          <w:color w:val="000000" w:themeColor="text1" w:themeTint="FF" w:themeShade="FF"/>
          <w:sz w:val="22"/>
          <w:szCs w:val="22"/>
        </w:rPr>
        <w:t>rioritize internal awareness of muscle contraction</w:t>
      </w:r>
    </w:p>
    <w:p w:rsidRPr="00EE4D0D" w:rsidR="2E5DE384" w:rsidP="00EE4D0D" w:rsidRDefault="2E5DE384" w14:paraId="2806B60F" w14:textId="6D2DD06F">
      <w:pPr>
        <w:rPr>
          <w:rFonts w:asciiTheme="majorHAnsi" w:hAnsiTheme="majorHAnsi" w:cstheme="majorHAnsi"/>
          <w:sz w:val="22"/>
          <w:szCs w:val="22"/>
        </w:rPr>
      </w:pPr>
    </w:p>
    <w:p w:rsidRPr="00EE4D0D" w:rsidR="5BF96D98" w:rsidP="63CEF893" w:rsidRDefault="76F1F85D" w14:paraId="0F98D445" w14:textId="53EB5DDB">
      <w:pPr>
        <w:spacing w:after="120"/>
        <w:rPr>
          <w:rFonts w:ascii="Calibri" w:hAnsi="Calibri" w:cs="Calibri" w:asciiTheme="majorAscii" w:hAnsiTheme="majorAscii" w:cstheme="majorAscii"/>
          <w:b w:val="1"/>
          <w:bCs w:val="1"/>
          <w:color w:val="000000" w:themeColor="text1"/>
          <w:sz w:val="22"/>
          <w:szCs w:val="22"/>
        </w:rPr>
      </w:pPr>
      <w:r w:rsidRPr="63CEF893" w:rsidR="76F1F85D">
        <w:rPr>
          <w:rFonts w:ascii="Calibri" w:hAnsi="Calibri" w:cs="Calibri" w:asciiTheme="majorAscii" w:hAnsiTheme="majorAscii" w:cstheme="majorAscii"/>
          <w:b w:val="1"/>
          <w:bCs w:val="1"/>
          <w:color w:val="000000" w:themeColor="text1" w:themeTint="FF" w:themeShade="FF"/>
          <w:sz w:val="22"/>
          <w:szCs w:val="22"/>
        </w:rPr>
        <w:t>79</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w:t>
      </w:r>
      <w:r w:rsidRPr="63CEF893" w:rsidR="00B7202D">
        <w:rPr>
          <w:rFonts w:ascii="Calibri" w:hAnsi="Calibri" w:cs="Calibri" w:asciiTheme="majorAscii" w:hAnsiTheme="majorAscii" w:cstheme="majorAscii"/>
          <w:b w:val="1"/>
          <w:bCs w:val="1"/>
          <w:color w:val="000000" w:themeColor="text1" w:themeTint="FF" w:themeShade="FF"/>
          <w:sz w:val="22"/>
          <w:szCs w:val="22"/>
        </w:rPr>
        <w:t>Which of the following can be indirectly improved by t</w:t>
      </w:r>
      <w:r w:rsidRPr="63CEF893" w:rsidR="5BF96D98">
        <w:rPr>
          <w:rFonts w:ascii="Calibri" w:hAnsi="Calibri" w:cs="Calibri" w:asciiTheme="majorAscii" w:hAnsiTheme="majorAscii" w:cstheme="majorAscii"/>
          <w:b w:val="1"/>
          <w:bCs w:val="1"/>
          <w:color w:val="000000" w:themeColor="text1" w:themeTint="FF" w:themeShade="FF"/>
          <w:sz w:val="22"/>
          <w:szCs w:val="22"/>
        </w:rPr>
        <w:t>horacic spine manipulation</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w:t>
      </w:r>
      <w:r w:rsidRPr="63CEF893" w:rsidR="00B7202D">
        <w:rPr>
          <w:rFonts w:ascii="Calibri" w:hAnsi="Calibri" w:cs="Calibri" w:asciiTheme="majorAscii" w:hAnsiTheme="majorAscii" w:cstheme="majorAscii"/>
          <w:b w:val="1"/>
          <w:bCs w:val="1"/>
          <w:color w:val="000000" w:themeColor="text1" w:themeTint="FF" w:themeShade="FF"/>
          <w:sz w:val="22"/>
          <w:szCs w:val="22"/>
        </w:rPr>
        <w:t xml:space="preserve">Choose </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all that </w:t>
      </w:r>
      <w:r w:rsidRPr="63CEF893" w:rsidR="5BF96D98">
        <w:rPr>
          <w:rFonts w:ascii="Calibri" w:hAnsi="Calibri" w:cs="Calibri" w:asciiTheme="majorAscii" w:hAnsiTheme="majorAscii" w:cstheme="majorAscii"/>
          <w:b w:val="1"/>
          <w:bCs w:val="1"/>
          <w:color w:val="000000" w:themeColor="text1" w:themeTint="FF" w:themeShade="FF"/>
          <w:sz w:val="22"/>
          <w:szCs w:val="22"/>
        </w:rPr>
        <w:t>apply</w:t>
      </w:r>
      <w:r w:rsidRPr="63CEF893" w:rsidR="5BF96D98">
        <w:rPr>
          <w:rFonts w:ascii="Calibri" w:hAnsi="Calibri" w:cs="Calibri" w:asciiTheme="majorAscii" w:hAnsiTheme="majorAscii" w:cstheme="majorAscii"/>
          <w:b w:val="1"/>
          <w:bCs w:val="1"/>
          <w:color w:val="000000" w:themeColor="text1" w:themeTint="FF" w:themeShade="FF"/>
          <w:sz w:val="22"/>
          <w:szCs w:val="22"/>
        </w:rPr>
        <w:t>.</w:t>
      </w:r>
    </w:p>
    <w:p w:rsidRPr="00EE4D0D" w:rsidR="5BF96D98" w:rsidP="63CEF893" w:rsidRDefault="5BF96D98" w14:paraId="3E2E1B1C" w14:textId="38FD4FB7">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5BF96D98">
        <w:rPr>
          <w:rFonts w:ascii="Calibri" w:hAnsi="Calibri" w:cs="Calibri" w:asciiTheme="majorAscii" w:hAnsiTheme="majorAscii" w:cstheme="majorAscii"/>
          <w:color w:val="000000" w:themeColor="text1" w:themeTint="FF" w:themeShade="FF"/>
          <w:sz w:val="22"/>
          <w:szCs w:val="22"/>
        </w:rPr>
        <w:t>nkle dorsiflexion</w:t>
      </w:r>
    </w:p>
    <w:p w:rsidRPr="00EE4D0D" w:rsidR="5BF96D98" w:rsidP="63CEF893" w:rsidRDefault="5BF96D98" w14:paraId="2058F7F6" w14:textId="12B0F417">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C</w:t>
      </w:r>
      <w:r w:rsidRPr="63CEF893" w:rsidR="5BF96D98">
        <w:rPr>
          <w:rFonts w:ascii="Calibri" w:hAnsi="Calibri" w:cs="Calibri" w:asciiTheme="majorAscii" w:hAnsiTheme="majorAscii" w:cstheme="majorAscii"/>
          <w:color w:val="000000" w:themeColor="text1" w:themeTint="FF" w:themeShade="FF"/>
          <w:sz w:val="22"/>
          <w:szCs w:val="22"/>
        </w:rPr>
        <w:t>ervical mobility</w:t>
      </w:r>
    </w:p>
    <w:p w:rsidRPr="00EE4D0D" w:rsidR="5BF96D98" w:rsidP="63CEF893" w:rsidRDefault="5BF96D98" w14:paraId="57406AED" w14:textId="5BD279F0">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S</w:t>
      </w:r>
      <w:r w:rsidRPr="63CEF893" w:rsidR="5BF96D98">
        <w:rPr>
          <w:rFonts w:ascii="Calibri" w:hAnsi="Calibri" w:cs="Calibri" w:asciiTheme="majorAscii" w:hAnsiTheme="majorAscii" w:cstheme="majorAscii"/>
          <w:color w:val="000000" w:themeColor="text1" w:themeTint="FF" w:themeShade="FF"/>
          <w:sz w:val="22"/>
          <w:szCs w:val="22"/>
        </w:rPr>
        <w:t>houlder range of motion</w:t>
      </w:r>
    </w:p>
    <w:p w:rsidRPr="00EE4D0D" w:rsidR="5BF96D98" w:rsidP="63CEF893" w:rsidRDefault="5BF96D98" w14:paraId="0607387F" w14:textId="5DE48C00">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W</w:t>
      </w:r>
      <w:r w:rsidRPr="63CEF893" w:rsidR="5BF96D98">
        <w:rPr>
          <w:rFonts w:ascii="Calibri" w:hAnsi="Calibri" w:cs="Calibri" w:asciiTheme="majorAscii" w:hAnsiTheme="majorAscii" w:cstheme="majorAscii"/>
          <w:color w:val="000000" w:themeColor="text1" w:themeTint="FF" w:themeShade="FF"/>
          <w:sz w:val="22"/>
          <w:szCs w:val="22"/>
        </w:rPr>
        <w:t>rist strength</w:t>
      </w:r>
    </w:p>
    <w:p w:rsidRPr="00EE4D0D" w:rsidR="5BF96D98" w:rsidP="63CEF893" w:rsidRDefault="5BF96D98" w14:paraId="4AF5AAFF" w14:textId="034EC41A">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5BF96D98">
        <w:rPr>
          <w:rFonts w:ascii="Calibri" w:hAnsi="Calibri" w:cs="Calibri" w:asciiTheme="majorAscii" w:hAnsiTheme="majorAscii" w:cstheme="majorAscii"/>
          <w:color w:val="000000" w:themeColor="text1" w:themeTint="FF" w:themeShade="FF"/>
          <w:sz w:val="22"/>
          <w:szCs w:val="22"/>
        </w:rPr>
        <w:t>atellar tracking</w:t>
      </w:r>
    </w:p>
    <w:p w:rsidRPr="00EE4D0D" w:rsidR="00EE4D0D" w:rsidP="00EE4D0D" w:rsidRDefault="00EE4D0D" w14:paraId="1CD2FA78" w14:textId="77777777">
      <w:pPr>
        <w:rPr>
          <w:rFonts w:asciiTheme="majorHAnsi" w:hAnsiTheme="majorHAnsi" w:cstheme="majorHAnsi"/>
          <w:color w:val="000000" w:themeColor="text1"/>
          <w:sz w:val="22"/>
          <w:szCs w:val="22"/>
        </w:rPr>
      </w:pPr>
    </w:p>
    <w:p w:rsidRPr="00EE4D0D" w:rsidR="5BF96D98" w:rsidP="00C11741" w:rsidRDefault="0DABD30F" w14:paraId="2DD587FA" w14:textId="73FD5658">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80</w:t>
      </w:r>
      <w:r w:rsidRPr="00EE4D0D" w:rsidR="5BF96D98">
        <w:rPr>
          <w:rFonts w:asciiTheme="majorHAnsi" w:hAnsiTheme="majorHAnsi" w:cstheme="majorHAnsi"/>
          <w:b/>
          <w:bCs/>
          <w:color w:val="000000" w:themeColor="text1"/>
          <w:sz w:val="22"/>
          <w:szCs w:val="22"/>
        </w:rPr>
        <w:t>. Match the source of ROM loss to the appropriate intervention.</w:t>
      </w:r>
    </w:p>
    <w:p w:rsidRPr="00EE4D0D" w:rsidR="5BF96D98" w:rsidP="63CEF893" w:rsidRDefault="5BF96D98" w14:paraId="56CFC65A" w14:textId="669A3B39">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5BF96D98">
        <w:rPr>
          <w:rFonts w:ascii="Calibri" w:hAnsi="Calibri" w:cs="Calibri" w:asciiTheme="majorAscii" w:hAnsiTheme="majorAscii" w:cstheme="majorAscii"/>
          <w:color w:val="000000" w:themeColor="text1" w:themeTint="FF" w:themeShade="FF"/>
          <w:sz w:val="22"/>
          <w:szCs w:val="22"/>
        </w:rPr>
        <w:t xml:space="preserve">rthrokinematic restriction = </w:t>
      </w:r>
      <w:r w:rsidRPr="63CEF893" w:rsidR="00B80447">
        <w:rPr>
          <w:rFonts w:ascii="Calibri" w:hAnsi="Calibri" w:cs="Calibri" w:asciiTheme="majorAscii" w:hAnsiTheme="majorAscii" w:cstheme="majorAscii"/>
          <w:color w:val="000000" w:themeColor="text1" w:themeTint="FF" w:themeShade="FF"/>
          <w:sz w:val="22"/>
          <w:szCs w:val="22"/>
        </w:rPr>
        <w:t>J</w:t>
      </w:r>
      <w:r w:rsidRPr="63CEF893" w:rsidR="5BF96D98">
        <w:rPr>
          <w:rFonts w:ascii="Calibri" w:hAnsi="Calibri" w:cs="Calibri" w:asciiTheme="majorAscii" w:hAnsiTheme="majorAscii" w:cstheme="majorAscii"/>
          <w:color w:val="000000" w:themeColor="text1" w:themeTint="FF" w:themeShade="FF"/>
          <w:sz w:val="22"/>
          <w:szCs w:val="22"/>
        </w:rPr>
        <w:t>oint mobilization</w:t>
      </w:r>
    </w:p>
    <w:p w:rsidRPr="00EE4D0D" w:rsidR="5BF96D98" w:rsidP="63CEF893" w:rsidRDefault="5BF96D98" w14:paraId="36396C86" w14:textId="3FF87A4D">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S</w:t>
      </w:r>
      <w:r w:rsidRPr="63CEF893" w:rsidR="5BF96D98">
        <w:rPr>
          <w:rFonts w:ascii="Calibri" w:hAnsi="Calibri" w:cs="Calibri" w:asciiTheme="majorAscii" w:hAnsiTheme="majorAscii" w:cstheme="majorAscii"/>
          <w:color w:val="000000" w:themeColor="text1" w:themeTint="FF" w:themeShade="FF"/>
          <w:sz w:val="22"/>
          <w:szCs w:val="22"/>
        </w:rPr>
        <w:t xml:space="preserve">tretch intolerance =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5BF96D98">
        <w:rPr>
          <w:rFonts w:ascii="Calibri" w:hAnsi="Calibri" w:cs="Calibri" w:asciiTheme="majorAscii" w:hAnsiTheme="majorAscii" w:cstheme="majorAscii"/>
          <w:color w:val="000000" w:themeColor="text1" w:themeTint="FF" w:themeShade="FF"/>
          <w:sz w:val="22"/>
          <w:szCs w:val="22"/>
        </w:rPr>
        <w:t>radual exposure/stretching</w:t>
      </w:r>
    </w:p>
    <w:p w:rsidRPr="00EE4D0D" w:rsidR="5BF96D98" w:rsidP="63CEF893" w:rsidRDefault="5BF96D98" w14:paraId="30DC703A" w14:textId="2507202D">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5BF96D98">
        <w:rPr>
          <w:rFonts w:ascii="Calibri" w:hAnsi="Calibri" w:cs="Calibri" w:asciiTheme="majorAscii" w:hAnsiTheme="majorAscii" w:cstheme="majorAscii"/>
          <w:color w:val="000000" w:themeColor="text1" w:themeTint="FF" w:themeShade="FF"/>
          <w:sz w:val="22"/>
          <w:szCs w:val="22"/>
        </w:rPr>
        <w:t xml:space="preserve">ffusion =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uscle activation and elevation</w:t>
      </w:r>
    </w:p>
    <w:p w:rsidRPr="00EE4D0D" w:rsidR="5BF96D98" w:rsidP="63CEF893" w:rsidRDefault="5BF96D98" w14:paraId="3D5D9376" w14:textId="76BE1D53">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5BF96D98">
        <w:rPr>
          <w:rFonts w:ascii="Calibri" w:hAnsi="Calibri" w:cs="Calibri" w:asciiTheme="majorAscii" w:hAnsiTheme="majorAscii" w:cstheme="majorAscii"/>
          <w:color w:val="000000" w:themeColor="text1" w:themeTint="FF" w:themeShade="FF"/>
          <w:sz w:val="22"/>
          <w:szCs w:val="22"/>
        </w:rPr>
        <w:t xml:space="preserve">dhesive capsulitis = </w:t>
      </w:r>
      <w:r w:rsidRPr="63CEF893" w:rsidR="00B80447">
        <w:rPr>
          <w:rFonts w:ascii="Calibri" w:hAnsi="Calibri" w:cs="Calibri" w:asciiTheme="majorAscii" w:hAnsiTheme="majorAscii" w:cstheme="majorAscii"/>
          <w:color w:val="000000" w:themeColor="text1" w:themeTint="FF" w:themeShade="FF"/>
          <w:sz w:val="22"/>
          <w:szCs w:val="22"/>
        </w:rPr>
        <w:t>L</w:t>
      </w:r>
      <w:r w:rsidRPr="63CEF893" w:rsidR="5BF96D98">
        <w:rPr>
          <w:rFonts w:ascii="Calibri" w:hAnsi="Calibri" w:cs="Calibri" w:asciiTheme="majorAscii" w:hAnsiTheme="majorAscii" w:cstheme="majorAscii"/>
          <w:color w:val="000000" w:themeColor="text1" w:themeTint="FF" w:themeShade="FF"/>
          <w:sz w:val="22"/>
          <w:szCs w:val="22"/>
        </w:rPr>
        <w:t>ong-term manual therapy and ROM</w:t>
      </w:r>
    </w:p>
    <w:p w:rsidRPr="00EE4D0D" w:rsidR="00EE4D0D" w:rsidP="00EE4D0D" w:rsidRDefault="00EE4D0D" w14:paraId="0127214C" w14:textId="77777777">
      <w:pPr>
        <w:rPr>
          <w:rFonts w:asciiTheme="majorHAnsi" w:hAnsiTheme="majorHAnsi" w:cstheme="majorHAnsi"/>
          <w:color w:val="000000" w:themeColor="text1"/>
          <w:sz w:val="22"/>
          <w:szCs w:val="22"/>
        </w:rPr>
      </w:pPr>
    </w:p>
    <w:p w:rsidRPr="00EE4D0D" w:rsidR="5BF96D98" w:rsidP="00C11741" w:rsidRDefault="739B8970" w14:paraId="2682B698" w14:textId="09A7BE40">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81</w:t>
      </w:r>
      <w:r w:rsidRPr="00EE4D0D" w:rsidR="5BF96D98">
        <w:rPr>
          <w:rFonts w:asciiTheme="majorHAnsi" w:hAnsiTheme="majorHAnsi" w:cstheme="majorHAnsi"/>
          <w:b/>
          <w:bCs/>
          <w:color w:val="000000" w:themeColor="text1"/>
          <w:sz w:val="22"/>
          <w:szCs w:val="22"/>
        </w:rPr>
        <w:t>. Which manual therapy technique would be the most appropriate for a patient with high irritability and poor tolerance for palpation?</w:t>
      </w:r>
    </w:p>
    <w:p w:rsidRPr="00EE4D0D" w:rsidR="5BF96D98" w:rsidP="63CEF893" w:rsidRDefault="5BF96D98" w14:paraId="4211ACFA" w14:textId="4DBDB432">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I</w:t>
      </w:r>
      <w:r w:rsidRPr="63CEF893" w:rsidR="5BF96D98">
        <w:rPr>
          <w:rFonts w:ascii="Calibri" w:hAnsi="Calibri" w:cs="Calibri" w:asciiTheme="majorAscii" w:hAnsiTheme="majorAscii" w:cstheme="majorAscii"/>
          <w:color w:val="000000" w:themeColor="text1" w:themeTint="FF" w:themeShade="FF"/>
          <w:sz w:val="22"/>
          <w:szCs w:val="22"/>
        </w:rPr>
        <w:t>nstrument-assisted soft tissue mobilization</w:t>
      </w:r>
    </w:p>
    <w:p w:rsidRPr="00EE4D0D" w:rsidR="5BF96D98" w:rsidP="63CEF893" w:rsidRDefault="5BF96D98" w14:paraId="66880E73" w14:textId="01437C77">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D</w:t>
      </w:r>
      <w:r w:rsidRPr="63CEF893" w:rsidR="5BF96D98">
        <w:rPr>
          <w:rFonts w:ascii="Calibri" w:hAnsi="Calibri" w:cs="Calibri" w:asciiTheme="majorAscii" w:hAnsiTheme="majorAscii" w:cstheme="majorAscii"/>
          <w:color w:val="000000" w:themeColor="text1" w:themeTint="FF" w:themeShade="FF"/>
          <w:sz w:val="22"/>
          <w:szCs w:val="22"/>
        </w:rPr>
        <w:t>eep tissue massage</w:t>
      </w:r>
    </w:p>
    <w:p w:rsidRPr="00EE4D0D" w:rsidR="5BF96D98" w:rsidP="63CEF893" w:rsidRDefault="5BF96D98" w14:paraId="57D335F3" w14:textId="102AF509">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S</w:t>
      </w:r>
      <w:r w:rsidRPr="63CEF893" w:rsidR="5BF96D98">
        <w:rPr>
          <w:rFonts w:ascii="Calibri" w:hAnsi="Calibri" w:cs="Calibri" w:asciiTheme="majorAscii" w:hAnsiTheme="majorAscii" w:cstheme="majorAscii"/>
          <w:color w:val="000000" w:themeColor="text1" w:themeTint="FF" w:themeShade="FF"/>
          <w:sz w:val="22"/>
          <w:szCs w:val="22"/>
        </w:rPr>
        <w:t>train–</w:t>
      </w:r>
      <w:r w:rsidRPr="63CEF893" w:rsidR="5BF96D98">
        <w:rPr>
          <w:rFonts w:ascii="Calibri" w:hAnsi="Calibri" w:cs="Calibri" w:asciiTheme="majorAscii" w:hAnsiTheme="majorAscii" w:cstheme="majorAscii"/>
          <w:color w:val="000000" w:themeColor="text1" w:themeTint="FF" w:themeShade="FF"/>
          <w:sz w:val="22"/>
          <w:szCs w:val="22"/>
        </w:rPr>
        <w:t>counterstrain</w:t>
      </w:r>
    </w:p>
    <w:p w:rsidRPr="00EE4D0D" w:rsidR="5BF96D98" w:rsidP="63CEF893" w:rsidRDefault="5BF96D98" w14:paraId="0F6C5DE7" w14:textId="2C17452C">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J</w:t>
      </w:r>
      <w:r w:rsidRPr="63CEF893" w:rsidR="5BF96D98">
        <w:rPr>
          <w:rFonts w:ascii="Calibri" w:hAnsi="Calibri" w:cs="Calibri" w:asciiTheme="majorAscii" w:hAnsiTheme="majorAscii" w:cstheme="majorAscii"/>
          <w:color w:val="000000" w:themeColor="text1" w:themeTint="FF" w:themeShade="FF"/>
          <w:sz w:val="22"/>
          <w:szCs w:val="22"/>
        </w:rPr>
        <w:t>oint mobilization grade 4</w:t>
      </w:r>
    </w:p>
    <w:p w:rsidRPr="00EE4D0D" w:rsidR="5BF96D98" w:rsidP="63CEF893" w:rsidRDefault="5BF96D98" w14:paraId="50CF940D" w14:textId="4818F3CA">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obilization with movement</w:t>
      </w:r>
    </w:p>
    <w:p w:rsidRPr="00EE4D0D" w:rsidR="00EE4D0D" w:rsidP="00EE4D0D" w:rsidRDefault="00EE4D0D" w14:paraId="5DCE27EC" w14:textId="77777777">
      <w:pPr>
        <w:rPr>
          <w:rFonts w:asciiTheme="majorHAnsi" w:hAnsiTheme="majorHAnsi" w:cstheme="majorHAnsi"/>
          <w:color w:val="000000" w:themeColor="text1"/>
          <w:sz w:val="22"/>
          <w:szCs w:val="22"/>
        </w:rPr>
      </w:pPr>
    </w:p>
    <w:p w:rsidRPr="00EE4D0D" w:rsidR="5BF96D98" w:rsidP="63CEF893" w:rsidRDefault="5BF96D98" w14:paraId="6C2FDA1A" w14:textId="1B1E7CC2">
      <w:pPr>
        <w:spacing w:after="120"/>
        <w:rPr>
          <w:rFonts w:ascii="Calibri" w:hAnsi="Calibri" w:cs="Calibri" w:asciiTheme="majorAscii" w:hAnsiTheme="majorAscii" w:cstheme="majorAscii"/>
          <w:b w:val="1"/>
          <w:bCs w:val="1"/>
          <w:color w:val="000000" w:themeColor="text1"/>
          <w:sz w:val="22"/>
          <w:szCs w:val="22"/>
        </w:rPr>
      </w:pPr>
      <w:r w:rsidRPr="63CEF893" w:rsidR="27E2539F">
        <w:rPr>
          <w:rFonts w:ascii="Calibri" w:hAnsi="Calibri" w:cs="Calibri" w:asciiTheme="majorAscii" w:hAnsiTheme="majorAscii" w:cstheme="majorAscii"/>
          <w:b w:val="1"/>
          <w:bCs w:val="1"/>
          <w:color w:val="000000" w:themeColor="text1" w:themeTint="FF" w:themeShade="FF"/>
          <w:sz w:val="22"/>
          <w:szCs w:val="22"/>
        </w:rPr>
        <w:t>82</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A 58-year-old with postoperative knee stiffness presents for care. There </w:t>
      </w:r>
      <w:r w:rsidRPr="63CEF893" w:rsidR="5BF96D98">
        <w:rPr>
          <w:rFonts w:ascii="Calibri" w:hAnsi="Calibri" w:cs="Calibri" w:asciiTheme="majorAscii" w:hAnsiTheme="majorAscii" w:cstheme="majorAscii"/>
          <w:b w:val="1"/>
          <w:bCs w:val="1"/>
          <w:color w:val="000000" w:themeColor="text1" w:themeTint="FF" w:themeShade="FF"/>
          <w:sz w:val="22"/>
          <w:szCs w:val="22"/>
        </w:rPr>
        <w:t>is</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a capsular end feel and minimal swelling. Which intervention is most </w:t>
      </w:r>
      <w:r w:rsidRPr="63CEF893" w:rsidR="5BF96D98">
        <w:rPr>
          <w:rFonts w:ascii="Calibri" w:hAnsi="Calibri" w:cs="Calibri" w:asciiTheme="majorAscii" w:hAnsiTheme="majorAscii" w:cstheme="majorAscii"/>
          <w:b w:val="1"/>
          <w:bCs w:val="1"/>
          <w:color w:val="000000" w:themeColor="text1" w:themeTint="FF" w:themeShade="FF"/>
          <w:sz w:val="22"/>
          <w:szCs w:val="22"/>
        </w:rPr>
        <w:t>appropriate to</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w:t>
      </w:r>
      <w:r w:rsidRPr="63CEF893" w:rsidR="5BF96D98">
        <w:rPr>
          <w:rFonts w:ascii="Calibri" w:hAnsi="Calibri" w:cs="Calibri" w:asciiTheme="majorAscii" w:hAnsiTheme="majorAscii" w:cstheme="majorAscii"/>
          <w:b w:val="1"/>
          <w:bCs w:val="1"/>
          <w:color w:val="000000" w:themeColor="text1" w:themeTint="FF" w:themeShade="FF"/>
          <w:sz w:val="22"/>
          <w:szCs w:val="22"/>
        </w:rPr>
        <w:t>initiate</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treatment?</w:t>
      </w:r>
    </w:p>
    <w:p w:rsidRPr="00EE4D0D" w:rsidR="5BF96D98" w:rsidP="63CEF893" w:rsidRDefault="5BF96D98" w14:paraId="401B1B15" w14:textId="6BECA4D0">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S</w:t>
      </w:r>
      <w:r w:rsidRPr="63CEF893" w:rsidR="5BF96D98">
        <w:rPr>
          <w:rFonts w:ascii="Calibri" w:hAnsi="Calibri" w:cs="Calibri" w:asciiTheme="majorAscii" w:hAnsiTheme="majorAscii" w:cstheme="majorAscii"/>
          <w:color w:val="000000" w:themeColor="text1" w:themeTint="FF" w:themeShade="FF"/>
          <w:sz w:val="22"/>
          <w:szCs w:val="22"/>
        </w:rPr>
        <w:t>train–</w:t>
      </w:r>
      <w:r w:rsidRPr="63CEF893" w:rsidR="5BF96D98">
        <w:rPr>
          <w:rFonts w:ascii="Calibri" w:hAnsi="Calibri" w:cs="Calibri" w:asciiTheme="majorAscii" w:hAnsiTheme="majorAscii" w:cstheme="majorAscii"/>
          <w:color w:val="000000" w:themeColor="text1" w:themeTint="FF" w:themeShade="FF"/>
          <w:sz w:val="22"/>
          <w:szCs w:val="22"/>
        </w:rPr>
        <w:t>counterstrain</w:t>
      </w:r>
    </w:p>
    <w:p w:rsidRPr="00EE4D0D" w:rsidR="5BF96D98" w:rsidP="63CEF893" w:rsidRDefault="5BF96D98" w14:paraId="5D8CD49C" w14:textId="05D1042B">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J</w:t>
      </w:r>
      <w:r w:rsidRPr="63CEF893" w:rsidR="5BF96D98">
        <w:rPr>
          <w:rFonts w:ascii="Calibri" w:hAnsi="Calibri" w:cs="Calibri" w:asciiTheme="majorAscii" w:hAnsiTheme="majorAscii" w:cstheme="majorAscii"/>
          <w:color w:val="000000" w:themeColor="text1" w:themeTint="FF" w:themeShade="FF"/>
          <w:sz w:val="22"/>
          <w:szCs w:val="22"/>
        </w:rPr>
        <w:t>oint mobilization grade 3</w:t>
      </w:r>
    </w:p>
    <w:p w:rsidRPr="00EE4D0D" w:rsidR="5BF96D98" w:rsidP="63CEF893" w:rsidRDefault="5BF96D98" w14:paraId="50E203D1" w14:textId="6587CFB1">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D</w:t>
      </w:r>
      <w:r w:rsidRPr="63CEF893" w:rsidR="5BF96D98">
        <w:rPr>
          <w:rFonts w:ascii="Calibri" w:hAnsi="Calibri" w:cs="Calibri" w:asciiTheme="majorAscii" w:hAnsiTheme="majorAscii" w:cstheme="majorAscii"/>
          <w:color w:val="000000" w:themeColor="text1" w:themeTint="FF" w:themeShade="FF"/>
          <w:sz w:val="22"/>
          <w:szCs w:val="22"/>
        </w:rPr>
        <w:t>eep tissue massage</w:t>
      </w:r>
    </w:p>
    <w:p w:rsidRPr="00EE4D0D" w:rsidR="5BF96D98" w:rsidP="63CEF893" w:rsidRDefault="5BF96D98" w14:paraId="24F8DFCE" w14:textId="326FC605">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yofascial release with trigger point compression</w:t>
      </w:r>
    </w:p>
    <w:p w:rsidRPr="00EE4D0D" w:rsidR="5BF96D98" w:rsidP="63CEF893" w:rsidRDefault="5BF96D98" w14:paraId="2A76B714" w14:textId="25C52033">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5BF96D98">
        <w:rPr>
          <w:rFonts w:ascii="Calibri" w:hAnsi="Calibri" w:cs="Calibri" w:asciiTheme="majorAscii" w:hAnsiTheme="majorAscii" w:cstheme="majorAscii"/>
          <w:color w:val="000000" w:themeColor="text1" w:themeTint="FF" w:themeShade="FF"/>
          <w:sz w:val="22"/>
          <w:szCs w:val="22"/>
        </w:rPr>
        <w:t>ransverse friction massage</w:t>
      </w:r>
    </w:p>
    <w:p w:rsidRPr="00EE4D0D" w:rsidR="5BF96D98" w:rsidP="63CEF893" w:rsidRDefault="5BF96D98" w14:paraId="4591BA6E" w14:textId="4078A6A3">
      <w:pPr>
        <w:rPr>
          <w:rFonts w:ascii="Calibri" w:hAnsi="Calibri" w:cs="Calibri" w:asciiTheme="majorAscii" w:hAnsiTheme="majorAscii" w:cstheme="majorAscii"/>
          <w:color w:val="000000" w:themeColor="text1"/>
          <w:sz w:val="22"/>
          <w:szCs w:val="22"/>
        </w:rPr>
      </w:pPr>
    </w:p>
    <w:p w:rsidRPr="00EE4D0D" w:rsidR="5BF96D98" w:rsidP="00C11741" w:rsidRDefault="3FFE712C" w14:paraId="6B53C8A9" w14:textId="6513F55F">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83</w:t>
      </w:r>
      <w:r w:rsidRPr="00EE4D0D" w:rsidR="5BF96D98">
        <w:rPr>
          <w:rFonts w:asciiTheme="majorHAnsi" w:hAnsiTheme="majorHAnsi" w:cstheme="majorHAnsi"/>
          <w:b/>
          <w:bCs/>
          <w:color w:val="000000" w:themeColor="text1"/>
          <w:sz w:val="22"/>
          <w:szCs w:val="22"/>
        </w:rPr>
        <w:t>. A patient with Marfan’s syndrome presents with limited cervical rotation. What is the best approach?</w:t>
      </w:r>
    </w:p>
    <w:p w:rsidRPr="00EE4D0D" w:rsidR="5BF96D98" w:rsidP="63CEF893" w:rsidRDefault="5BF96D98" w14:paraId="6FD6E605" w14:textId="07793419">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5BF96D98">
        <w:rPr>
          <w:rFonts w:ascii="Calibri" w:hAnsi="Calibri" w:cs="Calibri" w:asciiTheme="majorAscii" w:hAnsiTheme="majorAscii" w:cstheme="majorAscii"/>
          <w:color w:val="000000" w:themeColor="text1" w:themeTint="FF" w:themeShade="FF"/>
          <w:sz w:val="22"/>
          <w:szCs w:val="22"/>
        </w:rPr>
        <w:t>rade 5 cervical mobilization</w:t>
      </w:r>
    </w:p>
    <w:p w:rsidRPr="00EE4D0D" w:rsidR="5BF96D98" w:rsidP="63CEF893" w:rsidRDefault="5BF96D98" w14:paraId="4CBF3131" w14:textId="356A94DA">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obilization with movement</w:t>
      </w:r>
    </w:p>
    <w:p w:rsidRPr="00EE4D0D" w:rsidR="5BF96D98" w:rsidP="63CEF893" w:rsidRDefault="5BF96D98" w14:paraId="240A8DB6" w14:textId="66E8ACBF">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uscle energy technique</w:t>
      </w:r>
    </w:p>
    <w:p w:rsidRPr="00EE4D0D" w:rsidR="5BF96D98" w:rsidP="63CEF893" w:rsidRDefault="5BF96D98" w14:paraId="5221CD2C" w14:textId="46820E7A">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E</w:t>
      </w:r>
      <w:r w:rsidRPr="63CEF893" w:rsidR="5BF96D98">
        <w:rPr>
          <w:rFonts w:ascii="Calibri" w:hAnsi="Calibri" w:cs="Calibri" w:asciiTheme="majorAscii" w:hAnsiTheme="majorAscii" w:cstheme="majorAscii"/>
          <w:color w:val="000000" w:themeColor="text1" w:themeTint="FF" w:themeShade="FF"/>
          <w:sz w:val="22"/>
          <w:szCs w:val="22"/>
        </w:rPr>
        <w:t>xercise caution with joint mobilization due to risk of instability</w:t>
      </w:r>
    </w:p>
    <w:p w:rsidRPr="00EE4D0D" w:rsidR="5BF96D98" w:rsidP="63CEF893" w:rsidRDefault="5BF96D98" w14:paraId="4890ADDF" w14:textId="1E21470C">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C</w:t>
      </w:r>
      <w:r w:rsidRPr="63CEF893" w:rsidR="5BF96D98">
        <w:rPr>
          <w:rFonts w:ascii="Calibri" w:hAnsi="Calibri" w:cs="Calibri" w:asciiTheme="majorAscii" w:hAnsiTheme="majorAscii" w:cstheme="majorAscii"/>
          <w:color w:val="000000" w:themeColor="text1" w:themeTint="FF" w:themeShade="FF"/>
          <w:sz w:val="22"/>
          <w:szCs w:val="22"/>
        </w:rPr>
        <w:t>ervical thrust manipulation</w:t>
      </w:r>
    </w:p>
    <w:p w:rsidRPr="00EE4D0D" w:rsidR="00EE4D0D" w:rsidP="00EE4D0D" w:rsidRDefault="00EE4D0D" w14:paraId="150A3A99" w14:textId="77777777">
      <w:pPr>
        <w:rPr>
          <w:rFonts w:asciiTheme="majorHAnsi" w:hAnsiTheme="majorHAnsi" w:cstheme="majorHAnsi"/>
          <w:color w:val="000000" w:themeColor="text1"/>
          <w:sz w:val="22"/>
          <w:szCs w:val="22"/>
        </w:rPr>
      </w:pPr>
    </w:p>
    <w:p w:rsidRPr="00EE4D0D" w:rsidR="5BF96D98" w:rsidP="00C11741" w:rsidRDefault="40BCCB00" w14:paraId="69BEFBD4" w14:textId="3B9AF7CB">
      <w:pPr>
        <w:spacing w:after="120"/>
        <w:rPr>
          <w:rFonts w:asciiTheme="majorHAnsi" w:hAnsiTheme="majorHAnsi" w:cstheme="majorHAnsi"/>
          <w:b/>
          <w:bCs/>
          <w:color w:val="000000" w:themeColor="text1"/>
          <w:sz w:val="22"/>
          <w:szCs w:val="22"/>
        </w:rPr>
      </w:pPr>
      <w:r w:rsidRPr="00EE4D0D">
        <w:rPr>
          <w:rFonts w:asciiTheme="majorHAnsi" w:hAnsiTheme="majorHAnsi" w:cstheme="majorHAnsi"/>
          <w:b/>
          <w:bCs/>
          <w:color w:val="000000" w:themeColor="text1"/>
          <w:sz w:val="22"/>
          <w:szCs w:val="22"/>
        </w:rPr>
        <w:t>84</w:t>
      </w:r>
      <w:r w:rsidRPr="00EE4D0D" w:rsidR="5BF96D98">
        <w:rPr>
          <w:rFonts w:asciiTheme="majorHAnsi" w:hAnsiTheme="majorHAnsi" w:cstheme="majorHAnsi"/>
          <w:b/>
          <w:bCs/>
          <w:color w:val="000000" w:themeColor="text1"/>
          <w:sz w:val="22"/>
          <w:szCs w:val="22"/>
        </w:rPr>
        <w:t>. A 40-year-old runner presents with medial tibial pain. On examination, there’s tenderness over the tibialis posterior, limited ankle dorsiflexion, and a firm end feel. Which manual therapy techniques would best support recovery?</w:t>
      </w:r>
    </w:p>
    <w:p w:rsidRPr="00EE4D0D" w:rsidR="5BF96D98" w:rsidP="63CEF893" w:rsidRDefault="5BF96D98" w14:paraId="7A9F19E1" w14:textId="0E9CDE6B">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yofascial release to tibialis posterior</w:t>
      </w:r>
    </w:p>
    <w:p w:rsidRPr="00EE4D0D" w:rsidR="5BF96D98" w:rsidP="63CEF893" w:rsidRDefault="5BF96D98" w14:paraId="434DD837" w14:textId="5899C628">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5BF96D98">
        <w:rPr>
          <w:rFonts w:ascii="Calibri" w:hAnsi="Calibri" w:cs="Calibri" w:asciiTheme="majorAscii" w:hAnsiTheme="majorAscii" w:cstheme="majorAscii"/>
          <w:color w:val="000000" w:themeColor="text1" w:themeTint="FF" w:themeShade="FF"/>
          <w:sz w:val="22"/>
          <w:szCs w:val="22"/>
        </w:rPr>
        <w:t>rade 3 ankle mobilization</w:t>
      </w:r>
    </w:p>
    <w:p w:rsidRPr="00EE4D0D" w:rsidR="5BF96D98" w:rsidP="63CEF893" w:rsidRDefault="5BF96D98" w14:paraId="571CEC2D" w14:textId="0D791929">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C</w:t>
      </w:r>
      <w:r w:rsidRPr="63CEF893" w:rsidR="5BF96D98">
        <w:rPr>
          <w:rFonts w:ascii="Calibri" w:hAnsi="Calibri" w:cs="Calibri" w:asciiTheme="majorAscii" w:hAnsiTheme="majorAscii" w:cstheme="majorAscii"/>
          <w:color w:val="000000" w:themeColor="text1" w:themeTint="FF" w:themeShade="FF"/>
          <w:sz w:val="22"/>
          <w:szCs w:val="22"/>
        </w:rPr>
        <w:t>ervical traction</w:t>
      </w:r>
    </w:p>
    <w:p w:rsidRPr="00EE4D0D" w:rsidR="5BF96D98" w:rsidP="63CEF893" w:rsidRDefault="5BF96D98" w14:paraId="7A7E62D9" w14:textId="0D121611">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5BF96D98">
        <w:rPr>
          <w:rFonts w:ascii="Calibri" w:hAnsi="Calibri" w:cs="Calibri" w:asciiTheme="majorAscii" w:hAnsiTheme="majorAscii" w:cstheme="majorAscii"/>
          <w:color w:val="000000" w:themeColor="text1" w:themeTint="FF" w:themeShade="FF"/>
          <w:sz w:val="22"/>
          <w:szCs w:val="22"/>
        </w:rPr>
        <w:t>rade 1 shoulder distraction</w:t>
      </w:r>
    </w:p>
    <w:p w:rsidRPr="00EE4D0D" w:rsidR="5BF96D98" w:rsidP="63CEF893" w:rsidRDefault="5BF96D98" w14:paraId="50227DBA" w14:textId="5305AAA9">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T</w:t>
      </w:r>
      <w:r w:rsidRPr="63CEF893" w:rsidR="5BF96D98">
        <w:rPr>
          <w:rFonts w:ascii="Calibri" w:hAnsi="Calibri" w:cs="Calibri" w:asciiTheme="majorAscii" w:hAnsiTheme="majorAscii" w:cstheme="majorAscii"/>
          <w:color w:val="000000" w:themeColor="text1" w:themeTint="FF" w:themeShade="FF"/>
          <w:sz w:val="22"/>
          <w:szCs w:val="22"/>
        </w:rPr>
        <w:t>rigger point pressure to trapezius</w:t>
      </w:r>
    </w:p>
    <w:p w:rsidRPr="00EE4D0D" w:rsidR="00EE4D0D" w:rsidP="00EE4D0D" w:rsidRDefault="00EE4D0D" w14:paraId="1B3E099A" w14:textId="77777777">
      <w:pPr>
        <w:rPr>
          <w:rFonts w:asciiTheme="majorHAnsi" w:hAnsiTheme="majorHAnsi" w:cstheme="majorHAnsi"/>
          <w:color w:val="000000" w:themeColor="text1"/>
          <w:sz w:val="22"/>
          <w:szCs w:val="22"/>
        </w:rPr>
      </w:pPr>
    </w:p>
    <w:p w:rsidRPr="00EE4D0D" w:rsidR="5BF96D98" w:rsidP="63CEF893" w:rsidRDefault="062E1475" w14:paraId="72418D6E" w14:textId="5E79B1D1">
      <w:pPr>
        <w:spacing w:after="120"/>
        <w:rPr>
          <w:rFonts w:ascii="Calibri" w:hAnsi="Calibri" w:cs="Calibri" w:asciiTheme="majorAscii" w:hAnsiTheme="majorAscii" w:cstheme="majorAscii"/>
          <w:b w:val="1"/>
          <w:bCs w:val="1"/>
          <w:color w:val="000000" w:themeColor="text1"/>
          <w:sz w:val="22"/>
          <w:szCs w:val="22"/>
        </w:rPr>
      </w:pPr>
      <w:r w:rsidRPr="63CEF893" w:rsidR="062E1475">
        <w:rPr>
          <w:rFonts w:ascii="Calibri" w:hAnsi="Calibri" w:cs="Calibri" w:asciiTheme="majorAscii" w:hAnsiTheme="majorAscii" w:cstheme="majorAscii"/>
          <w:b w:val="1"/>
          <w:bCs w:val="1"/>
          <w:color w:val="000000" w:themeColor="text1" w:themeTint="FF" w:themeShade="FF"/>
          <w:sz w:val="22"/>
          <w:szCs w:val="22"/>
        </w:rPr>
        <w:t>85</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A 72-year-old patient with a history of osteoporosis </w:t>
      </w:r>
      <w:r w:rsidRPr="63CEF893" w:rsidR="5BF96D98">
        <w:rPr>
          <w:rFonts w:ascii="Calibri" w:hAnsi="Calibri" w:cs="Calibri" w:asciiTheme="majorAscii" w:hAnsiTheme="majorAscii" w:cstheme="majorAscii"/>
          <w:b w:val="1"/>
          <w:bCs w:val="1"/>
          <w:color w:val="000000" w:themeColor="text1" w:themeTint="FF" w:themeShade="FF"/>
          <w:sz w:val="22"/>
          <w:szCs w:val="22"/>
        </w:rPr>
        <w:t>presents with</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mild thoracic kyphosis and generalized back tension. Which manual therapy technique would be </w:t>
      </w:r>
      <w:r w:rsidRPr="63CEF893" w:rsidR="00FB3FCF">
        <w:rPr>
          <w:rFonts w:ascii="Calibri" w:hAnsi="Calibri" w:cs="Calibri" w:asciiTheme="majorAscii" w:hAnsiTheme="majorAscii" w:cstheme="majorAscii"/>
          <w:b w:val="1"/>
          <w:bCs w:val="1"/>
          <w:color w:val="000000" w:themeColor="text1" w:themeTint="FF" w:themeShade="FF"/>
          <w:sz w:val="22"/>
          <w:szCs w:val="22"/>
        </w:rPr>
        <w:t xml:space="preserve">the </w:t>
      </w:r>
      <w:r w:rsidRPr="63CEF893" w:rsidR="5BF96D98">
        <w:rPr>
          <w:rFonts w:ascii="Calibri" w:hAnsi="Calibri" w:cs="Calibri" w:asciiTheme="majorAscii" w:hAnsiTheme="majorAscii" w:cstheme="majorAscii"/>
          <w:b w:val="1"/>
          <w:bCs w:val="1"/>
          <w:color w:val="000000" w:themeColor="text1" w:themeTint="FF" w:themeShade="FF"/>
          <w:sz w:val="22"/>
          <w:szCs w:val="22"/>
        </w:rPr>
        <w:t>safest?</w:t>
      </w:r>
    </w:p>
    <w:p w:rsidRPr="00EE4D0D" w:rsidR="5BF96D98" w:rsidP="63CEF893" w:rsidRDefault="5BF96D98" w14:paraId="28CFF8A0" w14:textId="25D81839">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5BF96D98">
        <w:rPr>
          <w:rFonts w:ascii="Calibri" w:hAnsi="Calibri" w:cs="Calibri" w:asciiTheme="majorAscii" w:hAnsiTheme="majorAscii" w:cstheme="majorAscii"/>
          <w:color w:val="000000" w:themeColor="text1" w:themeTint="FF" w:themeShade="FF"/>
          <w:sz w:val="22"/>
          <w:szCs w:val="22"/>
        </w:rPr>
        <w:t>rade 4 mobilization to thoracic spine</w:t>
      </w:r>
    </w:p>
    <w:p w:rsidRPr="00EE4D0D" w:rsidR="5BF96D98" w:rsidP="63CEF893" w:rsidRDefault="5BF96D98" w14:paraId="57DB2B5E" w14:textId="3E38603C">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FB3FCF">
        <w:rPr>
          <w:rFonts w:ascii="Calibri" w:hAnsi="Calibri" w:cs="Calibri" w:asciiTheme="majorAscii" w:hAnsiTheme="majorAscii" w:cstheme="majorAscii"/>
          <w:color w:val="000000" w:themeColor="text1" w:themeTint="FF" w:themeShade="FF"/>
          <w:sz w:val="22"/>
          <w:szCs w:val="22"/>
        </w:rPr>
        <w:t>L</w:t>
      </w:r>
      <w:r w:rsidRPr="63CEF893" w:rsidR="5BF96D98">
        <w:rPr>
          <w:rFonts w:ascii="Calibri" w:hAnsi="Calibri" w:cs="Calibri" w:asciiTheme="majorAscii" w:hAnsiTheme="majorAscii" w:cstheme="majorAscii"/>
          <w:color w:val="000000" w:themeColor="text1" w:themeTint="FF" w:themeShade="FF"/>
          <w:sz w:val="22"/>
          <w:szCs w:val="22"/>
        </w:rPr>
        <w:t>ight massage or strain–counterstain</w:t>
      </w:r>
    </w:p>
    <w:p w:rsidRPr="00EE4D0D" w:rsidR="5BF96D98" w:rsidP="63CEF893" w:rsidRDefault="5BF96D98" w14:paraId="569E5CC8" w14:textId="1F79044B">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uscle energy with resistance</w:t>
      </w:r>
    </w:p>
    <w:p w:rsidRPr="00EE4D0D" w:rsidR="5BF96D98" w:rsidP="63CEF893" w:rsidRDefault="5BF96D98" w14:paraId="2CEFD086" w14:textId="56B474C3">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G</w:t>
      </w:r>
      <w:r w:rsidRPr="63CEF893" w:rsidR="5BF96D98">
        <w:rPr>
          <w:rFonts w:ascii="Calibri" w:hAnsi="Calibri" w:cs="Calibri" w:asciiTheme="majorAscii" w:hAnsiTheme="majorAscii" w:cstheme="majorAscii"/>
          <w:color w:val="000000" w:themeColor="text1" w:themeTint="FF" w:themeShade="FF"/>
          <w:sz w:val="22"/>
          <w:szCs w:val="22"/>
        </w:rPr>
        <w:t xml:space="preserve">rade 5 </w:t>
      </w:r>
      <w:r w:rsidRPr="63CEF893" w:rsidR="5BF96D98">
        <w:rPr>
          <w:rFonts w:ascii="Calibri" w:hAnsi="Calibri" w:cs="Calibri" w:asciiTheme="majorAscii" w:hAnsiTheme="majorAscii" w:cstheme="majorAscii"/>
          <w:color w:val="000000" w:themeColor="text1" w:themeTint="FF" w:themeShade="FF"/>
          <w:sz w:val="22"/>
          <w:szCs w:val="22"/>
        </w:rPr>
        <w:t>high-velocity</w:t>
      </w:r>
      <w:r w:rsidRPr="63CEF893" w:rsidR="5BF96D98">
        <w:rPr>
          <w:rFonts w:ascii="Calibri" w:hAnsi="Calibri" w:cs="Calibri" w:asciiTheme="majorAscii" w:hAnsiTheme="majorAscii" w:cstheme="majorAscii"/>
          <w:color w:val="000000" w:themeColor="text1" w:themeTint="FF" w:themeShade="FF"/>
          <w:sz w:val="22"/>
          <w:szCs w:val="22"/>
        </w:rPr>
        <w:t xml:space="preserve"> thrust</w:t>
      </w:r>
    </w:p>
    <w:p w:rsidRPr="00EE4D0D" w:rsidR="5BF96D98" w:rsidP="63CEF893" w:rsidRDefault="5BF96D98" w14:paraId="49E5B549" w14:textId="74FED511">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M</w:t>
      </w:r>
      <w:r w:rsidRPr="63CEF893" w:rsidR="5BF96D98">
        <w:rPr>
          <w:rFonts w:ascii="Calibri" w:hAnsi="Calibri" w:cs="Calibri" w:asciiTheme="majorAscii" w:hAnsiTheme="majorAscii" w:cstheme="majorAscii"/>
          <w:color w:val="000000" w:themeColor="text1" w:themeTint="FF" w:themeShade="FF"/>
          <w:sz w:val="22"/>
          <w:szCs w:val="22"/>
        </w:rPr>
        <w:t>yofascial release with heavy pressure</w:t>
      </w:r>
    </w:p>
    <w:p w:rsidRPr="00EE4D0D" w:rsidR="2E5DE384" w:rsidP="00EE4D0D" w:rsidRDefault="2E5DE384" w14:paraId="765DB02F" w14:textId="71E32A48">
      <w:pPr>
        <w:rPr>
          <w:rFonts w:asciiTheme="majorHAnsi" w:hAnsiTheme="majorHAnsi" w:cstheme="majorHAnsi"/>
          <w:sz w:val="22"/>
          <w:szCs w:val="22"/>
        </w:rPr>
      </w:pPr>
    </w:p>
    <w:p w:rsidRPr="00EE4D0D" w:rsidR="5BF96D98" w:rsidP="63CEF893" w:rsidRDefault="07D89BFA" w14:paraId="7014225B" w14:textId="08160371">
      <w:pPr>
        <w:spacing w:after="120"/>
        <w:rPr>
          <w:rFonts w:ascii="Calibri" w:hAnsi="Calibri" w:cs="Calibri" w:asciiTheme="majorAscii" w:hAnsiTheme="majorAscii" w:cstheme="majorAscii"/>
          <w:b w:val="1"/>
          <w:bCs w:val="1"/>
          <w:color w:val="000000" w:themeColor="text1"/>
          <w:sz w:val="22"/>
          <w:szCs w:val="22"/>
        </w:rPr>
      </w:pPr>
      <w:r w:rsidRPr="63CEF893" w:rsidR="07D89BFA">
        <w:rPr>
          <w:rFonts w:ascii="Calibri" w:hAnsi="Calibri" w:cs="Calibri" w:asciiTheme="majorAscii" w:hAnsiTheme="majorAscii" w:cstheme="majorAscii"/>
          <w:b w:val="1"/>
          <w:bCs w:val="1"/>
          <w:color w:val="000000" w:themeColor="text1" w:themeTint="FF" w:themeShade="FF"/>
          <w:sz w:val="22"/>
          <w:szCs w:val="22"/>
        </w:rPr>
        <w:t>86</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A patient insists that they have degenerative disc disease and believes this makes exercise unsafe. What are the MOST </w:t>
      </w:r>
      <w:r w:rsidRPr="63CEF893" w:rsidR="5BF96D98">
        <w:rPr>
          <w:rFonts w:ascii="Calibri" w:hAnsi="Calibri" w:cs="Calibri" w:asciiTheme="majorAscii" w:hAnsiTheme="majorAscii" w:cstheme="majorAscii"/>
          <w:b w:val="1"/>
          <w:bCs w:val="1"/>
          <w:color w:val="000000" w:themeColor="text1" w:themeTint="FF" w:themeShade="FF"/>
          <w:sz w:val="22"/>
          <w:szCs w:val="22"/>
        </w:rPr>
        <w:t>appropriate provider</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 actions? </w:t>
      </w:r>
      <w:r w:rsidRPr="63CEF893" w:rsidR="00FB3FCF">
        <w:rPr>
          <w:rFonts w:ascii="Calibri" w:hAnsi="Calibri" w:cs="Calibri" w:asciiTheme="majorAscii" w:hAnsiTheme="majorAscii" w:cstheme="majorAscii"/>
          <w:b w:val="1"/>
          <w:bCs w:val="1"/>
          <w:color w:val="000000" w:themeColor="text1" w:themeTint="FF" w:themeShade="FF"/>
          <w:sz w:val="22"/>
          <w:szCs w:val="22"/>
        </w:rPr>
        <w:t xml:space="preserve">Choose </w:t>
      </w:r>
      <w:r w:rsidRPr="63CEF893" w:rsidR="5BF96D98">
        <w:rPr>
          <w:rFonts w:ascii="Calibri" w:hAnsi="Calibri" w:cs="Calibri" w:asciiTheme="majorAscii" w:hAnsiTheme="majorAscii" w:cstheme="majorAscii"/>
          <w:b w:val="1"/>
          <w:bCs w:val="1"/>
          <w:color w:val="000000" w:themeColor="text1" w:themeTint="FF" w:themeShade="FF"/>
          <w:sz w:val="22"/>
          <w:szCs w:val="22"/>
        </w:rPr>
        <w:t xml:space="preserve">all that </w:t>
      </w:r>
      <w:r w:rsidRPr="63CEF893" w:rsidR="5BF96D98">
        <w:rPr>
          <w:rFonts w:ascii="Calibri" w:hAnsi="Calibri" w:cs="Calibri" w:asciiTheme="majorAscii" w:hAnsiTheme="majorAscii" w:cstheme="majorAscii"/>
          <w:b w:val="1"/>
          <w:bCs w:val="1"/>
          <w:color w:val="000000" w:themeColor="text1" w:themeTint="FF" w:themeShade="FF"/>
          <w:sz w:val="22"/>
          <w:szCs w:val="22"/>
        </w:rPr>
        <w:t>apply</w:t>
      </w:r>
      <w:r w:rsidRPr="63CEF893" w:rsidR="5BF96D98">
        <w:rPr>
          <w:rFonts w:ascii="Calibri" w:hAnsi="Calibri" w:cs="Calibri" w:asciiTheme="majorAscii" w:hAnsiTheme="majorAscii" w:cstheme="majorAscii"/>
          <w:b w:val="1"/>
          <w:bCs w:val="1"/>
          <w:color w:val="000000" w:themeColor="text1" w:themeTint="FF" w:themeShade="FF"/>
          <w:sz w:val="22"/>
          <w:szCs w:val="22"/>
        </w:rPr>
        <w:t>.</w:t>
      </w:r>
    </w:p>
    <w:p w:rsidRPr="00EE4D0D" w:rsidR="5BF96D98" w:rsidP="63CEF893" w:rsidRDefault="5BF96D98" w14:paraId="62D62E31" w14:textId="1101BFB8">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R</w:t>
      </w:r>
      <w:r w:rsidRPr="63CEF893" w:rsidR="5BF96D98">
        <w:rPr>
          <w:rFonts w:ascii="Calibri" w:hAnsi="Calibri" w:cs="Calibri" w:asciiTheme="majorAscii" w:hAnsiTheme="majorAscii" w:cstheme="majorAscii"/>
          <w:color w:val="000000" w:themeColor="text1" w:themeTint="FF" w:themeShade="FF"/>
          <w:sz w:val="22"/>
          <w:szCs w:val="22"/>
        </w:rPr>
        <w:t>eframe language to reduce perceived threat</w:t>
      </w:r>
      <w:r w:rsidRPr="63CEF893" w:rsidR="00FB3FCF">
        <w:rPr>
          <w:rFonts w:ascii="Calibri" w:hAnsi="Calibri" w:cs="Calibri" w:asciiTheme="majorAscii" w:hAnsiTheme="majorAscii" w:cstheme="majorAscii"/>
          <w:color w:val="000000" w:themeColor="text1" w:themeTint="FF" w:themeShade="FF"/>
          <w:sz w:val="22"/>
          <w:szCs w:val="22"/>
        </w:rPr>
        <w:t>.</w:t>
      </w:r>
    </w:p>
    <w:p w:rsidRPr="00EE4D0D" w:rsidR="5BF96D98" w:rsidP="63CEF893" w:rsidRDefault="5BF96D98" w14:paraId="438A8973" w14:textId="4E6AB615">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5BF96D98">
        <w:rPr>
          <w:rFonts w:ascii="Calibri" w:hAnsi="Calibri" w:cs="Calibri" w:asciiTheme="majorAscii" w:hAnsiTheme="majorAscii" w:cstheme="majorAscii"/>
          <w:color w:val="000000" w:themeColor="text1" w:themeTint="FF" w:themeShade="FF"/>
          <w:sz w:val="22"/>
          <w:szCs w:val="22"/>
        </w:rPr>
        <w:t>rovide education about age-related changes versus pathology</w:t>
      </w:r>
      <w:r w:rsidRPr="63CEF893" w:rsidR="00FB3FCF">
        <w:rPr>
          <w:rFonts w:ascii="Calibri" w:hAnsi="Calibri" w:cs="Calibri" w:asciiTheme="majorAscii" w:hAnsiTheme="majorAscii" w:cstheme="majorAscii"/>
          <w:color w:val="000000" w:themeColor="text1" w:themeTint="FF" w:themeShade="FF"/>
          <w:sz w:val="22"/>
          <w:szCs w:val="22"/>
        </w:rPr>
        <w:t>.</w:t>
      </w:r>
    </w:p>
    <w:p w:rsidRPr="00EE4D0D" w:rsidR="5BF96D98" w:rsidP="63CEF893" w:rsidRDefault="5BF96D98" w14:paraId="7115E41B" w14:textId="52ACE5C6">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c. </w:t>
      </w:r>
      <w:r w:rsidRPr="63CEF893" w:rsidR="00B80447">
        <w:rPr>
          <w:rFonts w:ascii="Calibri" w:hAnsi="Calibri" w:cs="Calibri" w:asciiTheme="majorAscii" w:hAnsiTheme="majorAscii" w:cstheme="majorAscii"/>
          <w:color w:val="000000" w:themeColor="text1" w:themeTint="FF" w:themeShade="FF"/>
          <w:sz w:val="22"/>
          <w:szCs w:val="22"/>
        </w:rPr>
        <w:t>A</w:t>
      </w:r>
      <w:r w:rsidRPr="63CEF893" w:rsidR="5BF96D98">
        <w:rPr>
          <w:rFonts w:ascii="Calibri" w:hAnsi="Calibri" w:cs="Calibri" w:asciiTheme="majorAscii" w:hAnsiTheme="majorAscii" w:cstheme="majorAscii"/>
          <w:color w:val="000000" w:themeColor="text1" w:themeTint="FF" w:themeShade="FF"/>
          <w:sz w:val="22"/>
          <w:szCs w:val="22"/>
        </w:rPr>
        <w:t>void any activity that involves spinal loading</w:t>
      </w:r>
      <w:r w:rsidRPr="63CEF893" w:rsidR="00FB3FCF">
        <w:rPr>
          <w:rFonts w:ascii="Calibri" w:hAnsi="Calibri" w:cs="Calibri" w:asciiTheme="majorAscii" w:hAnsiTheme="majorAscii" w:cstheme="majorAscii"/>
          <w:color w:val="000000" w:themeColor="text1" w:themeTint="FF" w:themeShade="FF"/>
          <w:sz w:val="22"/>
          <w:szCs w:val="22"/>
        </w:rPr>
        <w:t>.</w:t>
      </w:r>
    </w:p>
    <w:p w:rsidRPr="00EE4D0D" w:rsidR="5BF96D98" w:rsidP="63CEF893" w:rsidRDefault="5BF96D98" w14:paraId="595861A2" w14:textId="761A0997">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d. </w:t>
      </w:r>
      <w:r w:rsidRPr="63CEF893" w:rsidR="00B80447">
        <w:rPr>
          <w:rFonts w:ascii="Calibri" w:hAnsi="Calibri" w:cs="Calibri" w:asciiTheme="majorAscii" w:hAnsiTheme="majorAscii" w:cstheme="majorAscii"/>
          <w:color w:val="000000" w:themeColor="text1" w:themeTint="FF" w:themeShade="FF"/>
          <w:sz w:val="22"/>
          <w:szCs w:val="22"/>
        </w:rPr>
        <w:t>C</w:t>
      </w:r>
      <w:r w:rsidRPr="63CEF893" w:rsidR="5BF96D98">
        <w:rPr>
          <w:rFonts w:ascii="Calibri" w:hAnsi="Calibri" w:cs="Calibri" w:asciiTheme="majorAscii" w:hAnsiTheme="majorAscii" w:cstheme="majorAscii"/>
          <w:color w:val="000000" w:themeColor="text1" w:themeTint="FF" w:themeShade="FF"/>
          <w:sz w:val="22"/>
          <w:szCs w:val="22"/>
        </w:rPr>
        <w:t xml:space="preserve">onfirm the diagnosis with </w:t>
      </w:r>
      <w:r w:rsidRPr="63CEF893" w:rsidR="5BF96D98">
        <w:rPr>
          <w:rFonts w:ascii="Calibri" w:hAnsi="Calibri" w:cs="Calibri" w:asciiTheme="majorAscii" w:hAnsiTheme="majorAscii" w:cstheme="majorAscii"/>
          <w:color w:val="000000" w:themeColor="text1" w:themeTint="FF" w:themeShade="FF"/>
          <w:sz w:val="22"/>
          <w:szCs w:val="22"/>
        </w:rPr>
        <w:t>additional</w:t>
      </w:r>
      <w:r w:rsidRPr="63CEF893" w:rsidR="5BF96D98">
        <w:rPr>
          <w:rFonts w:ascii="Calibri" w:hAnsi="Calibri" w:cs="Calibri" w:asciiTheme="majorAscii" w:hAnsiTheme="majorAscii" w:cstheme="majorAscii"/>
          <w:color w:val="000000" w:themeColor="text1" w:themeTint="FF" w:themeShade="FF"/>
          <w:sz w:val="22"/>
          <w:szCs w:val="22"/>
        </w:rPr>
        <w:t xml:space="preserve"> imaging</w:t>
      </w:r>
      <w:r w:rsidRPr="63CEF893" w:rsidR="00FB3FCF">
        <w:rPr>
          <w:rFonts w:ascii="Calibri" w:hAnsi="Calibri" w:cs="Calibri" w:asciiTheme="majorAscii" w:hAnsiTheme="majorAscii" w:cstheme="majorAscii"/>
          <w:color w:val="000000" w:themeColor="text1" w:themeTint="FF" w:themeShade="FF"/>
          <w:sz w:val="22"/>
          <w:szCs w:val="22"/>
        </w:rPr>
        <w:t>.</w:t>
      </w:r>
    </w:p>
    <w:p w:rsidR="5BF96D98" w:rsidP="63CEF893" w:rsidRDefault="5BF96D98" w14:paraId="64323513" w14:textId="0B9DF443">
      <w:pPr>
        <w:spacing/>
        <w:ind w:left="357"/>
        <w:contextualSpacing w:val="1"/>
        <w:rPr>
          <w:rFonts w:ascii="Calibri" w:hAnsi="Calibri" w:cs="Calibri" w:asciiTheme="majorAscii" w:hAnsiTheme="majorAscii" w:cstheme="majorAscii"/>
          <w:color w:val="000000" w:themeColor="text1"/>
          <w:sz w:val="22"/>
          <w:szCs w:val="22"/>
        </w:rPr>
      </w:pPr>
      <w:r w:rsidRPr="63CEF893" w:rsidR="5BF96D98">
        <w:rPr>
          <w:rFonts w:ascii="Calibri" w:hAnsi="Calibri" w:cs="Calibri" w:asciiTheme="majorAscii" w:hAnsiTheme="majorAscii" w:cstheme="majorAscii"/>
          <w:color w:val="000000" w:themeColor="text1" w:themeTint="FF" w:themeShade="FF"/>
          <w:sz w:val="22"/>
          <w:szCs w:val="22"/>
        </w:rPr>
        <w:t xml:space="preserve">e.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5BF96D98">
        <w:rPr>
          <w:rFonts w:ascii="Calibri" w:hAnsi="Calibri" w:cs="Calibri" w:asciiTheme="majorAscii" w:hAnsiTheme="majorAscii" w:cstheme="majorAscii"/>
          <w:color w:val="000000" w:themeColor="text1" w:themeTint="FF" w:themeShade="FF"/>
          <w:sz w:val="22"/>
          <w:szCs w:val="22"/>
        </w:rPr>
        <w:t>rescribe passive modalities only until fear subsides</w:t>
      </w:r>
      <w:r w:rsidRPr="63CEF893" w:rsidR="00FB3FCF">
        <w:rPr>
          <w:rFonts w:ascii="Calibri" w:hAnsi="Calibri" w:cs="Calibri" w:asciiTheme="majorAscii" w:hAnsiTheme="majorAscii" w:cstheme="majorAscii"/>
          <w:color w:val="000000" w:themeColor="text1" w:themeTint="FF" w:themeShade="FF"/>
          <w:sz w:val="22"/>
          <w:szCs w:val="22"/>
        </w:rPr>
        <w:t>.</w:t>
      </w:r>
    </w:p>
    <w:p w:rsidRPr="00EE4D0D" w:rsidR="003E5162" w:rsidP="003E5162" w:rsidRDefault="003E5162" w14:paraId="4D66968F" w14:textId="77777777">
      <w:pPr>
        <w:contextualSpacing/>
        <w:rPr>
          <w:rFonts w:asciiTheme="majorHAnsi" w:hAnsiTheme="majorHAnsi" w:cstheme="majorHAnsi"/>
          <w:color w:val="000000" w:themeColor="text1"/>
          <w:sz w:val="22"/>
          <w:szCs w:val="22"/>
        </w:rPr>
      </w:pPr>
    </w:p>
    <w:p w:rsidRPr="00EE4D0D" w:rsidR="5BF96D98" w:rsidP="63CEF893" w:rsidRDefault="095540FA" w14:paraId="3CF65F14" w14:textId="318BDB4C">
      <w:pPr>
        <w:spacing w:after="120"/>
        <w:rPr>
          <w:rFonts w:ascii="Calibri" w:hAnsi="Calibri" w:cs="Calibri" w:asciiTheme="majorAscii" w:hAnsiTheme="majorAscii" w:cstheme="majorAscii"/>
          <w:b w:val="1"/>
          <w:bCs w:val="1"/>
          <w:sz w:val="22"/>
          <w:szCs w:val="22"/>
        </w:rPr>
      </w:pPr>
      <w:r w:rsidRPr="63CEF893" w:rsidR="095540FA">
        <w:rPr>
          <w:rFonts w:ascii="Calibri" w:hAnsi="Calibri" w:cs="Calibri" w:asciiTheme="majorAscii" w:hAnsiTheme="majorAscii" w:cstheme="majorAscii"/>
          <w:b w:val="1"/>
          <w:bCs w:val="1"/>
          <w:sz w:val="22"/>
          <w:szCs w:val="22"/>
        </w:rPr>
        <w:t>87</w:t>
      </w:r>
      <w:r w:rsidRPr="63CEF893" w:rsidR="5BF96D98">
        <w:rPr>
          <w:rFonts w:ascii="Calibri" w:hAnsi="Calibri" w:cs="Calibri" w:asciiTheme="majorAscii" w:hAnsiTheme="majorAscii" w:cstheme="majorAscii"/>
          <w:b w:val="1"/>
          <w:bCs w:val="1"/>
          <w:sz w:val="22"/>
          <w:szCs w:val="22"/>
        </w:rPr>
        <w:t xml:space="preserve">. </w:t>
      </w:r>
      <w:r w:rsidRPr="63CEF893" w:rsidR="00FB3FCF">
        <w:rPr>
          <w:rFonts w:ascii="Calibri" w:hAnsi="Calibri" w:cs="Calibri" w:asciiTheme="majorAscii" w:hAnsiTheme="majorAscii" w:cstheme="majorAscii"/>
          <w:b w:val="1"/>
          <w:bCs w:val="1"/>
          <w:sz w:val="22"/>
          <w:szCs w:val="22"/>
        </w:rPr>
        <w:t>What among the following does p</w:t>
      </w:r>
      <w:r w:rsidRPr="63CEF893" w:rsidR="5BF96D98">
        <w:rPr>
          <w:rFonts w:ascii="Calibri" w:hAnsi="Calibri" w:cs="Calibri" w:asciiTheme="majorAscii" w:hAnsiTheme="majorAscii" w:cstheme="majorAscii"/>
          <w:b w:val="1"/>
          <w:bCs w:val="1"/>
          <w:sz w:val="22"/>
          <w:szCs w:val="22"/>
        </w:rPr>
        <w:t>ain neuroscience education (PNE) aim</w:t>
      </w:r>
      <w:r w:rsidRPr="63CEF893" w:rsidR="5BF96D98">
        <w:rPr>
          <w:rFonts w:ascii="Calibri" w:hAnsi="Calibri" w:cs="Calibri" w:asciiTheme="majorAscii" w:hAnsiTheme="majorAscii" w:cstheme="majorAscii"/>
          <w:b w:val="1"/>
          <w:bCs w:val="1"/>
          <w:sz w:val="22"/>
          <w:szCs w:val="22"/>
        </w:rPr>
        <w:t xml:space="preserve"> to do</w:t>
      </w:r>
      <w:r w:rsidRPr="63CEF893" w:rsidR="00FB3FCF">
        <w:rPr>
          <w:rFonts w:ascii="Calibri" w:hAnsi="Calibri" w:cs="Calibri" w:asciiTheme="majorAscii" w:hAnsiTheme="majorAscii" w:cstheme="majorAscii"/>
          <w:b w:val="1"/>
          <w:bCs w:val="1"/>
          <w:sz w:val="22"/>
          <w:szCs w:val="22"/>
        </w:rPr>
        <w:t xml:space="preserve">? </w:t>
      </w:r>
      <w:r w:rsidRPr="63CEF893" w:rsidR="00FB3FCF">
        <w:rPr>
          <w:rFonts w:ascii="Calibri" w:hAnsi="Calibri" w:cs="Calibri" w:asciiTheme="majorAscii" w:hAnsiTheme="majorAscii" w:cstheme="majorAscii"/>
          <w:b w:val="1"/>
          <w:bCs w:val="1"/>
          <w:sz w:val="22"/>
          <w:szCs w:val="22"/>
        </w:rPr>
        <w:t>Choose</w:t>
      </w:r>
      <w:r w:rsidRPr="63CEF893" w:rsidR="5BF96D98">
        <w:rPr>
          <w:rFonts w:ascii="Calibri" w:hAnsi="Calibri" w:cs="Calibri" w:asciiTheme="majorAscii" w:hAnsiTheme="majorAscii" w:cstheme="majorAscii"/>
          <w:b w:val="1"/>
          <w:bCs w:val="1"/>
          <w:sz w:val="22"/>
          <w:szCs w:val="22"/>
        </w:rPr>
        <w:t xml:space="preserve"> all that </w:t>
      </w:r>
      <w:r w:rsidRPr="63CEF893" w:rsidR="5BF96D98">
        <w:rPr>
          <w:rFonts w:ascii="Calibri" w:hAnsi="Calibri" w:cs="Calibri" w:asciiTheme="majorAscii" w:hAnsiTheme="majorAscii" w:cstheme="majorAscii"/>
          <w:b w:val="1"/>
          <w:bCs w:val="1"/>
          <w:sz w:val="22"/>
          <w:szCs w:val="22"/>
        </w:rPr>
        <w:t>apply</w:t>
      </w:r>
      <w:r w:rsidRPr="63CEF893" w:rsidR="5BF96D98">
        <w:rPr>
          <w:rFonts w:ascii="Calibri" w:hAnsi="Calibri" w:cs="Calibri" w:asciiTheme="majorAscii" w:hAnsiTheme="majorAscii" w:cstheme="majorAscii"/>
          <w:b w:val="1"/>
          <w:bCs w:val="1"/>
          <w:sz w:val="22"/>
          <w:szCs w:val="22"/>
        </w:rPr>
        <w:t>.</w:t>
      </w:r>
    </w:p>
    <w:p w:rsidRPr="00EE4D0D" w:rsidR="5BF96D98" w:rsidP="63CEF893" w:rsidRDefault="5BF96D98" w14:paraId="7113FA0E" w14:textId="3DCE4115">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*a. </w:t>
      </w:r>
      <w:r w:rsidRPr="63CEF893" w:rsidR="00B80447">
        <w:rPr>
          <w:rFonts w:ascii="Calibri" w:hAnsi="Calibri" w:cs="Calibri" w:asciiTheme="majorAscii" w:hAnsiTheme="majorAscii" w:cstheme="majorAscii"/>
          <w:color w:val="000000" w:themeColor="text1" w:themeTint="FF" w:themeShade="FF"/>
          <w:sz w:val="22"/>
          <w:szCs w:val="22"/>
        </w:rPr>
        <w:t>D</w:t>
      </w:r>
      <w:r w:rsidRPr="63CEF893" w:rsidR="5BF96D98">
        <w:rPr>
          <w:rFonts w:ascii="Calibri" w:hAnsi="Calibri" w:cs="Calibri" w:asciiTheme="majorAscii" w:hAnsiTheme="majorAscii" w:cstheme="majorAscii"/>
          <w:color w:val="000000" w:themeColor="text1" w:themeTint="FF" w:themeShade="FF"/>
          <w:sz w:val="22"/>
          <w:szCs w:val="22"/>
        </w:rPr>
        <w:t>ecrease</w:t>
      </w:r>
      <w:r w:rsidRPr="63CEF893" w:rsidR="5BF96D98">
        <w:rPr>
          <w:rFonts w:ascii="Calibri" w:hAnsi="Calibri" w:cs="Calibri" w:asciiTheme="majorAscii" w:hAnsiTheme="majorAscii" w:cstheme="majorAscii"/>
          <w:sz w:val="22"/>
          <w:szCs w:val="22"/>
        </w:rPr>
        <w:t xml:space="preserve"> perceived threat</w:t>
      </w:r>
    </w:p>
    <w:p w:rsidRPr="00EE4D0D" w:rsidR="5BF96D98" w:rsidP="63CEF893" w:rsidRDefault="5BF96D98" w14:paraId="42ECEDA2" w14:textId="16CEBF32">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*b. </w:t>
      </w:r>
      <w:r w:rsidRPr="63CEF893" w:rsidR="00B80447">
        <w:rPr>
          <w:rFonts w:ascii="Calibri" w:hAnsi="Calibri" w:cs="Calibri" w:asciiTheme="majorAscii" w:hAnsiTheme="majorAscii" w:cstheme="majorAscii"/>
          <w:color w:val="000000" w:themeColor="text1" w:themeTint="FF" w:themeShade="FF"/>
          <w:sz w:val="22"/>
          <w:szCs w:val="22"/>
        </w:rPr>
        <w:t>P</w:t>
      </w:r>
      <w:r w:rsidRPr="63CEF893" w:rsidR="5BF96D98">
        <w:rPr>
          <w:rFonts w:ascii="Calibri" w:hAnsi="Calibri" w:cs="Calibri" w:asciiTheme="majorAscii" w:hAnsiTheme="majorAscii" w:cstheme="majorAscii"/>
          <w:color w:val="000000" w:themeColor="text1" w:themeTint="FF" w:themeShade="FF"/>
          <w:sz w:val="22"/>
          <w:szCs w:val="22"/>
        </w:rPr>
        <w:t>romote</w:t>
      </w:r>
      <w:r w:rsidRPr="63CEF893" w:rsidR="5BF96D98">
        <w:rPr>
          <w:rFonts w:ascii="Calibri" w:hAnsi="Calibri" w:cs="Calibri" w:asciiTheme="majorAscii" w:hAnsiTheme="majorAscii" w:cstheme="majorAscii"/>
          <w:sz w:val="22"/>
          <w:szCs w:val="22"/>
        </w:rPr>
        <w:t xml:space="preserve"> active coping strategies</w:t>
      </w:r>
    </w:p>
    <w:p w:rsidRPr="00EE4D0D" w:rsidR="5BF96D98" w:rsidP="63CEF893" w:rsidRDefault="5BF96D98" w14:paraId="5BC04FFC" w14:textId="1E0F651B">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*c. </w:t>
      </w:r>
      <w:r w:rsidRPr="63CEF893" w:rsidR="00B80447">
        <w:rPr>
          <w:rFonts w:ascii="Calibri" w:hAnsi="Calibri" w:cs="Calibri" w:asciiTheme="majorAscii" w:hAnsiTheme="majorAscii" w:cstheme="majorAscii"/>
          <w:sz w:val="22"/>
          <w:szCs w:val="22"/>
        </w:rPr>
        <w:t>R</w:t>
      </w:r>
      <w:r w:rsidRPr="63CEF893" w:rsidR="5BF96D98">
        <w:rPr>
          <w:rFonts w:ascii="Calibri" w:hAnsi="Calibri" w:cs="Calibri" w:asciiTheme="majorAscii" w:hAnsiTheme="majorAscii" w:cstheme="majorAscii"/>
          <w:sz w:val="22"/>
          <w:szCs w:val="22"/>
        </w:rPr>
        <w:t>educe catastrophic thinking</w:t>
      </w:r>
    </w:p>
    <w:p w:rsidRPr="00EE4D0D" w:rsidR="5BF96D98" w:rsidP="63CEF893" w:rsidRDefault="5BF96D98" w14:paraId="71B117CA" w14:textId="4B80730F">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d. </w:t>
      </w:r>
      <w:r w:rsidRPr="63CEF893" w:rsidR="00B80447">
        <w:rPr>
          <w:rFonts w:ascii="Calibri" w:hAnsi="Calibri" w:cs="Calibri" w:asciiTheme="majorAscii" w:hAnsiTheme="majorAscii" w:cstheme="majorAscii"/>
          <w:sz w:val="22"/>
          <w:szCs w:val="22"/>
        </w:rPr>
        <w:t>R</w:t>
      </w:r>
      <w:r w:rsidRPr="63CEF893" w:rsidR="5BF96D98">
        <w:rPr>
          <w:rFonts w:ascii="Calibri" w:hAnsi="Calibri" w:cs="Calibri" w:asciiTheme="majorAscii" w:hAnsiTheme="majorAscii" w:cstheme="majorAscii"/>
          <w:sz w:val="22"/>
          <w:szCs w:val="22"/>
        </w:rPr>
        <w:t>educe pain levels</w:t>
      </w:r>
    </w:p>
    <w:p w:rsidR="5BF96D98" w:rsidP="63CEF893" w:rsidRDefault="5BF96D98" w14:paraId="52033DAD" w14:textId="31066C5B">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e. </w:t>
      </w:r>
      <w:r w:rsidRPr="63CEF893" w:rsidR="00B80447">
        <w:rPr>
          <w:rFonts w:ascii="Calibri" w:hAnsi="Calibri" w:cs="Calibri" w:asciiTheme="majorAscii" w:hAnsiTheme="majorAscii" w:cstheme="majorAscii"/>
          <w:sz w:val="22"/>
          <w:szCs w:val="22"/>
        </w:rPr>
        <w:t>I</w:t>
      </w:r>
      <w:r w:rsidRPr="63CEF893" w:rsidR="5BF96D98">
        <w:rPr>
          <w:rFonts w:ascii="Calibri" w:hAnsi="Calibri" w:cs="Calibri" w:asciiTheme="majorAscii" w:hAnsiTheme="majorAscii" w:cstheme="majorAscii"/>
          <w:sz w:val="22"/>
          <w:szCs w:val="22"/>
        </w:rPr>
        <w:t>dentify psychological stress</w:t>
      </w:r>
    </w:p>
    <w:p w:rsidRPr="00EE4D0D" w:rsidR="003E5162" w:rsidP="003E5162" w:rsidRDefault="003E5162" w14:paraId="126F7CE7" w14:textId="77777777">
      <w:pPr>
        <w:contextualSpacing/>
        <w:rPr>
          <w:rFonts w:asciiTheme="majorHAnsi" w:hAnsiTheme="majorHAnsi" w:cstheme="majorHAnsi"/>
          <w:sz w:val="22"/>
          <w:szCs w:val="22"/>
        </w:rPr>
      </w:pPr>
    </w:p>
    <w:p w:rsidRPr="00EE4D0D" w:rsidR="5BF96D98" w:rsidP="63CEF893" w:rsidRDefault="7F0192B1" w14:paraId="48541095" w14:textId="295E8A4C">
      <w:pPr>
        <w:spacing w:after="120"/>
        <w:rPr>
          <w:rFonts w:ascii="Calibri" w:hAnsi="Calibri" w:cs="Calibri" w:asciiTheme="majorAscii" w:hAnsiTheme="majorAscii" w:cstheme="majorAscii"/>
          <w:b w:val="1"/>
          <w:bCs w:val="1"/>
          <w:sz w:val="22"/>
          <w:szCs w:val="22"/>
        </w:rPr>
      </w:pPr>
      <w:r w:rsidRPr="63CEF893" w:rsidR="7F0192B1">
        <w:rPr>
          <w:rFonts w:ascii="Calibri" w:hAnsi="Calibri" w:cs="Calibri" w:asciiTheme="majorAscii" w:hAnsiTheme="majorAscii" w:cstheme="majorAscii"/>
          <w:b w:val="1"/>
          <w:bCs w:val="1"/>
          <w:sz w:val="22"/>
          <w:szCs w:val="22"/>
        </w:rPr>
        <w:t>88</w:t>
      </w:r>
      <w:r w:rsidRPr="63CEF893" w:rsidR="5BF96D98">
        <w:rPr>
          <w:rFonts w:ascii="Calibri" w:hAnsi="Calibri" w:cs="Calibri" w:asciiTheme="majorAscii" w:hAnsiTheme="majorAscii" w:cstheme="majorAscii"/>
          <w:b w:val="1"/>
          <w:bCs w:val="1"/>
          <w:sz w:val="22"/>
          <w:szCs w:val="22"/>
        </w:rPr>
        <w:t xml:space="preserve">. What statement best reflects </w:t>
      </w:r>
      <w:r w:rsidRPr="63CEF893" w:rsidR="00FB3FCF">
        <w:rPr>
          <w:rFonts w:ascii="Calibri" w:hAnsi="Calibri" w:cs="Calibri" w:asciiTheme="majorAscii" w:hAnsiTheme="majorAscii" w:cstheme="majorAscii"/>
          <w:b w:val="1"/>
          <w:bCs w:val="1"/>
          <w:sz w:val="22"/>
          <w:szCs w:val="22"/>
        </w:rPr>
        <w:t xml:space="preserve">the </w:t>
      </w:r>
      <w:r w:rsidRPr="63CEF893" w:rsidR="5BF96D98">
        <w:rPr>
          <w:rFonts w:ascii="Calibri" w:hAnsi="Calibri" w:cs="Calibri" w:asciiTheme="majorAscii" w:hAnsiTheme="majorAscii" w:cstheme="majorAscii"/>
          <w:b w:val="1"/>
          <w:bCs w:val="1"/>
          <w:sz w:val="22"/>
          <w:szCs w:val="22"/>
        </w:rPr>
        <w:t>current evidence on the effectiveness of cryotherapy for acute ankle sprains?</w:t>
      </w:r>
    </w:p>
    <w:p w:rsidRPr="00EE4D0D" w:rsidR="5BF96D98" w:rsidP="63CEF893" w:rsidRDefault="5BF96D98" w14:paraId="7B31B678" w14:textId="5021D9FB">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a. It improves healing time.</w:t>
      </w:r>
    </w:p>
    <w:p w:rsidRPr="00EE4D0D" w:rsidR="5BF96D98" w:rsidP="63CEF893" w:rsidRDefault="5BF96D98" w14:paraId="53631932" w14:textId="1915171F">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b. It improves mobility.</w:t>
      </w:r>
    </w:p>
    <w:p w:rsidRPr="00EE4D0D" w:rsidR="5BF96D98" w:rsidP="63CEF893" w:rsidRDefault="5BF96D98" w14:paraId="18D8CD58" w14:textId="5FD8347B">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c. There is </w:t>
      </w:r>
      <w:r w:rsidRPr="63CEF893" w:rsidR="5BF96D98">
        <w:rPr>
          <w:rFonts w:ascii="Calibri" w:hAnsi="Calibri" w:cs="Calibri" w:asciiTheme="majorAscii" w:hAnsiTheme="majorAscii" w:cstheme="majorAscii"/>
          <w:sz w:val="22"/>
          <w:szCs w:val="22"/>
        </w:rPr>
        <w:t>strong evidence</w:t>
      </w:r>
      <w:r w:rsidRPr="63CEF893" w:rsidR="5BF96D98">
        <w:rPr>
          <w:rFonts w:ascii="Calibri" w:hAnsi="Calibri" w:cs="Calibri" w:asciiTheme="majorAscii" w:hAnsiTheme="majorAscii" w:cstheme="majorAscii"/>
          <w:sz w:val="22"/>
          <w:szCs w:val="22"/>
        </w:rPr>
        <w:t xml:space="preserve"> for long-term improvement in function.</w:t>
      </w:r>
    </w:p>
    <w:p w:rsidRPr="00EE4D0D" w:rsidR="5BF96D98" w:rsidP="63CEF893" w:rsidRDefault="5BF96D98" w14:paraId="63F48A58" w14:textId="7FBC27B3">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*d. Evidence is inconclusive despite persistent clinical use.</w:t>
      </w:r>
    </w:p>
    <w:p w:rsidR="5BF96D98" w:rsidP="00EE4D0D" w:rsidRDefault="5BF96D98" w14:paraId="70053D9E" w14:textId="3F9185CF">
      <w:pPr>
        <w:ind w:left="357"/>
        <w:contextualSpacing/>
        <w:rPr>
          <w:rFonts w:asciiTheme="majorHAnsi" w:hAnsiTheme="majorHAnsi" w:cstheme="majorHAnsi"/>
          <w:sz w:val="22"/>
          <w:szCs w:val="22"/>
        </w:rPr>
      </w:pPr>
      <w:r w:rsidRPr="00EE4D0D">
        <w:rPr>
          <w:rFonts w:asciiTheme="majorHAnsi" w:hAnsiTheme="majorHAnsi" w:cstheme="majorHAnsi"/>
          <w:sz w:val="22"/>
          <w:szCs w:val="22"/>
        </w:rPr>
        <w:t>e. It is contraindicated in geriatric populations.</w:t>
      </w:r>
    </w:p>
    <w:p w:rsidRPr="00EE4D0D" w:rsidR="003E5162" w:rsidP="003E5162" w:rsidRDefault="003E5162" w14:paraId="3EB77D38" w14:textId="77777777">
      <w:pPr>
        <w:contextualSpacing/>
        <w:rPr>
          <w:rFonts w:asciiTheme="majorHAnsi" w:hAnsiTheme="majorHAnsi" w:cstheme="majorHAnsi"/>
          <w:sz w:val="22"/>
          <w:szCs w:val="22"/>
        </w:rPr>
      </w:pPr>
    </w:p>
    <w:p w:rsidRPr="00EE4D0D" w:rsidR="5BF96D98" w:rsidP="00C11741" w:rsidRDefault="5E3A1321" w14:paraId="6B6A8347" w14:textId="2D3599C5">
      <w:pPr>
        <w:spacing w:after="120"/>
        <w:rPr>
          <w:rFonts w:asciiTheme="majorHAnsi" w:hAnsiTheme="majorHAnsi" w:cstheme="majorHAnsi"/>
          <w:b/>
          <w:bCs/>
          <w:sz w:val="22"/>
          <w:szCs w:val="22"/>
        </w:rPr>
      </w:pPr>
      <w:r w:rsidRPr="00EE4D0D">
        <w:rPr>
          <w:rFonts w:asciiTheme="majorHAnsi" w:hAnsiTheme="majorHAnsi" w:cstheme="majorHAnsi"/>
          <w:b/>
          <w:bCs/>
          <w:sz w:val="22"/>
          <w:szCs w:val="22"/>
        </w:rPr>
        <w:t>89</w:t>
      </w:r>
      <w:r w:rsidRPr="00EE4D0D" w:rsidR="5BF96D98">
        <w:rPr>
          <w:rFonts w:asciiTheme="majorHAnsi" w:hAnsiTheme="majorHAnsi" w:cstheme="majorHAnsi"/>
          <w:b/>
          <w:bCs/>
          <w:sz w:val="22"/>
          <w:szCs w:val="22"/>
        </w:rPr>
        <w:t>. Which of the following TENs settings is best suited to stimulate A-beta fibers?</w:t>
      </w:r>
    </w:p>
    <w:p w:rsidRPr="00EE4D0D" w:rsidR="5BF96D98" w:rsidP="63CEF893" w:rsidRDefault="5BF96D98" w14:paraId="63C76E06" w14:textId="50F7ADB5">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a. </w:t>
      </w:r>
      <w:r w:rsidRPr="63CEF893" w:rsidR="00B80447">
        <w:rPr>
          <w:rFonts w:ascii="Calibri" w:hAnsi="Calibri" w:cs="Calibri" w:asciiTheme="majorAscii" w:hAnsiTheme="majorAscii" w:cstheme="majorAscii"/>
          <w:sz w:val="22"/>
          <w:szCs w:val="22"/>
        </w:rPr>
        <w:t>P</w:t>
      </w:r>
      <w:r w:rsidRPr="63CEF893" w:rsidR="5BF96D98">
        <w:rPr>
          <w:rFonts w:ascii="Calibri" w:hAnsi="Calibri" w:cs="Calibri" w:asciiTheme="majorAscii" w:hAnsiTheme="majorAscii" w:cstheme="majorAscii"/>
          <w:sz w:val="22"/>
          <w:szCs w:val="22"/>
        </w:rPr>
        <w:t xml:space="preserve">hase duration &gt; 300 </w:t>
      </w:r>
      <w:r w:rsidRPr="63CEF893" w:rsidR="5BF96D98">
        <w:rPr>
          <w:rFonts w:ascii="Calibri" w:hAnsi="Calibri" w:cs="Calibri" w:asciiTheme="majorAscii" w:hAnsiTheme="majorAscii" w:cstheme="majorAscii"/>
          <w:sz w:val="22"/>
          <w:szCs w:val="22"/>
        </w:rPr>
        <w:t>ms</w:t>
      </w:r>
      <w:r w:rsidRPr="63CEF893" w:rsidR="5BF96D98">
        <w:rPr>
          <w:rFonts w:ascii="Calibri" w:hAnsi="Calibri" w:cs="Calibri" w:asciiTheme="majorAscii" w:hAnsiTheme="majorAscii" w:cstheme="majorAscii"/>
          <w:sz w:val="22"/>
          <w:szCs w:val="22"/>
        </w:rPr>
        <w:t xml:space="preserve"> and frequency &lt; 10 Hz</w:t>
      </w:r>
    </w:p>
    <w:p w:rsidRPr="00EE4D0D" w:rsidR="5BF96D98" w:rsidP="63CEF893" w:rsidRDefault="5BF96D98" w14:paraId="7849DFCE" w14:textId="4681E0FE">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*b. </w:t>
      </w:r>
      <w:r w:rsidRPr="63CEF893" w:rsidR="00B80447">
        <w:rPr>
          <w:rFonts w:ascii="Calibri" w:hAnsi="Calibri" w:cs="Calibri" w:asciiTheme="majorAscii" w:hAnsiTheme="majorAscii" w:cstheme="majorAscii"/>
          <w:sz w:val="22"/>
          <w:szCs w:val="22"/>
        </w:rPr>
        <w:t>P</w:t>
      </w:r>
      <w:r w:rsidRPr="63CEF893" w:rsidR="5BF96D98">
        <w:rPr>
          <w:rFonts w:ascii="Calibri" w:hAnsi="Calibri" w:cs="Calibri" w:asciiTheme="majorAscii" w:hAnsiTheme="majorAscii" w:cstheme="majorAscii"/>
          <w:sz w:val="22"/>
          <w:szCs w:val="22"/>
        </w:rPr>
        <w:t>hase duration 80</w:t>
      </w:r>
      <w:r w:rsidRPr="63CEF893" w:rsidR="00FB3FCF">
        <w:rPr>
          <w:rFonts w:ascii="Calibri" w:hAnsi="Calibri" w:cs="Calibri" w:asciiTheme="majorAscii" w:hAnsiTheme="majorAscii" w:cstheme="majorAscii"/>
          <w:sz w:val="22"/>
          <w:szCs w:val="22"/>
        </w:rPr>
        <w:t xml:space="preserve"> to </w:t>
      </w:r>
      <w:r w:rsidRPr="63CEF893" w:rsidR="5BF96D98">
        <w:rPr>
          <w:rFonts w:ascii="Calibri" w:hAnsi="Calibri" w:cs="Calibri" w:asciiTheme="majorAscii" w:hAnsiTheme="majorAscii" w:cstheme="majorAscii"/>
          <w:sz w:val="22"/>
          <w:szCs w:val="22"/>
        </w:rPr>
        <w:t xml:space="preserve">120 </w:t>
      </w:r>
      <w:r w:rsidRPr="63CEF893" w:rsidR="5BF96D98">
        <w:rPr>
          <w:rFonts w:ascii="Calibri" w:hAnsi="Calibri" w:cs="Calibri" w:asciiTheme="majorAscii" w:hAnsiTheme="majorAscii" w:cstheme="majorAscii"/>
          <w:sz w:val="22"/>
          <w:szCs w:val="22"/>
        </w:rPr>
        <w:t>μs</w:t>
      </w:r>
      <w:r w:rsidRPr="63CEF893" w:rsidR="5BF96D98">
        <w:rPr>
          <w:rFonts w:ascii="Calibri" w:hAnsi="Calibri" w:cs="Calibri" w:asciiTheme="majorAscii" w:hAnsiTheme="majorAscii" w:cstheme="majorAscii"/>
          <w:sz w:val="22"/>
          <w:szCs w:val="22"/>
        </w:rPr>
        <w:t xml:space="preserve"> and frequency 80</w:t>
      </w:r>
      <w:r w:rsidRPr="63CEF893" w:rsidR="00FB3FCF">
        <w:rPr>
          <w:rFonts w:ascii="Calibri" w:hAnsi="Calibri" w:cs="Calibri" w:asciiTheme="majorAscii" w:hAnsiTheme="majorAscii" w:cstheme="majorAscii"/>
          <w:sz w:val="22"/>
          <w:szCs w:val="22"/>
        </w:rPr>
        <w:t xml:space="preserve"> to </w:t>
      </w:r>
      <w:r w:rsidRPr="63CEF893" w:rsidR="5BF96D98">
        <w:rPr>
          <w:rFonts w:ascii="Calibri" w:hAnsi="Calibri" w:cs="Calibri" w:asciiTheme="majorAscii" w:hAnsiTheme="majorAscii" w:cstheme="majorAscii"/>
          <w:sz w:val="22"/>
          <w:szCs w:val="22"/>
        </w:rPr>
        <w:t>120 Hz</w:t>
      </w:r>
    </w:p>
    <w:p w:rsidRPr="00EE4D0D" w:rsidR="5BF96D98" w:rsidP="63CEF893" w:rsidRDefault="5BF96D98" w14:paraId="5AB094F2" w14:textId="548799E2">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c. </w:t>
      </w:r>
      <w:r w:rsidRPr="63CEF893" w:rsidR="00B80447">
        <w:rPr>
          <w:rFonts w:ascii="Calibri" w:hAnsi="Calibri" w:cs="Calibri" w:asciiTheme="majorAscii" w:hAnsiTheme="majorAscii" w:cstheme="majorAscii"/>
          <w:sz w:val="22"/>
          <w:szCs w:val="22"/>
        </w:rPr>
        <w:t>P</w:t>
      </w:r>
      <w:r w:rsidRPr="63CEF893" w:rsidR="5BF96D98">
        <w:rPr>
          <w:rFonts w:ascii="Calibri" w:hAnsi="Calibri" w:cs="Calibri" w:asciiTheme="majorAscii" w:hAnsiTheme="majorAscii" w:cstheme="majorAscii"/>
          <w:sz w:val="22"/>
          <w:szCs w:val="22"/>
        </w:rPr>
        <w:t>hase duration 200</w:t>
      </w:r>
      <w:r w:rsidRPr="63CEF893" w:rsidR="00FB3FCF">
        <w:rPr>
          <w:rFonts w:ascii="Calibri" w:hAnsi="Calibri" w:cs="Calibri" w:asciiTheme="majorAscii" w:hAnsiTheme="majorAscii" w:cstheme="majorAscii"/>
          <w:sz w:val="22"/>
          <w:szCs w:val="22"/>
        </w:rPr>
        <w:t xml:space="preserve"> to </w:t>
      </w:r>
      <w:r w:rsidRPr="63CEF893" w:rsidR="5BF96D98">
        <w:rPr>
          <w:rFonts w:ascii="Calibri" w:hAnsi="Calibri" w:cs="Calibri" w:asciiTheme="majorAscii" w:hAnsiTheme="majorAscii" w:cstheme="majorAscii"/>
          <w:sz w:val="22"/>
          <w:szCs w:val="22"/>
        </w:rPr>
        <w:t xml:space="preserve">300 </w:t>
      </w:r>
      <w:r w:rsidRPr="63CEF893" w:rsidR="5BF96D98">
        <w:rPr>
          <w:rFonts w:ascii="Calibri" w:hAnsi="Calibri" w:cs="Calibri" w:asciiTheme="majorAscii" w:hAnsiTheme="majorAscii" w:cstheme="majorAscii"/>
          <w:sz w:val="22"/>
          <w:szCs w:val="22"/>
        </w:rPr>
        <w:t>μs</w:t>
      </w:r>
      <w:r w:rsidRPr="63CEF893" w:rsidR="5BF96D98">
        <w:rPr>
          <w:rFonts w:ascii="Calibri" w:hAnsi="Calibri" w:cs="Calibri" w:asciiTheme="majorAscii" w:hAnsiTheme="majorAscii" w:cstheme="majorAscii"/>
          <w:sz w:val="22"/>
          <w:szCs w:val="22"/>
        </w:rPr>
        <w:t xml:space="preserve"> and frequency &lt; 10 Hz</w:t>
      </w:r>
    </w:p>
    <w:p w:rsidRPr="00EE4D0D" w:rsidR="5BF96D98" w:rsidP="63CEF893" w:rsidRDefault="5BF96D98" w14:paraId="450915C7" w14:textId="23FC9FA6">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d. </w:t>
      </w:r>
      <w:r w:rsidRPr="63CEF893" w:rsidR="00B80447">
        <w:rPr>
          <w:rFonts w:ascii="Calibri" w:hAnsi="Calibri" w:cs="Calibri" w:asciiTheme="majorAscii" w:hAnsiTheme="majorAscii" w:cstheme="majorAscii"/>
          <w:sz w:val="22"/>
          <w:szCs w:val="22"/>
        </w:rPr>
        <w:t>P</w:t>
      </w:r>
      <w:r w:rsidRPr="63CEF893" w:rsidR="5BF96D98">
        <w:rPr>
          <w:rFonts w:ascii="Calibri" w:hAnsi="Calibri" w:cs="Calibri" w:asciiTheme="majorAscii" w:hAnsiTheme="majorAscii" w:cstheme="majorAscii"/>
          <w:sz w:val="22"/>
          <w:szCs w:val="22"/>
        </w:rPr>
        <w:t xml:space="preserve">hase duration &gt; 500 </w:t>
      </w:r>
      <w:r w:rsidRPr="63CEF893" w:rsidR="5BF96D98">
        <w:rPr>
          <w:rFonts w:ascii="Calibri" w:hAnsi="Calibri" w:cs="Calibri" w:asciiTheme="majorAscii" w:hAnsiTheme="majorAscii" w:cstheme="majorAscii"/>
          <w:sz w:val="22"/>
          <w:szCs w:val="22"/>
        </w:rPr>
        <w:t>μs</w:t>
      </w:r>
      <w:r w:rsidRPr="63CEF893" w:rsidR="5BF96D98">
        <w:rPr>
          <w:rFonts w:ascii="Calibri" w:hAnsi="Calibri" w:cs="Calibri" w:asciiTheme="majorAscii" w:hAnsiTheme="majorAscii" w:cstheme="majorAscii"/>
          <w:sz w:val="22"/>
          <w:szCs w:val="22"/>
        </w:rPr>
        <w:t xml:space="preserve"> and frequency &gt; 200 Hz</w:t>
      </w:r>
    </w:p>
    <w:p w:rsidRPr="00EE4D0D" w:rsidR="5BF96D98" w:rsidP="63CEF893" w:rsidRDefault="5BF96D98" w14:paraId="58C26CBC" w14:textId="6CCDBB2E">
      <w:pPr>
        <w:spacing/>
        <w:ind w:left="357"/>
        <w:contextualSpacing w:val="1"/>
        <w:rPr>
          <w:rFonts w:ascii="Calibri" w:hAnsi="Calibri" w:cs="Calibri" w:asciiTheme="majorAscii" w:hAnsiTheme="majorAscii" w:cstheme="majorAscii"/>
          <w:sz w:val="22"/>
          <w:szCs w:val="22"/>
        </w:rPr>
      </w:pPr>
      <w:r w:rsidRPr="63CEF893" w:rsidR="5BF96D98">
        <w:rPr>
          <w:rFonts w:ascii="Calibri" w:hAnsi="Calibri" w:cs="Calibri" w:asciiTheme="majorAscii" w:hAnsiTheme="majorAscii" w:cstheme="majorAscii"/>
          <w:sz w:val="22"/>
          <w:szCs w:val="22"/>
        </w:rPr>
        <w:t xml:space="preserve">e. </w:t>
      </w:r>
      <w:r w:rsidRPr="63CEF893" w:rsidR="00B80447">
        <w:rPr>
          <w:rFonts w:ascii="Calibri" w:hAnsi="Calibri" w:cs="Calibri" w:asciiTheme="majorAscii" w:hAnsiTheme="majorAscii" w:cstheme="majorAscii"/>
          <w:sz w:val="22"/>
          <w:szCs w:val="22"/>
        </w:rPr>
        <w:t>P</w:t>
      </w:r>
      <w:r w:rsidRPr="63CEF893" w:rsidR="5BF96D98">
        <w:rPr>
          <w:rFonts w:ascii="Calibri" w:hAnsi="Calibri" w:cs="Calibri" w:asciiTheme="majorAscii" w:hAnsiTheme="majorAscii" w:cstheme="majorAscii"/>
          <w:sz w:val="22"/>
          <w:szCs w:val="22"/>
        </w:rPr>
        <w:t xml:space="preserve">hase duration 50 </w:t>
      </w:r>
      <w:r w:rsidRPr="63CEF893" w:rsidR="5BF96D98">
        <w:rPr>
          <w:rFonts w:ascii="Calibri" w:hAnsi="Calibri" w:cs="Calibri" w:asciiTheme="majorAscii" w:hAnsiTheme="majorAscii" w:cstheme="majorAscii"/>
          <w:sz w:val="22"/>
          <w:szCs w:val="22"/>
        </w:rPr>
        <w:t>μs</w:t>
      </w:r>
      <w:r w:rsidRPr="63CEF893" w:rsidR="5BF96D98">
        <w:rPr>
          <w:rFonts w:ascii="Calibri" w:hAnsi="Calibri" w:cs="Calibri" w:asciiTheme="majorAscii" w:hAnsiTheme="majorAscii" w:cstheme="majorAscii"/>
          <w:sz w:val="22"/>
          <w:szCs w:val="22"/>
        </w:rPr>
        <w:t xml:space="preserve"> and frequency 10 Hz</w:t>
      </w:r>
    </w:p>
    <w:p w:rsidRPr="004C0059" w:rsidR="00467614" w:rsidP="003E5162" w:rsidRDefault="00467614" w14:paraId="383A8616" w14:textId="2DF660B3">
      <w:pPr>
        <w:pStyle w:val="Heading2"/>
        <w:spacing w:after="200"/>
      </w:pPr>
      <w:r w:rsidR="00467614">
        <w:rPr/>
        <w:t>Matchin</w:t>
      </w:r>
      <w:r w:rsidR="00467614">
        <w:rPr/>
        <w:t>g Question</w:t>
      </w:r>
    </w:p>
    <w:p w:rsidRPr="005369AF" w:rsidR="5BF96D98" w:rsidP="004C0059" w:rsidRDefault="75AB72E3" w14:paraId="0B8D727A" w14:textId="0A164D9B">
      <w:pPr>
        <w:spacing w:after="120"/>
        <w:rPr>
          <w:rFonts w:asciiTheme="majorHAnsi" w:hAnsiTheme="majorHAnsi" w:cstheme="majorHAnsi"/>
          <w:b/>
          <w:bCs/>
        </w:rPr>
      </w:pPr>
      <w:r w:rsidRPr="005369AF">
        <w:rPr>
          <w:rFonts w:asciiTheme="majorHAnsi" w:hAnsiTheme="majorHAnsi" w:cstheme="majorHAnsi"/>
          <w:b/>
          <w:bCs/>
        </w:rPr>
        <w:t>90</w:t>
      </w:r>
      <w:r w:rsidRPr="005369AF" w:rsidR="5BF96D98">
        <w:rPr>
          <w:rFonts w:asciiTheme="majorHAnsi" w:hAnsiTheme="majorHAnsi" w:cstheme="majorHAnsi"/>
          <w:b/>
          <w:bCs/>
        </w:rPr>
        <w:t>. Match the modality to its clinical use.</w:t>
      </w:r>
    </w:p>
    <w:p w:rsidRPr="005369AF" w:rsidR="5BF96D98" w:rsidP="63CEF893" w:rsidRDefault="5BF96D98" w14:paraId="4B3BA2AE" w14:textId="70BA640B">
      <w:pPr>
        <w:ind w:left="357"/>
        <w:rPr>
          <w:rFonts w:ascii="Calibri" w:hAnsi="Calibri" w:cs="Calibri" w:asciiTheme="majorAscii" w:hAnsiTheme="majorAscii" w:cstheme="majorAscii"/>
        </w:rPr>
      </w:pPr>
      <w:r w:rsidRPr="63CEF893" w:rsidR="5BF96D98">
        <w:rPr>
          <w:rFonts w:ascii="Calibri" w:hAnsi="Calibri" w:cs="Calibri" w:asciiTheme="majorAscii" w:hAnsiTheme="majorAscii" w:cstheme="majorAscii"/>
        </w:rPr>
        <w:t xml:space="preserve">a. </w:t>
      </w:r>
      <w:r w:rsidRPr="63CEF893" w:rsidR="00B80447">
        <w:rPr>
          <w:rFonts w:ascii="Calibri" w:hAnsi="Calibri" w:cs="Calibri" w:asciiTheme="majorAscii" w:hAnsiTheme="majorAscii" w:cstheme="majorAscii"/>
        </w:rPr>
        <w:t>V</w:t>
      </w:r>
      <w:r w:rsidRPr="63CEF893" w:rsidR="5BF96D98">
        <w:rPr>
          <w:rFonts w:ascii="Calibri" w:hAnsi="Calibri" w:cs="Calibri" w:asciiTheme="majorAscii" w:hAnsiTheme="majorAscii" w:cstheme="majorAscii"/>
        </w:rPr>
        <w:t xml:space="preserve">apocoolant spray = </w:t>
      </w:r>
      <w:r w:rsidRPr="63CEF893" w:rsidR="00B80447">
        <w:rPr>
          <w:rFonts w:ascii="Calibri" w:hAnsi="Calibri" w:cs="Calibri" w:asciiTheme="majorAscii" w:hAnsiTheme="majorAscii" w:cstheme="majorAscii"/>
        </w:rPr>
        <w:t>L</w:t>
      </w:r>
      <w:r w:rsidRPr="63CEF893" w:rsidR="5BF96D98">
        <w:rPr>
          <w:rFonts w:ascii="Calibri" w:hAnsi="Calibri" w:cs="Calibri" w:asciiTheme="majorAscii" w:hAnsiTheme="majorAscii" w:cstheme="majorAscii"/>
        </w:rPr>
        <w:t>ocalized desensitization</w:t>
      </w:r>
    </w:p>
    <w:p w:rsidRPr="005369AF" w:rsidR="5BF96D98" w:rsidP="63CEF893" w:rsidRDefault="5BF96D98" w14:paraId="6E8A9D23" w14:textId="51D03CCA">
      <w:pPr>
        <w:ind w:left="357"/>
        <w:rPr>
          <w:rFonts w:ascii="Calibri" w:hAnsi="Calibri" w:cs="Calibri" w:asciiTheme="majorAscii" w:hAnsiTheme="majorAscii" w:cstheme="majorAscii"/>
        </w:rPr>
      </w:pPr>
      <w:r w:rsidRPr="63CEF893" w:rsidR="5BF96D98">
        <w:rPr>
          <w:rFonts w:ascii="Calibri" w:hAnsi="Calibri" w:cs="Calibri" w:asciiTheme="majorAscii" w:hAnsiTheme="majorAscii" w:cstheme="majorAscii"/>
        </w:rPr>
        <w:t xml:space="preserve">b. </w:t>
      </w:r>
      <w:r w:rsidRPr="63CEF893" w:rsidR="00B80447">
        <w:rPr>
          <w:rFonts w:ascii="Calibri" w:hAnsi="Calibri" w:cs="Calibri" w:asciiTheme="majorAscii" w:hAnsiTheme="majorAscii" w:cstheme="majorAscii"/>
        </w:rPr>
        <w:t>I</w:t>
      </w:r>
      <w:r w:rsidRPr="63CEF893" w:rsidR="5BF96D98">
        <w:rPr>
          <w:rFonts w:ascii="Calibri" w:hAnsi="Calibri" w:cs="Calibri" w:asciiTheme="majorAscii" w:hAnsiTheme="majorAscii" w:cstheme="majorAscii"/>
        </w:rPr>
        <w:t xml:space="preserve">nterferential current = </w:t>
      </w:r>
      <w:r w:rsidRPr="63CEF893" w:rsidR="00B80447">
        <w:rPr>
          <w:rFonts w:ascii="Calibri" w:hAnsi="Calibri" w:cs="Calibri" w:asciiTheme="majorAscii" w:hAnsiTheme="majorAscii" w:cstheme="majorAscii"/>
        </w:rPr>
        <w:t>D</w:t>
      </w:r>
      <w:r w:rsidRPr="63CEF893" w:rsidR="5BF96D98">
        <w:rPr>
          <w:rFonts w:ascii="Calibri" w:hAnsi="Calibri" w:cs="Calibri" w:asciiTheme="majorAscii" w:hAnsiTheme="majorAscii" w:cstheme="majorAscii"/>
        </w:rPr>
        <w:t>eep tissue pain relief</w:t>
      </w:r>
    </w:p>
    <w:p w:rsidRPr="005369AF" w:rsidR="5BF96D98" w:rsidP="63CEF893" w:rsidRDefault="5BF96D98" w14:paraId="42B7D3C9" w14:textId="1EFA2B27">
      <w:pPr>
        <w:ind w:left="357"/>
        <w:rPr>
          <w:rFonts w:ascii="Calibri" w:hAnsi="Calibri" w:cs="Calibri" w:asciiTheme="majorAscii" w:hAnsiTheme="majorAscii" w:cstheme="majorAscii"/>
        </w:rPr>
      </w:pPr>
      <w:r w:rsidRPr="63CEF893" w:rsidR="5BF96D98">
        <w:rPr>
          <w:rFonts w:ascii="Calibri" w:hAnsi="Calibri" w:cs="Calibri" w:asciiTheme="majorAscii" w:hAnsiTheme="majorAscii" w:cstheme="majorAscii"/>
        </w:rPr>
        <w:t xml:space="preserve">c. </w:t>
      </w:r>
      <w:r w:rsidRPr="63CEF893" w:rsidR="00B80447">
        <w:rPr>
          <w:rFonts w:ascii="Calibri" w:hAnsi="Calibri" w:cs="Calibri" w:asciiTheme="majorAscii" w:hAnsiTheme="majorAscii" w:cstheme="majorAscii"/>
        </w:rPr>
        <w:t>H</w:t>
      </w:r>
      <w:r w:rsidRPr="63CEF893" w:rsidR="5BF96D98">
        <w:rPr>
          <w:rFonts w:ascii="Calibri" w:hAnsi="Calibri" w:cs="Calibri" w:asciiTheme="majorAscii" w:hAnsiTheme="majorAscii" w:cstheme="majorAscii"/>
        </w:rPr>
        <w:t xml:space="preserve">igh-volt stimulation = </w:t>
      </w:r>
      <w:r w:rsidRPr="63CEF893" w:rsidR="00B80447">
        <w:rPr>
          <w:rFonts w:ascii="Calibri" w:hAnsi="Calibri" w:cs="Calibri" w:asciiTheme="majorAscii" w:hAnsiTheme="majorAscii" w:cstheme="majorAscii"/>
        </w:rPr>
        <w:t>E</w:t>
      </w:r>
      <w:r w:rsidRPr="63CEF893" w:rsidR="5BF96D98">
        <w:rPr>
          <w:rFonts w:ascii="Calibri" w:hAnsi="Calibri" w:cs="Calibri" w:asciiTheme="majorAscii" w:hAnsiTheme="majorAscii" w:cstheme="majorAscii"/>
        </w:rPr>
        <w:t>dema management and pain relief</w:t>
      </w:r>
    </w:p>
    <w:p w:rsidRPr="005369AF" w:rsidR="5BF96D98" w:rsidP="63CEF893" w:rsidRDefault="5BF96D98" w14:paraId="40E6E77A" w14:textId="213EAB49">
      <w:pPr>
        <w:ind w:left="357"/>
        <w:rPr>
          <w:rFonts w:ascii="Calibri" w:hAnsi="Calibri" w:cs="Calibri" w:asciiTheme="majorAscii" w:hAnsiTheme="majorAscii" w:cstheme="majorAscii"/>
        </w:rPr>
      </w:pPr>
      <w:r w:rsidRPr="63CEF893" w:rsidR="5BF96D98">
        <w:rPr>
          <w:rFonts w:ascii="Calibri" w:hAnsi="Calibri" w:cs="Calibri" w:asciiTheme="majorAscii" w:hAnsiTheme="majorAscii" w:cstheme="majorAscii"/>
        </w:rPr>
        <w:t xml:space="preserve">d. </w:t>
      </w:r>
      <w:r w:rsidRPr="63CEF893" w:rsidR="00B80447">
        <w:rPr>
          <w:rFonts w:ascii="Calibri" w:hAnsi="Calibri" w:cs="Calibri" w:asciiTheme="majorAscii" w:hAnsiTheme="majorAscii" w:cstheme="majorAscii"/>
        </w:rPr>
        <w:t>P</w:t>
      </w:r>
      <w:r w:rsidRPr="63CEF893" w:rsidR="5BF96D98">
        <w:rPr>
          <w:rFonts w:ascii="Calibri" w:hAnsi="Calibri" w:cs="Calibri" w:asciiTheme="majorAscii" w:hAnsiTheme="majorAscii" w:cstheme="majorAscii"/>
        </w:rPr>
        <w:t xml:space="preserve">araffin = </w:t>
      </w:r>
      <w:r w:rsidRPr="63CEF893" w:rsidR="00B80447">
        <w:rPr>
          <w:rFonts w:ascii="Calibri" w:hAnsi="Calibri" w:cs="Calibri" w:asciiTheme="majorAscii" w:hAnsiTheme="majorAscii" w:cstheme="majorAscii"/>
        </w:rPr>
        <w:t>P</w:t>
      </w:r>
      <w:r w:rsidRPr="63CEF893" w:rsidR="5BF96D98">
        <w:rPr>
          <w:rFonts w:ascii="Calibri" w:hAnsi="Calibri" w:cs="Calibri" w:asciiTheme="majorAscii" w:hAnsiTheme="majorAscii" w:cstheme="majorAscii"/>
        </w:rPr>
        <w:t>ain and stiffness in the hand</w:t>
      </w:r>
    </w:p>
    <w:p w:rsidRPr="005369AF" w:rsidR="00B12BF3" w:rsidP="004C0059" w:rsidRDefault="00B12BF3" w14:paraId="367812C1" w14:textId="01023E14">
      <w:pPr>
        <w:pStyle w:val="Heading2"/>
        <w:spacing w:after="200"/>
      </w:pPr>
      <w:r w:rsidRPr="005369AF">
        <w:t>Testle</w:t>
      </w:r>
      <w:r w:rsidRPr="005369AF" w:rsidR="57ED2428">
        <w:t>t</w:t>
      </w:r>
      <w:r w:rsidRPr="005369AF">
        <w:t xml:space="preserve"> Questions</w:t>
      </w:r>
    </w:p>
    <w:p w:rsidRPr="005369AF" w:rsidR="00664EA1" w:rsidP="004C0059" w:rsidRDefault="00664EA1" w14:paraId="3F13B7C2" w14:textId="77777777">
      <w:pPr>
        <w:pStyle w:val="Heading3"/>
        <w:spacing w:after="200"/>
      </w:pPr>
      <w:r w:rsidRPr="005369AF">
        <w:t>Testlet 1</w:t>
      </w:r>
    </w:p>
    <w:p w:rsidRPr="005369AF" w:rsidR="00664EA1" w:rsidP="63CEF893" w:rsidRDefault="00664EA1" w14:paraId="5F2ADF4B" w14:textId="77777777">
      <w:pPr>
        <w:spacing w:before="200" w:after="200"/>
        <w:rPr>
          <w:rFonts w:ascii="Calibri" w:hAnsi="Calibri" w:cs="Calibri" w:asciiTheme="majorAscii" w:hAnsiTheme="majorAscii" w:cstheme="majorAscii"/>
          <w:b w:val="1"/>
          <w:bCs w:val="1"/>
          <w:rPrChange w:author="" w16du:dateUtc="2026-05-18T15:13:00Z" w:id="2024580980">
            <w:rPr>
              <w:rFonts w:asciiTheme="minorHAnsi" w:hAnsiTheme="minorHAnsi"/>
            </w:rPr>
          </w:rPrChange>
        </w:rPr>
      </w:pPr>
      <w:r w:rsidRPr="63CEF893" w:rsidR="00664EA1">
        <w:rPr>
          <w:rFonts w:ascii="Calibri" w:hAnsi="Calibri" w:cs="Calibri" w:asciiTheme="majorAscii" w:hAnsiTheme="majorAscii" w:cstheme="majorAscii"/>
          <w:b w:val="1"/>
          <w:bCs w:val="1"/>
        </w:rPr>
        <w:t xml:space="preserve">Please use the following information to answer the questions in this </w:t>
      </w:r>
      <w:r w:rsidRPr="63CEF893" w:rsidR="00664EA1">
        <w:rPr>
          <w:rFonts w:ascii="Calibri" w:hAnsi="Calibri" w:cs="Calibri" w:asciiTheme="majorAscii" w:hAnsiTheme="majorAscii" w:cstheme="majorAscii"/>
          <w:b w:val="1"/>
          <w:bCs w:val="1"/>
        </w:rPr>
        <w:t>testlet</w:t>
      </w:r>
      <w:r w:rsidRPr="63CEF893" w:rsidR="00664EA1">
        <w:rPr>
          <w:rFonts w:ascii="Calibri" w:hAnsi="Calibri" w:cs="Calibri" w:asciiTheme="majorAscii" w:hAnsiTheme="majorAscii" w:cstheme="majorAscii"/>
          <w:b w:val="1"/>
          <w:bCs w:val="1"/>
        </w:rPr>
        <w:t>.</w:t>
      </w:r>
    </w:p>
    <w:p w:rsidRPr="005369AF" w:rsidR="00664EA1" w:rsidP="63CEF893" w:rsidRDefault="00664EA1" w14:paraId="0AC52C4C" w14:textId="419D083F">
      <w:pPr>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A high school lacrosse player is referred to you</w:t>
      </w:r>
      <w:r w:rsidRPr="63CEF893" w:rsidR="00FB3FCF">
        <w:rPr>
          <w:rFonts w:ascii="Calibri" w:hAnsi="Calibri" w:cs="Calibri" w:asciiTheme="majorAscii" w:hAnsiTheme="majorAscii" w:cstheme="majorAscii"/>
        </w:rPr>
        <w:t>r</w:t>
      </w:r>
      <w:r w:rsidRPr="63CEF893" w:rsidR="00664EA1">
        <w:rPr>
          <w:rFonts w:ascii="Calibri" w:hAnsi="Calibri" w:cs="Calibri" w:asciiTheme="majorAscii" w:hAnsiTheme="majorAscii" w:cstheme="majorAscii"/>
        </w:rPr>
        <w:t xml:space="preserve"> clinic following a shoulder subluxation at a game a week ago.</w:t>
      </w:r>
    </w:p>
    <w:p w:rsidRPr="005369AF" w:rsidR="00664EA1" w:rsidP="63CEF893" w:rsidRDefault="00664EA1" w14:paraId="4941103D" w14:textId="77777777">
      <w:pPr>
        <w:rPr>
          <w:rFonts w:ascii="Calibri" w:hAnsi="Calibri" w:cs="Calibri" w:asciiTheme="majorAscii" w:hAnsiTheme="majorAscii" w:cstheme="majorAscii"/>
          <w:rPrChange w:author="" w16du:dateUtc="2026-05-18T13:30:00Z" w:id="1827843160">
            <w:rPr/>
          </w:rPrChange>
        </w:rPr>
      </w:pPr>
      <w:r w:rsidRPr="63CEF893" w:rsidR="00664EA1">
        <w:rPr>
          <w:rFonts w:ascii="Calibri" w:hAnsi="Calibri" w:cs="Calibri" w:asciiTheme="majorAscii" w:hAnsiTheme="majorAscii" w:cstheme="majorAscii"/>
        </w:rPr>
        <w:t>The following is the history of this injury:</w:t>
      </w:r>
    </w:p>
    <w:p w:rsidRPr="005369AF" w:rsidR="00664EA1" w:rsidP="002A428C" w:rsidRDefault="00664EA1" w14:paraId="6018C994" w14:textId="77777777">
      <w:pPr>
        <w:pStyle w:val="ListParagraph"/>
        <w:numPr>
          <w:ilvl w:val="0"/>
          <w:numId w:val="9"/>
        </w:numPr>
        <w:rPr>
          <w:rFonts w:asciiTheme="majorHAnsi" w:hAnsiTheme="majorHAnsi" w:cstheme="majorHAnsi"/>
        </w:rPr>
      </w:pPr>
      <w:r w:rsidRPr="005369AF">
        <w:rPr>
          <w:rFonts w:asciiTheme="majorHAnsi" w:hAnsiTheme="majorHAnsi" w:cstheme="majorHAnsi"/>
        </w:rPr>
        <w:t>He was reduced at the local emergency department and has been in a sling ever since.</w:t>
      </w:r>
    </w:p>
    <w:p w:rsidRPr="005369AF" w:rsidR="00664EA1" w:rsidP="1E052B7A" w:rsidRDefault="00664EA1" w14:paraId="31FA0F4E" w14:textId="68997F1D">
      <w:pPr>
        <w:pStyle w:val="ListParagraph"/>
        <w:numPr>
          <w:ilvl w:val="0"/>
          <w:numId w:val="9"/>
        </w:numPr>
        <w:rPr>
          <w:rFonts w:asciiTheme="majorHAnsi" w:hAnsiTheme="majorHAnsi" w:cstheme="majorHAnsi"/>
        </w:rPr>
      </w:pPr>
      <w:r w:rsidRPr="005369AF">
        <w:rPr>
          <w:rFonts w:asciiTheme="majorHAnsi" w:hAnsiTheme="majorHAnsi" w:cstheme="majorHAnsi"/>
        </w:rPr>
        <w:t>He</w:t>
      </w:r>
      <w:r w:rsidRPr="005369AF" w:rsidR="03335324">
        <w:rPr>
          <w:rFonts w:asciiTheme="majorHAnsi" w:hAnsiTheme="majorHAnsi" w:cstheme="majorHAnsi"/>
        </w:rPr>
        <w:t xml:space="preserve"> ha</w:t>
      </w:r>
      <w:r w:rsidRPr="005369AF">
        <w:rPr>
          <w:rFonts w:asciiTheme="majorHAnsi" w:hAnsiTheme="majorHAnsi" w:cstheme="majorHAnsi"/>
        </w:rPr>
        <w:t>s had two other subluxations in the past year.</w:t>
      </w:r>
    </w:p>
    <w:p w:rsidRPr="005369AF" w:rsidR="00664EA1" w:rsidP="002A428C" w:rsidRDefault="00664EA1" w14:paraId="6129E353" w14:textId="77777777">
      <w:pPr>
        <w:pStyle w:val="ListParagraph"/>
        <w:numPr>
          <w:ilvl w:val="0"/>
          <w:numId w:val="9"/>
        </w:numPr>
        <w:rPr>
          <w:rFonts w:asciiTheme="majorHAnsi" w:hAnsiTheme="majorHAnsi" w:cstheme="majorHAnsi"/>
        </w:rPr>
      </w:pPr>
      <w:r w:rsidRPr="005369AF">
        <w:rPr>
          <w:rFonts w:asciiTheme="majorHAnsi" w:hAnsiTheme="majorHAnsi" w:cstheme="majorHAnsi"/>
        </w:rPr>
        <w:t>He has not received any therapy in the past post-subluxation.</w:t>
      </w:r>
    </w:p>
    <w:p w:rsidRPr="005369AF" w:rsidR="00664EA1" w:rsidP="002A428C" w:rsidRDefault="00664EA1" w14:paraId="1F02C5A4" w14:textId="77777777">
      <w:pPr>
        <w:pStyle w:val="ListParagraph"/>
        <w:numPr>
          <w:ilvl w:val="0"/>
          <w:numId w:val="9"/>
        </w:numPr>
        <w:rPr>
          <w:rFonts w:asciiTheme="majorHAnsi" w:hAnsiTheme="majorHAnsi" w:cstheme="majorHAnsi"/>
        </w:rPr>
      </w:pPr>
      <w:r w:rsidRPr="005369AF">
        <w:rPr>
          <w:rFonts w:asciiTheme="majorHAnsi" w:hAnsiTheme="majorHAnsi" w:cstheme="majorHAnsi"/>
        </w:rPr>
        <w:t>He plays as a goalie for the lacrosse team.</w:t>
      </w:r>
    </w:p>
    <w:p w:rsidRPr="005369AF" w:rsidR="00664EA1" w:rsidP="004C0059" w:rsidRDefault="008510CC" w14:paraId="5C0FA49C" w14:textId="10CEA216">
      <w:pPr>
        <w:pStyle w:val="Heading3"/>
        <w:spacing w:after="200"/>
        <w:rPr>
          <w:rFonts w:cstheme="majorHAnsi"/>
        </w:rPr>
      </w:pPr>
      <w:r w:rsidRPr="005369AF">
        <w:rPr>
          <w:rFonts w:cstheme="majorHAnsi"/>
        </w:rPr>
        <w:lastRenderedPageBreak/>
        <w:t>Multiple Select Question</w:t>
      </w:r>
    </w:p>
    <w:p w:rsidRPr="005369AF" w:rsidR="00664EA1" w:rsidP="004C0059" w:rsidRDefault="5035775A" w14:paraId="520DC7C9" w14:textId="45C5543C">
      <w:pPr>
        <w:spacing w:after="120"/>
        <w:rPr>
          <w:rFonts w:asciiTheme="majorHAnsi" w:hAnsiTheme="majorHAnsi" w:cstheme="majorHAnsi"/>
          <w:b/>
          <w:bCs/>
        </w:rPr>
      </w:pPr>
      <w:r w:rsidRPr="005369AF">
        <w:rPr>
          <w:rFonts w:asciiTheme="majorHAnsi" w:hAnsiTheme="majorHAnsi" w:cstheme="majorHAnsi"/>
          <w:b/>
          <w:bCs/>
        </w:rPr>
        <w:t>9</w:t>
      </w:r>
      <w:r w:rsidRPr="005369AF" w:rsidR="00664EA1">
        <w:rPr>
          <w:rFonts w:asciiTheme="majorHAnsi" w:hAnsiTheme="majorHAnsi" w:cstheme="majorHAnsi"/>
          <w:b/>
          <w:bCs/>
        </w:rPr>
        <w:t>1. Which of the following active ranges of motion will be contraindicated in the early stages of rehabilitation for this athlete who is diagnosed with an anterior instability? Choose all that apply.</w:t>
      </w:r>
    </w:p>
    <w:p w:rsidRPr="005369AF" w:rsidR="00664EA1" w:rsidP="63CEF893" w:rsidRDefault="00125928" w14:paraId="75B63C10" w14:textId="7D5F3E21">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a. </w:t>
      </w:r>
      <w:r w:rsidRPr="63CEF893" w:rsidR="00664EA1">
        <w:rPr>
          <w:rFonts w:ascii="Calibri" w:hAnsi="Calibri" w:cs="Calibri" w:asciiTheme="majorAscii" w:hAnsiTheme="majorAscii" w:cstheme="majorAscii"/>
        </w:rPr>
        <w:t>Abduction</w:t>
      </w:r>
    </w:p>
    <w:p w:rsidRPr="005369AF" w:rsidR="00664EA1" w:rsidP="63CEF893" w:rsidRDefault="00B80447" w14:paraId="6B2B2E0B" w14:textId="4643B0AB">
      <w:pPr>
        <w:spacing/>
        <w:ind w:left="357"/>
        <w:contextualSpacing w:val="1"/>
        <w:rPr>
          <w:rFonts w:ascii="Calibri" w:hAnsi="Calibri" w:cs="Calibri" w:asciiTheme="majorAscii" w:hAnsiTheme="majorAscii" w:cstheme="majorAscii"/>
        </w:rPr>
      </w:pPr>
      <w:r w:rsidRPr="63CEF893" w:rsidR="00B80447">
        <w:rPr>
          <w:rFonts w:ascii="Calibri" w:hAnsi="Calibri" w:cs="Calibri" w:asciiTheme="majorAscii" w:hAnsiTheme="majorAscii" w:cstheme="majorAscii"/>
        </w:rPr>
        <w:t xml:space="preserve">b. </w:t>
      </w:r>
      <w:r w:rsidRPr="63CEF893" w:rsidR="00664EA1">
        <w:rPr>
          <w:rFonts w:ascii="Calibri" w:hAnsi="Calibri" w:cs="Calibri" w:asciiTheme="majorAscii" w:hAnsiTheme="majorAscii" w:cstheme="majorAscii"/>
        </w:rPr>
        <w:t>Internal rotation</w:t>
      </w:r>
    </w:p>
    <w:p w:rsidRPr="005369AF" w:rsidR="00664EA1" w:rsidP="63CEF893" w:rsidRDefault="00125928" w14:paraId="72923C20" w14:textId="19F233DE">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c. </w:t>
      </w:r>
      <w:r w:rsidRPr="63CEF893" w:rsidR="00664EA1">
        <w:rPr>
          <w:rFonts w:ascii="Calibri" w:hAnsi="Calibri" w:cs="Calibri" w:asciiTheme="majorAscii" w:hAnsiTheme="majorAscii" w:cstheme="majorAscii"/>
        </w:rPr>
        <w:t>External rotation</w:t>
      </w:r>
    </w:p>
    <w:p w:rsidRPr="005369AF" w:rsidR="00664EA1" w:rsidP="63CEF893" w:rsidRDefault="00B80447" w14:paraId="6F19999F" w14:textId="4FA1D98C">
      <w:pPr>
        <w:spacing/>
        <w:ind w:left="357"/>
        <w:contextualSpacing w:val="1"/>
        <w:rPr>
          <w:rFonts w:ascii="Calibri" w:hAnsi="Calibri" w:cs="Calibri" w:asciiTheme="majorAscii" w:hAnsiTheme="majorAscii" w:cstheme="majorAscii"/>
        </w:rPr>
      </w:pPr>
      <w:r w:rsidRPr="63CEF893" w:rsidR="00B80447">
        <w:rPr>
          <w:rFonts w:ascii="Calibri" w:hAnsi="Calibri" w:cs="Calibri" w:asciiTheme="majorAscii" w:hAnsiTheme="majorAscii" w:cstheme="majorAscii"/>
        </w:rPr>
        <w:t xml:space="preserve">d. </w:t>
      </w:r>
      <w:r w:rsidRPr="63CEF893" w:rsidR="00664EA1">
        <w:rPr>
          <w:rFonts w:ascii="Calibri" w:hAnsi="Calibri" w:cs="Calibri" w:asciiTheme="majorAscii" w:hAnsiTheme="majorAscii" w:cstheme="majorAscii"/>
        </w:rPr>
        <w:t>Adduction</w:t>
      </w:r>
    </w:p>
    <w:p w:rsidRPr="005369AF" w:rsidR="00664EA1" w:rsidP="63CEF893" w:rsidRDefault="00125928" w14:paraId="44276EA9" w14:textId="2EE65880">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e. </w:t>
      </w:r>
      <w:r w:rsidRPr="63CEF893" w:rsidR="00664EA1">
        <w:rPr>
          <w:rFonts w:ascii="Calibri" w:hAnsi="Calibri" w:cs="Calibri" w:asciiTheme="majorAscii" w:hAnsiTheme="majorAscii" w:cstheme="majorAscii"/>
        </w:rPr>
        <w:t>Flexion</w:t>
      </w:r>
    </w:p>
    <w:p w:rsidRPr="005369AF" w:rsidR="00C732CB" w:rsidP="63CEF893" w:rsidRDefault="00C732CB" w14:paraId="16BC73A0" w14:textId="24C3A8E2">
      <w:pPr>
        <w:pStyle w:val="Heading3"/>
        <w:spacing w:after="200"/>
        <w:rPr>
          <w:rFonts w:cs="Calibri" w:cstheme="majorAscii"/>
        </w:rPr>
      </w:pPr>
      <w:r w:rsidRPr="63CEF893" w:rsidR="00C732CB">
        <w:rPr>
          <w:rFonts w:cs="Calibri" w:cstheme="majorAscii"/>
        </w:rPr>
        <w:t xml:space="preserve">Drag and </w:t>
      </w:r>
      <w:r w:rsidRPr="63CEF893" w:rsidR="00FB3FCF">
        <w:rPr>
          <w:rFonts w:cs="Calibri" w:cstheme="majorAscii"/>
        </w:rPr>
        <w:t>D</w:t>
      </w:r>
      <w:r w:rsidRPr="63CEF893" w:rsidR="00C732CB">
        <w:rPr>
          <w:rFonts w:cs="Calibri" w:cstheme="majorAscii"/>
        </w:rPr>
        <w:t>rop Question</w:t>
      </w:r>
    </w:p>
    <w:p w:rsidRPr="005369AF" w:rsidR="00664EA1" w:rsidP="63CEF893" w:rsidRDefault="7D579C7F" w14:paraId="5D28A198" w14:textId="5510AA8A">
      <w:pPr>
        <w:spacing w:after="120"/>
        <w:rPr>
          <w:rFonts w:ascii="Calibri" w:hAnsi="Calibri" w:cs="Calibri" w:asciiTheme="majorAscii" w:hAnsiTheme="majorAscii" w:cstheme="majorAscii"/>
          <w:b w:val="1"/>
          <w:bCs w:val="1"/>
        </w:rPr>
      </w:pPr>
      <w:r w:rsidRPr="63CEF893" w:rsidR="7D579C7F">
        <w:rPr>
          <w:rFonts w:ascii="Calibri" w:hAnsi="Calibri" w:cs="Calibri" w:asciiTheme="majorAscii" w:hAnsiTheme="majorAscii" w:cstheme="majorAscii"/>
          <w:b w:val="1"/>
          <w:bCs w:val="1"/>
        </w:rPr>
        <w:t>9</w:t>
      </w:r>
      <w:r w:rsidRPr="63CEF893" w:rsidR="00A00C8D">
        <w:rPr>
          <w:rFonts w:ascii="Calibri" w:hAnsi="Calibri" w:cs="Calibri" w:asciiTheme="majorAscii" w:hAnsiTheme="majorAscii" w:cstheme="majorAscii"/>
          <w:b w:val="1"/>
          <w:bCs w:val="1"/>
        </w:rPr>
        <w:t>2. Order the following exercises by first exercise</w:t>
      </w:r>
      <w:r w:rsidRPr="63CEF893" w:rsidR="00A00C8D">
        <w:rPr>
          <w:rFonts w:ascii="Calibri" w:hAnsi="Calibri" w:cs="Calibri" w:asciiTheme="majorAscii" w:hAnsiTheme="majorAscii" w:cstheme="majorAscii"/>
          <w:b w:val="1"/>
          <w:bCs w:val="1"/>
        </w:rPr>
        <w:t xml:space="preserve"> to last exercise</w:t>
      </w:r>
      <w:r w:rsidRPr="63CEF893" w:rsidR="00A00C8D">
        <w:rPr>
          <w:rFonts w:ascii="Calibri" w:hAnsi="Calibri" w:cs="Calibri" w:asciiTheme="majorAscii" w:hAnsiTheme="majorAscii" w:cstheme="majorAscii"/>
          <w:b w:val="1"/>
          <w:bCs w:val="1"/>
        </w:rPr>
        <w:t xml:space="preserve"> used to </w:t>
      </w:r>
      <w:r w:rsidRPr="63CEF893" w:rsidR="00A00C8D">
        <w:rPr>
          <w:rFonts w:ascii="Calibri" w:hAnsi="Calibri" w:cs="Calibri" w:asciiTheme="majorAscii" w:hAnsiTheme="majorAscii" w:cstheme="majorAscii"/>
          <w:b w:val="1"/>
          <w:bCs w:val="1"/>
        </w:rPr>
        <w:t>facilitate</w:t>
      </w:r>
      <w:r w:rsidRPr="63CEF893" w:rsidR="00A00C8D">
        <w:rPr>
          <w:rFonts w:ascii="Calibri" w:hAnsi="Calibri" w:cs="Calibri" w:asciiTheme="majorAscii" w:hAnsiTheme="majorAscii" w:cstheme="majorAscii"/>
          <w:b w:val="1"/>
          <w:bCs w:val="1"/>
        </w:rPr>
        <w:t xml:space="preserve"> </w:t>
      </w:r>
      <w:r w:rsidRPr="63CEF893" w:rsidR="00FB3FCF">
        <w:rPr>
          <w:rFonts w:ascii="Calibri" w:hAnsi="Calibri" w:cs="Calibri" w:asciiTheme="majorAscii" w:hAnsiTheme="majorAscii" w:cstheme="majorAscii"/>
          <w:b w:val="1"/>
          <w:bCs w:val="1"/>
        </w:rPr>
        <w:t xml:space="preserve">the </w:t>
      </w:r>
      <w:r w:rsidRPr="63CEF893" w:rsidR="00A00C8D">
        <w:rPr>
          <w:rFonts w:ascii="Calibri" w:hAnsi="Calibri" w:cs="Calibri" w:asciiTheme="majorAscii" w:hAnsiTheme="majorAscii" w:cstheme="majorAscii"/>
          <w:b w:val="1"/>
          <w:bCs w:val="1"/>
        </w:rPr>
        <w:t>range of motion for this athlete. Drag the items into the correct order.</w:t>
      </w:r>
    </w:p>
    <w:p w:rsidRPr="005369AF" w:rsidR="00664EA1" w:rsidP="002A428C" w:rsidRDefault="00664EA1" w14:paraId="7ACC39EE" w14:textId="77777777">
      <w:pPr>
        <w:ind w:left="720"/>
        <w:rPr>
          <w:rFonts w:asciiTheme="majorHAnsi" w:hAnsiTheme="majorHAnsi" w:cstheme="majorHAnsi"/>
        </w:rPr>
      </w:pPr>
      <w:r w:rsidRPr="005369AF">
        <w:rPr>
          <w:rFonts w:asciiTheme="majorHAnsi" w:hAnsiTheme="majorHAnsi" w:cstheme="majorHAnsi"/>
        </w:rPr>
        <w:t>1. Pendular exercises</w:t>
      </w:r>
    </w:p>
    <w:p w:rsidRPr="005369AF" w:rsidR="00664EA1" w:rsidP="002A428C" w:rsidRDefault="00664EA1" w14:paraId="07D74704" w14:textId="77777777">
      <w:pPr>
        <w:ind w:left="720"/>
        <w:rPr>
          <w:rFonts w:asciiTheme="majorHAnsi" w:hAnsiTheme="majorHAnsi" w:cstheme="majorHAnsi"/>
        </w:rPr>
      </w:pPr>
      <w:r w:rsidRPr="005369AF">
        <w:rPr>
          <w:rFonts w:asciiTheme="majorHAnsi" w:hAnsiTheme="majorHAnsi" w:cstheme="majorHAnsi"/>
        </w:rPr>
        <w:t>2. Passive ROM for abduction and flexion</w:t>
      </w:r>
    </w:p>
    <w:p w:rsidRPr="005369AF" w:rsidR="00664EA1" w:rsidP="002A428C" w:rsidRDefault="00664EA1" w14:paraId="68CC1920" w14:textId="77777777">
      <w:pPr>
        <w:ind w:left="720"/>
        <w:rPr>
          <w:rFonts w:asciiTheme="majorHAnsi" w:hAnsiTheme="majorHAnsi" w:cstheme="majorHAnsi"/>
        </w:rPr>
      </w:pPr>
      <w:r w:rsidRPr="005369AF">
        <w:rPr>
          <w:rFonts w:asciiTheme="majorHAnsi" w:hAnsiTheme="majorHAnsi" w:cstheme="majorHAnsi"/>
        </w:rPr>
        <w:t>3. Passive ROM for external rotation</w:t>
      </w:r>
    </w:p>
    <w:p w:rsidRPr="005369AF" w:rsidR="00664EA1" w:rsidP="002A428C" w:rsidRDefault="00664EA1" w14:paraId="78ECD50F" w14:textId="77777777">
      <w:pPr>
        <w:ind w:left="720"/>
        <w:rPr>
          <w:rFonts w:asciiTheme="majorHAnsi" w:hAnsiTheme="majorHAnsi" w:cstheme="majorHAnsi"/>
        </w:rPr>
      </w:pPr>
      <w:r w:rsidRPr="005369AF">
        <w:rPr>
          <w:rFonts w:asciiTheme="majorHAnsi" w:hAnsiTheme="majorHAnsi" w:cstheme="majorHAnsi"/>
        </w:rPr>
        <w:t>4. Active-assistive exercises in abduction and flexion</w:t>
      </w:r>
    </w:p>
    <w:p w:rsidR="00664EA1" w:rsidP="002A428C" w:rsidRDefault="00664EA1" w14:paraId="30B6AAFE" w14:textId="77777777">
      <w:pPr>
        <w:ind w:left="720"/>
        <w:rPr>
          <w:rFonts w:asciiTheme="majorHAnsi" w:hAnsiTheme="majorHAnsi" w:cstheme="majorHAnsi"/>
        </w:rPr>
      </w:pPr>
      <w:r w:rsidRPr="005369AF">
        <w:rPr>
          <w:rFonts w:asciiTheme="majorHAnsi" w:hAnsiTheme="majorHAnsi" w:cstheme="majorHAnsi"/>
        </w:rPr>
        <w:t>5. Active flexion, abduction, and external rotation</w:t>
      </w:r>
    </w:p>
    <w:p w:rsidRPr="005369AF" w:rsidR="004C0059" w:rsidP="004C0059" w:rsidRDefault="004C0059" w14:paraId="021093E4" w14:textId="77777777">
      <w:pPr>
        <w:rPr>
          <w:rFonts w:asciiTheme="majorHAnsi" w:hAnsiTheme="majorHAnsi" w:cstheme="majorHAnsi"/>
        </w:rPr>
      </w:pPr>
    </w:p>
    <w:p w:rsidRPr="005369AF" w:rsidR="00664EA1" w:rsidP="00C11741" w:rsidRDefault="37659B35" w14:paraId="0671113E" w14:textId="5E85412D">
      <w:pPr>
        <w:spacing w:after="120"/>
        <w:rPr>
          <w:rFonts w:asciiTheme="majorHAnsi" w:hAnsiTheme="majorHAnsi" w:cstheme="majorHAnsi"/>
        </w:rPr>
      </w:pPr>
      <w:r w:rsidRPr="005369AF">
        <w:rPr>
          <w:rFonts w:asciiTheme="majorHAnsi" w:hAnsiTheme="majorHAnsi" w:cstheme="majorHAnsi"/>
          <w:b/>
          <w:bCs/>
        </w:rPr>
        <w:t>9</w:t>
      </w:r>
      <w:r w:rsidRPr="005369AF" w:rsidR="00A00C8D">
        <w:rPr>
          <w:rFonts w:asciiTheme="majorHAnsi" w:hAnsiTheme="majorHAnsi" w:cstheme="majorHAnsi"/>
          <w:b/>
          <w:bCs/>
        </w:rPr>
        <w:t>3.</w:t>
      </w:r>
      <w:r w:rsidRPr="005369AF" w:rsidR="00A00C8D">
        <w:rPr>
          <w:rFonts w:asciiTheme="majorHAnsi" w:hAnsiTheme="majorHAnsi" w:eastAsiaTheme="minorEastAsia" w:cstheme="majorHAnsi"/>
          <w:b/>
          <w:bCs/>
          <w:color w:val="000000" w:themeColor="text1"/>
          <w:sz w:val="28"/>
          <w:szCs w:val="28"/>
        </w:rPr>
        <w:t xml:space="preserve"> </w:t>
      </w:r>
      <w:r w:rsidRPr="005369AF" w:rsidR="00A00C8D">
        <w:rPr>
          <w:rFonts w:asciiTheme="majorHAnsi" w:hAnsiTheme="majorHAnsi" w:cstheme="majorHAnsi"/>
          <w:b/>
          <w:bCs/>
        </w:rPr>
        <w:t>The athlete is now ready to begin proprioceptive exercises during rehabilitation. Drag the exercises into the proper progression from simple to complex.</w:t>
      </w:r>
    </w:p>
    <w:p w:rsidRPr="005369AF" w:rsidR="00664EA1" w:rsidP="00BF4802" w:rsidRDefault="00664EA1" w14:paraId="3AAF1BF0" w14:textId="77777777">
      <w:pPr>
        <w:ind w:left="720"/>
        <w:rPr>
          <w:rFonts w:asciiTheme="majorHAnsi" w:hAnsiTheme="majorHAnsi" w:cstheme="majorHAnsi"/>
        </w:rPr>
      </w:pPr>
      <w:r w:rsidRPr="005369AF">
        <w:rPr>
          <w:rFonts w:asciiTheme="majorHAnsi" w:hAnsiTheme="majorHAnsi" w:cstheme="majorHAnsi"/>
        </w:rPr>
        <w:t>1. Supine with arm flexed to 90° without perturbations</w:t>
      </w:r>
    </w:p>
    <w:p w:rsidRPr="005369AF" w:rsidR="00664EA1" w:rsidP="00BF4802" w:rsidRDefault="00664EA1" w14:paraId="6ACFAAAA" w14:textId="77777777">
      <w:pPr>
        <w:ind w:left="720"/>
        <w:rPr>
          <w:rFonts w:asciiTheme="majorHAnsi" w:hAnsiTheme="majorHAnsi" w:cstheme="majorHAnsi"/>
        </w:rPr>
      </w:pPr>
      <w:r w:rsidRPr="005369AF">
        <w:rPr>
          <w:rFonts w:asciiTheme="majorHAnsi" w:hAnsiTheme="majorHAnsi" w:cstheme="majorHAnsi"/>
        </w:rPr>
        <w:t>2. Supine with arm flexed to 90° with perturbations</w:t>
      </w:r>
    </w:p>
    <w:p w:rsidRPr="005369AF" w:rsidR="00664EA1" w:rsidP="00BF4802" w:rsidRDefault="00664EA1" w14:paraId="3BD32BDA" w14:textId="77777777">
      <w:pPr>
        <w:ind w:left="720"/>
        <w:rPr>
          <w:rFonts w:asciiTheme="majorHAnsi" w:hAnsiTheme="majorHAnsi" w:cstheme="majorHAnsi"/>
        </w:rPr>
      </w:pPr>
      <w:r w:rsidRPr="005369AF">
        <w:rPr>
          <w:rFonts w:asciiTheme="majorHAnsi" w:hAnsiTheme="majorHAnsi" w:cstheme="majorHAnsi"/>
        </w:rPr>
        <w:t>3. Supine with arm flexed above 90° with perturbations</w:t>
      </w:r>
    </w:p>
    <w:p w:rsidR="00EE4D0D" w:rsidP="00BF4802" w:rsidRDefault="00664EA1" w14:paraId="6F7D9E23" w14:textId="77777777">
      <w:pPr>
        <w:ind w:left="720"/>
        <w:rPr>
          <w:rFonts w:asciiTheme="majorHAnsi" w:hAnsiTheme="majorHAnsi" w:cstheme="majorHAnsi"/>
        </w:rPr>
      </w:pPr>
      <w:r w:rsidRPr="005369AF">
        <w:rPr>
          <w:rFonts w:asciiTheme="majorHAnsi" w:hAnsiTheme="majorHAnsi" w:cstheme="majorHAnsi"/>
        </w:rPr>
        <w:t xml:space="preserve">4. </w:t>
      </w:r>
      <w:r w:rsidRPr="005369AF" w:rsidR="0088314F">
        <w:rPr>
          <w:rFonts w:asciiTheme="majorHAnsi" w:hAnsiTheme="majorHAnsi" w:cstheme="majorHAnsi"/>
        </w:rPr>
        <w:t>Supine with external equipment (physioball) as perturbations</w:t>
      </w:r>
    </w:p>
    <w:p w:rsidR="00664EA1" w:rsidP="00BF4802" w:rsidRDefault="00664EA1" w14:paraId="2F5A5088" w14:textId="635C8595">
      <w:pPr>
        <w:ind w:left="720"/>
        <w:rPr>
          <w:rFonts w:asciiTheme="majorHAnsi" w:hAnsiTheme="majorHAnsi" w:cstheme="majorHAnsi"/>
        </w:rPr>
      </w:pPr>
      <w:r w:rsidRPr="005369AF">
        <w:rPr>
          <w:rFonts w:asciiTheme="majorHAnsi" w:hAnsiTheme="majorHAnsi" w:cstheme="majorHAnsi"/>
        </w:rPr>
        <w:t>5. Standing with goalie stick with perturbations</w:t>
      </w:r>
    </w:p>
    <w:p w:rsidRPr="005369AF" w:rsidR="00F50D4E" w:rsidP="00F50D4E" w:rsidRDefault="00F50D4E" w14:paraId="7DE5B67C" w14:textId="77777777">
      <w:pPr>
        <w:rPr>
          <w:rFonts w:asciiTheme="majorHAnsi" w:hAnsiTheme="majorHAnsi" w:cstheme="majorHAnsi"/>
        </w:rPr>
      </w:pPr>
    </w:p>
    <w:p w:rsidRPr="005369AF" w:rsidR="00664EA1" w:rsidP="63CEF893" w:rsidRDefault="26016C21" w14:paraId="748C6222" w14:textId="69A7E8C0">
      <w:pPr>
        <w:spacing w:after="120"/>
        <w:rPr>
          <w:rFonts w:ascii="Calibri" w:hAnsi="Calibri" w:cs="Calibri" w:asciiTheme="majorAscii" w:hAnsiTheme="majorAscii" w:cstheme="majorAscii"/>
        </w:rPr>
      </w:pPr>
      <w:r w:rsidRPr="63CEF893" w:rsidR="26016C21">
        <w:rPr>
          <w:rFonts w:ascii="Calibri" w:hAnsi="Calibri" w:cs="Calibri" w:asciiTheme="majorAscii" w:hAnsiTheme="majorAscii" w:cstheme="majorAscii"/>
          <w:b w:val="1"/>
          <w:bCs w:val="1"/>
        </w:rPr>
        <w:t>9</w:t>
      </w:r>
      <w:r w:rsidRPr="63CEF893" w:rsidR="00A00C8D">
        <w:rPr>
          <w:rFonts w:ascii="Calibri" w:hAnsi="Calibri" w:cs="Calibri" w:asciiTheme="majorAscii" w:hAnsiTheme="majorAscii" w:cstheme="majorAscii"/>
          <w:b w:val="1"/>
          <w:bCs w:val="1"/>
        </w:rPr>
        <w:t>4. The athlete is now ready to begin plyometric training to strengthen the shoulder complex.</w:t>
      </w:r>
      <w:r w:rsidRPr="63CEF893" w:rsidR="00A00C8D">
        <w:rPr>
          <w:rFonts w:ascii="Calibri" w:hAnsi="Calibri" w:cs="Calibri" w:asciiTheme="majorAscii" w:hAnsiTheme="majorAscii" w:cstheme="majorAscii"/>
          <w:b w:val="1"/>
          <w:bCs w:val="1"/>
        </w:rPr>
        <w:t xml:space="preserve"> Match the equipment with the </w:t>
      </w:r>
      <w:r w:rsidRPr="63CEF893" w:rsidR="00A00C8D">
        <w:rPr>
          <w:rFonts w:ascii="Calibri" w:hAnsi="Calibri" w:cs="Calibri" w:asciiTheme="majorAscii" w:hAnsiTheme="majorAscii" w:cstheme="majorAscii"/>
          <w:b w:val="1"/>
          <w:bCs w:val="1"/>
        </w:rPr>
        <w:t>appropriate activity</w:t>
      </w:r>
      <w:r w:rsidRPr="63CEF893" w:rsidR="00A00C8D">
        <w:rPr>
          <w:rFonts w:ascii="Calibri" w:hAnsi="Calibri" w:cs="Calibri" w:asciiTheme="majorAscii" w:hAnsiTheme="majorAscii" w:cstheme="majorAscii"/>
          <w:b w:val="1"/>
          <w:bCs w:val="1"/>
        </w:rPr>
        <w:t xml:space="preserve"> in the table for a plyometric progression for the upper extremity.</w:t>
      </w:r>
    </w:p>
    <w:p w:rsidRPr="005369AF" w:rsidR="00664EA1" w:rsidP="00BF4802" w:rsidRDefault="00664EA1" w14:paraId="489DA7FD" w14:textId="77777777">
      <w:pPr>
        <w:pStyle w:val="ListParagraph"/>
        <w:numPr>
          <w:ilvl w:val="0"/>
          <w:numId w:val="28"/>
        </w:numPr>
        <w:ind w:left="714" w:hanging="357"/>
        <w:rPr>
          <w:rFonts w:asciiTheme="majorHAnsi" w:hAnsiTheme="majorHAnsi" w:cstheme="majorHAnsi"/>
        </w:rPr>
      </w:pPr>
      <w:r w:rsidRPr="005369AF">
        <w:rPr>
          <w:rFonts w:asciiTheme="majorHAnsi" w:hAnsiTheme="majorHAnsi" w:cstheme="majorHAnsi"/>
        </w:rPr>
        <w:t>Push-ups with clap → Body weight</w:t>
      </w:r>
    </w:p>
    <w:p w:rsidRPr="005369AF" w:rsidR="00664EA1" w:rsidP="00BF4802" w:rsidRDefault="00664EA1" w14:paraId="634275A4" w14:textId="77777777">
      <w:pPr>
        <w:pStyle w:val="ListParagraph"/>
        <w:numPr>
          <w:ilvl w:val="0"/>
          <w:numId w:val="28"/>
        </w:numPr>
        <w:ind w:left="714" w:hanging="357"/>
        <w:rPr>
          <w:rFonts w:asciiTheme="majorHAnsi" w:hAnsiTheme="majorHAnsi" w:cstheme="majorHAnsi"/>
        </w:rPr>
      </w:pPr>
      <w:r w:rsidRPr="005369AF">
        <w:rPr>
          <w:rFonts w:asciiTheme="majorHAnsi" w:hAnsiTheme="majorHAnsi" w:cstheme="majorHAnsi"/>
        </w:rPr>
        <w:t>Rebounder catch → Weighted balls</w:t>
      </w:r>
    </w:p>
    <w:p w:rsidRPr="005369AF" w:rsidR="00664EA1" w:rsidP="00BF4802" w:rsidRDefault="00664EA1" w14:paraId="07A80187" w14:textId="77777777">
      <w:pPr>
        <w:pStyle w:val="ListParagraph"/>
        <w:numPr>
          <w:ilvl w:val="0"/>
          <w:numId w:val="28"/>
        </w:numPr>
        <w:ind w:left="714" w:hanging="357"/>
        <w:rPr>
          <w:rFonts w:asciiTheme="majorHAnsi" w:hAnsiTheme="majorHAnsi" w:cstheme="majorHAnsi"/>
        </w:rPr>
      </w:pPr>
      <w:r w:rsidRPr="005369AF">
        <w:rPr>
          <w:rFonts w:asciiTheme="majorHAnsi" w:hAnsiTheme="majorHAnsi" w:cstheme="majorHAnsi"/>
        </w:rPr>
        <w:t>Chest pass, unidirectional → Medicine balls</w:t>
      </w:r>
    </w:p>
    <w:p w:rsidRPr="005369AF" w:rsidR="00664EA1" w:rsidP="00BF4802" w:rsidRDefault="00664EA1" w14:paraId="534F4F90" w14:textId="77777777">
      <w:pPr>
        <w:pStyle w:val="ListParagraph"/>
        <w:numPr>
          <w:ilvl w:val="0"/>
          <w:numId w:val="28"/>
        </w:numPr>
        <w:ind w:left="714" w:hanging="357"/>
        <w:rPr>
          <w:rFonts w:asciiTheme="majorHAnsi" w:hAnsiTheme="majorHAnsi" w:cstheme="majorHAnsi"/>
        </w:rPr>
      </w:pPr>
      <w:r w:rsidRPr="005369AF">
        <w:rPr>
          <w:rFonts w:asciiTheme="majorHAnsi" w:hAnsiTheme="majorHAnsi" w:cstheme="majorHAnsi"/>
        </w:rPr>
        <w:t>Passing, multidirectional → Goalie stick and lacrosse ball</w:t>
      </w:r>
    </w:p>
    <w:p w:rsidRPr="005369AF" w:rsidR="008510CC" w:rsidP="00BF4802" w:rsidRDefault="008510CC" w14:paraId="29B39E0C" w14:textId="75717793">
      <w:pPr>
        <w:pStyle w:val="Heading3"/>
        <w:spacing w:after="200"/>
        <w:rPr>
          <w:rFonts w:cstheme="majorHAnsi"/>
        </w:rPr>
      </w:pPr>
      <w:r w:rsidRPr="005369AF">
        <w:rPr>
          <w:rFonts w:cstheme="majorHAnsi"/>
        </w:rPr>
        <w:t>Multiple Select Question</w:t>
      </w:r>
    </w:p>
    <w:p w:rsidRPr="005369AF" w:rsidR="00664EA1" w:rsidP="00BF4802" w:rsidRDefault="30A6B3DD" w14:paraId="1C80E75C" w14:textId="01B4E9CB">
      <w:pPr>
        <w:spacing w:after="120"/>
        <w:rPr>
          <w:rFonts w:asciiTheme="majorHAnsi" w:hAnsiTheme="majorHAnsi" w:cstheme="majorHAnsi"/>
          <w:b/>
          <w:bCs/>
        </w:rPr>
      </w:pPr>
      <w:r w:rsidRPr="005369AF">
        <w:rPr>
          <w:rFonts w:asciiTheme="majorHAnsi" w:hAnsiTheme="majorHAnsi" w:cstheme="majorHAnsi"/>
          <w:b/>
          <w:bCs/>
        </w:rPr>
        <w:t>9</w:t>
      </w:r>
      <w:r w:rsidRPr="005369AF" w:rsidR="00AE7FCC">
        <w:rPr>
          <w:rFonts w:asciiTheme="majorHAnsi" w:hAnsiTheme="majorHAnsi" w:cstheme="majorHAnsi"/>
          <w:b/>
          <w:bCs/>
        </w:rPr>
        <w:t>5. The patient is now ready to return to practice and has full strength and range of motion. Which return-to-play activities would be appropriate for this athlete based on their position and the demands placed on them? Choose all that apply.</w:t>
      </w:r>
    </w:p>
    <w:p w:rsidRPr="005369AF" w:rsidR="00664EA1" w:rsidP="63CEF893" w:rsidRDefault="00125928" w14:paraId="183867D3" w14:textId="42EE0C40">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a. </w:t>
      </w:r>
      <w:r w:rsidRPr="63CEF893" w:rsidR="00664EA1">
        <w:rPr>
          <w:rFonts w:ascii="Calibri" w:hAnsi="Calibri" w:cs="Calibri" w:asciiTheme="majorAscii" w:hAnsiTheme="majorAscii" w:cstheme="majorAscii"/>
        </w:rPr>
        <w:t>Stick drills defending the goal</w:t>
      </w:r>
    </w:p>
    <w:p w:rsidRPr="005369AF" w:rsidR="00664EA1" w:rsidP="63CEF893" w:rsidRDefault="00B80447" w14:paraId="46F3D45B" w14:textId="779CFF90">
      <w:pPr>
        <w:spacing/>
        <w:ind w:left="357"/>
        <w:contextualSpacing w:val="1"/>
        <w:rPr>
          <w:rFonts w:ascii="Calibri" w:hAnsi="Calibri" w:cs="Calibri" w:asciiTheme="majorAscii" w:hAnsiTheme="majorAscii" w:cstheme="majorAscii"/>
        </w:rPr>
      </w:pPr>
      <w:r w:rsidRPr="63CEF893" w:rsidR="00B80447">
        <w:rPr>
          <w:rFonts w:ascii="Calibri" w:hAnsi="Calibri" w:cs="Calibri" w:asciiTheme="majorAscii" w:hAnsiTheme="majorAscii" w:cstheme="majorAscii"/>
        </w:rPr>
        <w:t xml:space="preserve">b. </w:t>
      </w:r>
      <w:r w:rsidRPr="63CEF893" w:rsidR="00664EA1">
        <w:rPr>
          <w:rFonts w:ascii="Calibri" w:hAnsi="Calibri" w:cs="Calibri" w:asciiTheme="majorAscii" w:hAnsiTheme="majorAscii" w:cstheme="majorAscii"/>
        </w:rPr>
        <w:t>Running downfield and throwing drills using the stick</w:t>
      </w:r>
    </w:p>
    <w:p w:rsidRPr="005369AF" w:rsidR="00664EA1" w:rsidP="63CEF893" w:rsidRDefault="00125928" w14:paraId="13268492" w14:textId="41C92C43">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c. </w:t>
      </w:r>
      <w:r w:rsidRPr="63CEF893" w:rsidR="00664EA1">
        <w:rPr>
          <w:rFonts w:ascii="Calibri" w:hAnsi="Calibri" w:cs="Calibri" w:asciiTheme="majorAscii" w:hAnsiTheme="majorAscii" w:cstheme="majorAscii"/>
        </w:rPr>
        <w:t>Lateral step drills with the stick</w:t>
      </w:r>
    </w:p>
    <w:p w:rsidRPr="005369AF" w:rsidR="00664EA1" w:rsidP="63CEF893" w:rsidRDefault="00B80447" w14:paraId="47B8A2E4" w14:textId="2319BCAB">
      <w:pPr>
        <w:spacing/>
        <w:ind w:left="357"/>
        <w:contextualSpacing w:val="1"/>
        <w:rPr>
          <w:rFonts w:ascii="Calibri" w:hAnsi="Calibri" w:cs="Calibri" w:asciiTheme="majorAscii" w:hAnsiTheme="majorAscii" w:cstheme="majorAscii"/>
        </w:rPr>
      </w:pPr>
      <w:r w:rsidRPr="63CEF893" w:rsidR="00B80447">
        <w:rPr>
          <w:rFonts w:ascii="Calibri" w:hAnsi="Calibri" w:cs="Calibri" w:asciiTheme="majorAscii" w:hAnsiTheme="majorAscii" w:cstheme="majorAscii"/>
        </w:rPr>
        <w:t xml:space="preserve">d. </w:t>
      </w:r>
      <w:r w:rsidRPr="63CEF893" w:rsidR="00664EA1">
        <w:rPr>
          <w:rFonts w:ascii="Calibri" w:hAnsi="Calibri" w:cs="Calibri" w:asciiTheme="majorAscii" w:hAnsiTheme="majorAscii" w:cstheme="majorAscii"/>
        </w:rPr>
        <w:t>Face-off drills with the stick</w:t>
      </w:r>
    </w:p>
    <w:p w:rsidRPr="005369AF" w:rsidR="00664EA1" w:rsidP="63CEF893" w:rsidRDefault="00125928" w14:paraId="114DD41B" w14:textId="4825A39E">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e. </w:t>
      </w:r>
      <w:r w:rsidRPr="63CEF893" w:rsidR="00664EA1">
        <w:rPr>
          <w:rFonts w:ascii="Calibri" w:hAnsi="Calibri" w:cs="Calibri" w:asciiTheme="majorAscii" w:hAnsiTheme="majorAscii" w:cstheme="majorAscii"/>
        </w:rPr>
        <w:t>Zigzag drills with a ball in the stick</w:t>
      </w:r>
    </w:p>
    <w:p w:rsidR="00664EA1" w:rsidP="63CEF893" w:rsidRDefault="00125928" w14:paraId="71CECA06" w14:textId="78A415B2">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f. </w:t>
      </w:r>
      <w:r w:rsidRPr="63CEF893" w:rsidR="00664EA1">
        <w:rPr>
          <w:rFonts w:ascii="Calibri" w:hAnsi="Calibri" w:cs="Calibri" w:asciiTheme="majorAscii" w:hAnsiTheme="majorAscii" w:cstheme="majorAscii"/>
        </w:rPr>
        <w:t>Long tossing of the ball using the stick</w:t>
      </w:r>
    </w:p>
    <w:p w:rsidRPr="005369AF" w:rsidR="00664EA1" w:rsidP="00BF4802" w:rsidRDefault="00664EA1" w14:paraId="21C74647" w14:textId="77777777">
      <w:pPr>
        <w:pStyle w:val="Heading2"/>
        <w:spacing w:after="200"/>
        <w:rPr>
          <w:rFonts w:cstheme="majorHAnsi"/>
        </w:rPr>
      </w:pPr>
      <w:r w:rsidRPr="005369AF">
        <w:rPr>
          <w:rFonts w:cstheme="majorHAnsi"/>
        </w:rPr>
        <w:t>Testlet 2</w:t>
      </w:r>
    </w:p>
    <w:p w:rsidRPr="005369AF" w:rsidR="00AE7FCC" w:rsidP="00BF4802" w:rsidRDefault="00AE7FCC" w14:paraId="2150C981" w14:textId="77777777">
      <w:pPr>
        <w:spacing w:before="200" w:after="200"/>
        <w:rPr>
          <w:rFonts w:asciiTheme="majorHAnsi" w:hAnsiTheme="majorHAnsi" w:cstheme="majorHAnsi"/>
        </w:rPr>
      </w:pPr>
      <w:r w:rsidRPr="005369AF">
        <w:rPr>
          <w:rFonts w:asciiTheme="majorHAnsi" w:hAnsiTheme="majorHAnsi" w:cstheme="majorHAnsi"/>
          <w:b/>
          <w:bCs/>
        </w:rPr>
        <w:t>Please use the following information to answer the questions in this testlet.</w:t>
      </w:r>
    </w:p>
    <w:p w:rsidRPr="005369AF" w:rsidR="00AE7FCC" w:rsidP="63CEF893" w:rsidRDefault="00AE7FCC" w14:paraId="334F2C49" w14:textId="2E50172B">
      <w:pPr>
        <w:rPr>
          <w:rFonts w:ascii="Calibri" w:hAnsi="Calibri" w:cs="Calibri" w:asciiTheme="majorAscii" w:hAnsiTheme="majorAscii" w:cstheme="majorAscii"/>
        </w:rPr>
      </w:pPr>
      <w:r w:rsidRPr="63CEF893" w:rsidR="00AE7FCC">
        <w:rPr>
          <w:rFonts w:ascii="Calibri" w:hAnsi="Calibri" w:cs="Calibri" w:asciiTheme="majorAscii" w:hAnsiTheme="majorAscii" w:cstheme="majorAscii"/>
        </w:rPr>
        <w:t xml:space="preserve">An adolescent male athlete reports to the athletic training clinic and has been diagnosed with a Salter-Harris I </w:t>
      </w:r>
      <w:r w:rsidRPr="63CEF893" w:rsidR="00AE7FCC">
        <w:rPr>
          <w:rFonts w:ascii="Calibri" w:hAnsi="Calibri" w:cs="Calibri" w:asciiTheme="majorAscii" w:hAnsiTheme="majorAscii" w:cstheme="majorAscii"/>
        </w:rPr>
        <w:t>fracture at the proximal tibial region. The following history will be used for this case:</w:t>
      </w:r>
    </w:p>
    <w:p w:rsidRPr="005369AF" w:rsidR="00AE7FCC" w:rsidP="002A428C" w:rsidRDefault="00AE7FCC" w14:paraId="7F62BEDD" w14:textId="77777777">
      <w:pPr>
        <w:pStyle w:val="ListParagraph"/>
        <w:numPr>
          <w:ilvl w:val="0"/>
          <w:numId w:val="10"/>
        </w:numPr>
        <w:rPr>
          <w:rFonts w:asciiTheme="majorHAnsi" w:hAnsiTheme="majorHAnsi" w:cstheme="majorHAnsi"/>
        </w:rPr>
      </w:pPr>
      <w:r w:rsidRPr="005369AF">
        <w:rPr>
          <w:rFonts w:asciiTheme="majorHAnsi" w:hAnsiTheme="majorHAnsi" w:cstheme="majorHAnsi"/>
        </w:rPr>
        <w:t>He is 12 years old and plays competitive soccer.</w:t>
      </w:r>
    </w:p>
    <w:p w:rsidRPr="005369AF" w:rsidR="00AE7FCC" w:rsidP="002A428C" w:rsidRDefault="00AE7FCC" w14:paraId="0A411608" w14:textId="77777777">
      <w:pPr>
        <w:pStyle w:val="ListParagraph"/>
        <w:numPr>
          <w:ilvl w:val="0"/>
          <w:numId w:val="10"/>
        </w:numPr>
        <w:rPr>
          <w:rFonts w:asciiTheme="majorHAnsi" w:hAnsiTheme="majorHAnsi" w:cstheme="majorHAnsi"/>
        </w:rPr>
      </w:pPr>
      <w:r w:rsidRPr="005369AF">
        <w:rPr>
          <w:rFonts w:asciiTheme="majorHAnsi" w:hAnsiTheme="majorHAnsi" w:cstheme="majorHAnsi"/>
        </w:rPr>
        <w:t>He has never been injured before where he has lost playing time.</w:t>
      </w:r>
    </w:p>
    <w:p w:rsidRPr="005369AF" w:rsidR="00AE7FCC" w:rsidP="002A428C" w:rsidRDefault="00AE7FCC" w14:paraId="7DF6DA30" w14:textId="77777777">
      <w:pPr>
        <w:pStyle w:val="ListParagraph"/>
        <w:numPr>
          <w:ilvl w:val="0"/>
          <w:numId w:val="10"/>
        </w:numPr>
        <w:rPr>
          <w:rFonts w:asciiTheme="majorHAnsi" w:hAnsiTheme="majorHAnsi" w:cstheme="majorHAnsi"/>
        </w:rPr>
      </w:pPr>
      <w:r w:rsidRPr="005369AF">
        <w:rPr>
          <w:rFonts w:asciiTheme="majorHAnsi" w:hAnsiTheme="majorHAnsi" w:cstheme="majorHAnsi"/>
        </w:rPr>
        <w:t>He is angry that he got hurts and wants to play regardless of pain.</w:t>
      </w:r>
    </w:p>
    <w:p w:rsidRPr="005369AF" w:rsidR="00AE7FCC" w:rsidP="002A428C" w:rsidRDefault="00AE7FCC" w14:paraId="021D66DE" w14:textId="77777777">
      <w:pPr>
        <w:pStyle w:val="ListParagraph"/>
        <w:numPr>
          <w:ilvl w:val="0"/>
          <w:numId w:val="10"/>
        </w:numPr>
        <w:rPr>
          <w:rFonts w:asciiTheme="majorHAnsi" w:hAnsiTheme="majorHAnsi" w:cstheme="majorHAnsi"/>
        </w:rPr>
      </w:pPr>
      <w:r w:rsidRPr="005369AF">
        <w:rPr>
          <w:rFonts w:asciiTheme="majorHAnsi" w:hAnsiTheme="majorHAnsi" w:cstheme="majorHAnsi"/>
        </w:rPr>
        <w:t>His parents are talking about his scholarship potential for collegiate sports during the intake</w:t>
      </w:r>
    </w:p>
    <w:p w:rsidRPr="005369AF" w:rsidR="00AE7FCC" w:rsidP="63CEF893" w:rsidRDefault="008510CC" w14:paraId="59012673" w14:textId="414C4CEA">
      <w:pPr>
        <w:pStyle w:val="Heading3"/>
        <w:spacing w:after="200"/>
        <w:rPr>
          <w:rFonts w:cs="Calibri" w:cstheme="majorAscii"/>
        </w:rPr>
      </w:pPr>
      <w:r w:rsidRPr="63CEF893" w:rsidR="008510CC">
        <w:rPr>
          <w:rFonts w:cs="Calibri" w:cstheme="majorAscii"/>
        </w:rPr>
        <w:t>Multiple Select Question</w:t>
      </w:r>
    </w:p>
    <w:p w:rsidRPr="005369AF" w:rsidR="00024EC4" w:rsidP="63CEF893" w:rsidRDefault="0836AB3D" w14:paraId="331A9C68" w14:textId="77BF576E">
      <w:pPr>
        <w:spacing w:after="120"/>
        <w:rPr>
          <w:rFonts w:ascii="Calibri" w:hAnsi="Calibri" w:cs="Calibri" w:asciiTheme="majorAscii" w:hAnsiTheme="majorAscii" w:cstheme="majorAscii"/>
          <w:b w:val="1"/>
          <w:bCs w:val="1"/>
        </w:rPr>
      </w:pPr>
      <w:r w:rsidRPr="63CEF893" w:rsidR="0836AB3D">
        <w:rPr>
          <w:rFonts w:ascii="Calibri" w:hAnsi="Calibri" w:cs="Calibri" w:asciiTheme="majorAscii" w:hAnsiTheme="majorAscii" w:cstheme="majorAscii"/>
          <w:b w:val="1"/>
          <w:bCs w:val="1"/>
        </w:rPr>
        <w:t>96</w:t>
      </w:r>
      <w:r w:rsidRPr="63CEF893" w:rsidR="00024EC4">
        <w:rPr>
          <w:rFonts w:ascii="Calibri" w:hAnsi="Calibri" w:cs="Calibri" w:asciiTheme="majorAscii" w:hAnsiTheme="majorAscii" w:cstheme="majorAscii"/>
          <w:b w:val="1"/>
          <w:bCs w:val="1"/>
        </w:rPr>
        <w:t xml:space="preserve">. Understanding </w:t>
      </w:r>
      <w:r w:rsidRPr="63CEF893" w:rsidR="00024EC4">
        <w:rPr>
          <w:rFonts w:ascii="Calibri" w:hAnsi="Calibri" w:cs="Calibri" w:asciiTheme="majorAscii" w:hAnsiTheme="majorAscii" w:cstheme="majorAscii"/>
          <w:b w:val="1"/>
          <w:bCs w:val="1"/>
        </w:rPr>
        <w:t>physiological</w:t>
      </w:r>
      <w:r w:rsidRPr="63CEF893" w:rsidR="00024EC4">
        <w:rPr>
          <w:rFonts w:ascii="Calibri" w:hAnsi="Calibri" w:cs="Calibri" w:asciiTheme="majorAscii" w:hAnsiTheme="majorAscii" w:cstheme="majorAscii"/>
          <w:b w:val="1"/>
          <w:bCs w:val="1"/>
        </w:rPr>
        <w:t xml:space="preserve"> characteristics of adolescents is important in designing rehabilitation programs. </w:t>
      </w:r>
      <w:r w:rsidRPr="63CEF893" w:rsidR="5245BFF8">
        <w:rPr>
          <w:rFonts w:ascii="Calibri" w:hAnsi="Calibri" w:cs="Calibri" w:asciiTheme="majorAscii" w:hAnsiTheme="majorAscii" w:cstheme="majorAscii"/>
          <w:b w:val="1"/>
          <w:bCs w:val="1"/>
        </w:rPr>
        <w:t xml:space="preserve">Which </w:t>
      </w:r>
      <w:r w:rsidRPr="63CEF893" w:rsidR="20230614">
        <w:rPr>
          <w:rFonts w:ascii="Calibri" w:hAnsi="Calibri" w:cs="Calibri" w:asciiTheme="majorAscii" w:hAnsiTheme="majorAscii" w:cstheme="majorAscii"/>
          <w:b w:val="1"/>
          <w:bCs w:val="1"/>
        </w:rPr>
        <w:t>statement</w:t>
      </w:r>
      <w:r w:rsidRPr="63CEF893" w:rsidR="45B18960">
        <w:rPr>
          <w:rFonts w:ascii="Calibri" w:hAnsi="Calibri" w:cs="Calibri" w:asciiTheme="majorAscii" w:hAnsiTheme="majorAscii" w:cstheme="majorAscii"/>
          <w:b w:val="1"/>
          <w:bCs w:val="1"/>
        </w:rPr>
        <w:t xml:space="preserve"> </w:t>
      </w:r>
      <w:r w:rsidRPr="63CEF893" w:rsidR="161C1B67">
        <w:rPr>
          <w:rFonts w:ascii="Calibri" w:hAnsi="Calibri" w:cs="Calibri" w:asciiTheme="majorAscii" w:hAnsiTheme="majorAscii" w:cstheme="majorAscii"/>
          <w:b w:val="1"/>
          <w:bCs w:val="1"/>
        </w:rPr>
        <w:t>should be considered when developing an adolescent rehabilitation program</w:t>
      </w:r>
      <w:r w:rsidRPr="63CEF893" w:rsidR="004A1398">
        <w:rPr>
          <w:rFonts w:ascii="Calibri" w:hAnsi="Calibri" w:cs="Calibri" w:asciiTheme="majorAscii" w:hAnsiTheme="majorAscii" w:cstheme="majorAscii"/>
          <w:b w:val="1"/>
          <w:bCs w:val="1"/>
        </w:rPr>
        <w:t>?</w:t>
      </w:r>
      <w:r w:rsidRPr="63CEF893" w:rsidR="20230614">
        <w:rPr>
          <w:rFonts w:ascii="Calibri" w:hAnsi="Calibri" w:cs="Calibri" w:asciiTheme="majorAscii" w:hAnsiTheme="majorAscii" w:cstheme="majorAscii"/>
          <w:b w:val="1"/>
          <w:bCs w:val="1"/>
        </w:rPr>
        <w:t xml:space="preserve"> </w:t>
      </w:r>
      <w:r w:rsidRPr="63CEF893" w:rsidR="004A1398">
        <w:rPr>
          <w:rFonts w:ascii="Calibri" w:hAnsi="Calibri" w:cs="Calibri" w:asciiTheme="majorAscii" w:hAnsiTheme="majorAscii" w:cstheme="majorAscii"/>
          <w:b w:val="1"/>
          <w:bCs w:val="1"/>
        </w:rPr>
        <w:t xml:space="preserve">Choose </w:t>
      </w:r>
      <w:r w:rsidRPr="63CEF893" w:rsidR="20230614">
        <w:rPr>
          <w:rFonts w:ascii="Calibri" w:hAnsi="Calibri" w:cs="Calibri" w:asciiTheme="majorAscii" w:hAnsiTheme="majorAscii" w:cstheme="majorAscii"/>
          <w:b w:val="1"/>
          <w:bCs w:val="1"/>
        </w:rPr>
        <w:t xml:space="preserve">all that </w:t>
      </w:r>
      <w:r w:rsidRPr="63CEF893" w:rsidR="20230614">
        <w:rPr>
          <w:rFonts w:ascii="Calibri" w:hAnsi="Calibri" w:cs="Calibri" w:asciiTheme="majorAscii" w:hAnsiTheme="majorAscii" w:cstheme="majorAscii"/>
          <w:b w:val="1"/>
          <w:bCs w:val="1"/>
        </w:rPr>
        <w:t>apply</w:t>
      </w:r>
      <w:r w:rsidRPr="63CEF893" w:rsidR="20230614">
        <w:rPr>
          <w:rFonts w:ascii="Calibri" w:hAnsi="Calibri" w:cs="Calibri" w:asciiTheme="majorAscii" w:hAnsiTheme="majorAscii" w:cstheme="majorAscii"/>
          <w:b w:val="1"/>
          <w:bCs w:val="1"/>
        </w:rPr>
        <w:t>.</w:t>
      </w:r>
    </w:p>
    <w:p w:rsidRPr="005369AF" w:rsidR="00664EA1" w:rsidP="63CEF893" w:rsidRDefault="00B80447" w14:paraId="0E3C838A" w14:textId="7A804F32">
      <w:pPr>
        <w:spacing/>
        <w:ind w:left="357"/>
        <w:contextualSpacing w:val="1"/>
        <w:rPr>
          <w:rFonts w:ascii="Calibri" w:hAnsi="Calibri" w:cs="Calibri" w:asciiTheme="majorAscii" w:hAnsiTheme="majorAscii" w:cstheme="majorAscii"/>
          <w:rPrChange w:author="" w16du:dateUtc="2026-05-18T10:10:00Z" w:id="1103591551">
            <w:rPr/>
          </w:rPrChange>
        </w:rPr>
      </w:pPr>
      <w:r w:rsidRPr="63CEF893" w:rsidR="00B80447">
        <w:rPr>
          <w:rFonts w:ascii="Calibri" w:hAnsi="Calibri" w:cs="Calibri" w:asciiTheme="majorAscii" w:hAnsiTheme="majorAscii" w:cstheme="majorAscii"/>
        </w:rPr>
        <w:t xml:space="preserve">a. </w:t>
      </w:r>
      <w:r w:rsidRPr="63CEF893" w:rsidR="023D83C7">
        <w:rPr>
          <w:rFonts w:ascii="Calibri" w:hAnsi="Calibri" w:cs="Calibri" w:asciiTheme="majorAscii" w:hAnsiTheme="majorAscii" w:cstheme="majorAscii"/>
        </w:rPr>
        <w:t>Athletes</w:t>
      </w:r>
      <w:r w:rsidRPr="63CEF893" w:rsidR="023D83C7">
        <w:rPr>
          <w:rFonts w:ascii="Calibri" w:hAnsi="Calibri" w:cs="Calibri" w:asciiTheme="majorAscii" w:hAnsiTheme="majorAscii" w:cstheme="majorAscii"/>
        </w:rPr>
        <w:t xml:space="preserve"> in the Tanner IV stage of development are considered in early adolescence.</w:t>
      </w:r>
    </w:p>
    <w:p w:rsidRPr="005369AF" w:rsidR="00664EA1" w:rsidP="63CEF893" w:rsidRDefault="00125928" w14:paraId="09309407" w14:textId="178B1549">
      <w:pPr>
        <w:spacing/>
        <w:ind w:left="357"/>
        <w:contextualSpacing w:val="1"/>
        <w:rPr>
          <w:rFonts w:ascii="Calibri" w:hAnsi="Calibri" w:cs="Calibri" w:asciiTheme="majorAscii" w:hAnsiTheme="majorAscii" w:cstheme="majorAscii"/>
          <w:rPrChange w:author="" w16du:dateUtc="2026-05-18T10:10:00Z" w:id="257239424">
            <w:rPr>
              <w:rFonts w:asciiTheme="minorHAnsi" w:hAnsiTheme="minorHAnsi"/>
              <w:b/>
              <w:bCs/>
            </w:rPr>
          </w:rPrChange>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b. </w:t>
      </w:r>
      <w:r w:rsidRPr="63CEF893" w:rsidR="023D83C7">
        <w:rPr>
          <w:rFonts w:ascii="Calibri" w:hAnsi="Calibri" w:cs="Calibri" w:asciiTheme="majorAscii" w:hAnsiTheme="majorAscii" w:cstheme="majorAscii"/>
        </w:rPr>
        <w:t>Young</w:t>
      </w:r>
      <w:r w:rsidRPr="63CEF893" w:rsidR="023D83C7">
        <w:rPr>
          <w:rFonts w:ascii="Calibri" w:hAnsi="Calibri" w:cs="Calibri" w:asciiTheme="majorAscii" w:hAnsiTheme="majorAscii" w:cstheme="majorAscii"/>
        </w:rPr>
        <w:t xml:space="preserve"> bones are more resilient and elastic than adult bones are.</w:t>
      </w:r>
    </w:p>
    <w:p w:rsidRPr="005369AF" w:rsidR="00664EA1" w:rsidP="63CEF893" w:rsidRDefault="00125928" w14:paraId="49C1E12B" w14:textId="43770A7F">
      <w:pPr>
        <w:spacing/>
        <w:ind w:left="357"/>
        <w:contextualSpacing w:val="1"/>
        <w:rPr>
          <w:rFonts w:ascii="Calibri" w:hAnsi="Calibri" w:cs="Calibri" w:asciiTheme="majorAscii" w:hAnsiTheme="majorAscii" w:cstheme="majorAscii"/>
          <w:rPrChange w:author="" w16du:dateUtc="2026-05-18T10:10:00Z" w:id="1040632140">
            <w:rPr>
              <w:rFonts w:asciiTheme="minorHAnsi" w:hAnsiTheme="minorHAnsi"/>
              <w:b/>
              <w:bCs/>
            </w:rPr>
          </w:rPrChange>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c. </w:t>
      </w:r>
      <w:r w:rsidRPr="63CEF893" w:rsidR="023D83C7">
        <w:rPr>
          <w:rFonts w:ascii="Calibri" w:hAnsi="Calibri" w:cs="Calibri" w:asciiTheme="majorAscii" w:hAnsiTheme="majorAscii" w:cstheme="majorAscii"/>
        </w:rPr>
        <w:t>Articular cartilage in children and adolescents is vulnerable to shearing forces.</w:t>
      </w:r>
    </w:p>
    <w:p w:rsidRPr="005369AF" w:rsidR="023D83C7" w:rsidP="63CEF893" w:rsidRDefault="00125928" w14:paraId="7BB7060E" w14:textId="0608D5A5">
      <w:pPr>
        <w:spacing/>
        <w:ind w:left="357"/>
        <w:contextualSpacing w:val="1"/>
        <w:rPr>
          <w:rFonts w:ascii="Calibri" w:hAnsi="Calibri" w:cs="Calibri" w:asciiTheme="majorAscii" w:hAnsiTheme="majorAscii" w:cstheme="majorAscii"/>
          <w:rPrChange w:author="" w16du:dateUtc="2026-05-18T10:10:00Z" w:id="1013593311">
            <w:rPr>
              <w:rFonts w:asciiTheme="minorHAnsi" w:hAnsiTheme="minorHAnsi"/>
              <w:b/>
              <w:bCs/>
            </w:rPr>
          </w:rPrChange>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d. </w:t>
      </w:r>
      <w:r w:rsidRPr="63CEF893" w:rsidR="023D83C7">
        <w:rPr>
          <w:rFonts w:ascii="Calibri" w:hAnsi="Calibri" w:cs="Calibri" w:asciiTheme="majorAscii" w:hAnsiTheme="majorAscii" w:cstheme="majorAscii"/>
        </w:rPr>
        <w:t>Males and females have the equivalent muscle proportion and strength before puberty.</w:t>
      </w:r>
    </w:p>
    <w:p w:rsidRPr="005369AF" w:rsidR="023D83C7" w:rsidP="63CEF893" w:rsidRDefault="00125928" w14:paraId="12C0B613" w14:textId="741DBB08">
      <w:pPr>
        <w:spacing/>
        <w:ind w:left="357"/>
        <w:contextualSpacing w:val="1"/>
        <w:rPr>
          <w:rFonts w:ascii="Calibri" w:hAnsi="Calibri" w:cs="Calibri" w:asciiTheme="majorAscii" w:hAnsiTheme="majorAscii" w:cstheme="majorAscii"/>
          <w:rPrChange w:author="" w16du:dateUtc="2026-05-18T10:10:00Z" w:id="1304515576">
            <w:rPr>
              <w:rFonts w:asciiTheme="minorHAnsi" w:hAnsiTheme="minorHAnsi"/>
              <w:b/>
              <w:bCs/>
            </w:rPr>
          </w:rPrChange>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e. </w:t>
      </w:r>
      <w:r w:rsidRPr="63CEF893" w:rsidR="023D83C7">
        <w:rPr>
          <w:rFonts w:ascii="Calibri" w:hAnsi="Calibri" w:cs="Calibri" w:asciiTheme="majorAscii" w:hAnsiTheme="majorAscii" w:cstheme="majorAscii"/>
        </w:rPr>
        <w:t>Muscle</w:t>
      </w:r>
      <w:r w:rsidRPr="63CEF893" w:rsidR="023D83C7">
        <w:rPr>
          <w:rFonts w:ascii="Calibri" w:hAnsi="Calibri" w:cs="Calibri" w:asciiTheme="majorAscii" w:hAnsiTheme="majorAscii" w:cstheme="majorAscii"/>
        </w:rPr>
        <w:t xml:space="preserve"> lengthening lags bone lengthening during growth spurts, making the athlete vulnerable to apophyseal injuries.</w:t>
      </w:r>
    </w:p>
    <w:p w:rsidR="023D83C7" w:rsidP="63CEF893" w:rsidRDefault="00125928" w14:paraId="360E08B7" w14:textId="7F0D7EAA">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B80447">
        <w:rPr>
          <w:rFonts w:ascii="Calibri" w:hAnsi="Calibri" w:cs="Calibri" w:asciiTheme="majorAscii" w:hAnsiTheme="majorAscii" w:cstheme="majorAscii"/>
        </w:rPr>
        <w:t xml:space="preserve">f. </w:t>
      </w:r>
      <w:r w:rsidRPr="63CEF893" w:rsidR="023D83C7">
        <w:rPr>
          <w:rFonts w:ascii="Calibri" w:hAnsi="Calibri" w:cs="Calibri" w:asciiTheme="majorAscii" w:hAnsiTheme="majorAscii" w:cstheme="majorAscii"/>
        </w:rPr>
        <w:t>Strength</w:t>
      </w:r>
      <w:r w:rsidRPr="63CEF893" w:rsidR="023D83C7">
        <w:rPr>
          <w:rFonts w:ascii="Calibri" w:hAnsi="Calibri" w:cs="Calibri" w:asciiTheme="majorAscii" w:hAnsiTheme="majorAscii" w:cstheme="majorAscii"/>
        </w:rPr>
        <w:t xml:space="preserve"> gains in prepubescent children are a result of improved neuromuscular recruitment</w:t>
      </w:r>
      <w:r w:rsidRPr="63CEF893" w:rsidR="004A1398">
        <w:rPr>
          <w:rFonts w:ascii="Calibri" w:hAnsi="Calibri" w:cs="Calibri" w:asciiTheme="majorAscii" w:hAnsiTheme="majorAscii" w:cstheme="majorAscii"/>
        </w:rPr>
        <w:t>.</w:t>
      </w:r>
    </w:p>
    <w:p w:rsidRPr="005369AF" w:rsidR="00C15D18" w:rsidP="63CEF893" w:rsidRDefault="00C15D18" w14:paraId="3DEDBAFA" w14:textId="77777777">
      <w:pPr>
        <w:rPr>
          <w:rFonts w:ascii="Calibri" w:hAnsi="Calibri" w:cs="Calibri" w:asciiTheme="majorAscii" w:hAnsiTheme="majorAscii" w:cstheme="majorAscii"/>
          <w:rPrChange w:author="" w16du:dateUtc="2026-05-18T10:10:00Z" w:id="1013626374">
            <w:rPr>
              <w:rFonts w:asciiTheme="minorHAnsi" w:hAnsiTheme="minorHAnsi"/>
              <w:b/>
              <w:bCs/>
            </w:rPr>
          </w:rPrChange>
        </w:rPr>
      </w:pPr>
    </w:p>
    <w:p w:rsidRPr="005369AF" w:rsidR="00664EA1" w:rsidP="00C11741" w:rsidRDefault="42BFE9D9" w14:paraId="178DFF9B" w14:textId="1482FB91">
      <w:pPr>
        <w:spacing w:after="120"/>
        <w:rPr>
          <w:rFonts w:asciiTheme="majorHAnsi" w:hAnsiTheme="majorHAnsi" w:cstheme="majorHAnsi"/>
        </w:rPr>
      </w:pPr>
      <w:r w:rsidRPr="005369AF">
        <w:rPr>
          <w:rFonts w:asciiTheme="majorHAnsi" w:hAnsiTheme="majorHAnsi" w:cstheme="majorHAnsi"/>
          <w:b/>
          <w:bCs/>
        </w:rPr>
        <w:t>97</w:t>
      </w:r>
      <w:r w:rsidRPr="005369AF" w:rsidR="00024EC4">
        <w:rPr>
          <w:rFonts w:asciiTheme="majorHAnsi" w:hAnsiTheme="majorHAnsi" w:cstheme="majorHAnsi"/>
          <w:b/>
          <w:bCs/>
        </w:rPr>
        <w:t>. Which of the mechanisms of injury listed below are common for proximal tibial epiphyseal fractures in adolescents? Choose all that apply.</w:t>
      </w:r>
    </w:p>
    <w:p w:rsidRPr="005369AF" w:rsidR="00664EA1" w:rsidP="63CEF893" w:rsidRDefault="00125928" w14:paraId="3D93ABE9" w14:textId="3B93B36B">
      <w:pPr>
        <w:spacing/>
        <w:ind w:left="357"/>
        <w:contextualSpacing w:val="1"/>
        <w:rPr>
          <w:rFonts w:ascii="Calibri" w:hAnsi="Calibri" w:cs="Calibri" w:asciiTheme="majorAscii" w:hAnsiTheme="majorAscii" w:cstheme="majorAscii"/>
          <w:rPrChange w:author="" w16du:dateUtc="2026-05-18T10:12:00Z" w:id="1137998484">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a. </w:t>
      </w:r>
      <w:r w:rsidRPr="63CEF893" w:rsidR="00664EA1">
        <w:rPr>
          <w:rFonts w:ascii="Calibri" w:hAnsi="Calibri" w:cs="Calibri" w:asciiTheme="majorAscii" w:hAnsiTheme="majorAscii" w:cstheme="majorAscii"/>
        </w:rPr>
        <w:t>Twisting with foot planted</w:t>
      </w:r>
    </w:p>
    <w:p w:rsidRPr="005369AF" w:rsidR="00664EA1" w:rsidP="63CEF893" w:rsidRDefault="00125928" w14:paraId="6536D1E0" w14:textId="0F51B6E9">
      <w:pPr>
        <w:spacing/>
        <w:ind w:left="357"/>
        <w:contextualSpacing w:val="1"/>
        <w:rPr>
          <w:rFonts w:ascii="Calibri" w:hAnsi="Calibri" w:cs="Calibri" w:asciiTheme="majorAscii" w:hAnsiTheme="majorAscii" w:cstheme="majorAscii"/>
          <w:rPrChange w:author="" w16du:dateUtc="2026-05-18T10:12:00Z" w:id="1211197921">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b. </w:t>
      </w:r>
      <w:r w:rsidRPr="63CEF893" w:rsidR="00664EA1">
        <w:rPr>
          <w:rFonts w:ascii="Calibri" w:hAnsi="Calibri" w:cs="Calibri" w:asciiTheme="majorAscii" w:hAnsiTheme="majorAscii" w:cstheme="majorAscii"/>
        </w:rPr>
        <w:t>Valgus force with foot planted</w:t>
      </w:r>
    </w:p>
    <w:p w:rsidRPr="005369AF" w:rsidR="00664EA1" w:rsidP="63CEF893" w:rsidRDefault="00ED04D7" w14:paraId="031E5C1D" w14:textId="1920F258">
      <w:pPr>
        <w:spacing/>
        <w:ind w:left="357"/>
        <w:contextualSpacing w:val="1"/>
        <w:rPr>
          <w:rFonts w:ascii="Calibri" w:hAnsi="Calibri" w:cs="Calibri" w:asciiTheme="majorAscii" w:hAnsiTheme="majorAscii" w:cstheme="majorAscii"/>
          <w:rPrChange w:author="" w16du:dateUtc="2026-05-18T10:12:00Z" w:id="898401344">
            <w:rPr/>
          </w:rPrChange>
        </w:rPr>
      </w:pPr>
      <w:r w:rsidRPr="63CEF893" w:rsidR="00ED04D7">
        <w:rPr>
          <w:rFonts w:ascii="Calibri" w:hAnsi="Calibri" w:cs="Calibri" w:asciiTheme="majorAscii" w:hAnsiTheme="majorAscii" w:cstheme="majorAscii"/>
        </w:rPr>
        <w:t xml:space="preserve">c. </w:t>
      </w:r>
      <w:r w:rsidRPr="63CEF893" w:rsidR="00664EA1">
        <w:rPr>
          <w:rFonts w:ascii="Calibri" w:hAnsi="Calibri" w:cs="Calibri" w:asciiTheme="majorAscii" w:hAnsiTheme="majorAscii" w:cstheme="majorAscii"/>
        </w:rPr>
        <w:t>Hyperextension with foot planted</w:t>
      </w:r>
    </w:p>
    <w:p w:rsidRPr="005369AF" w:rsidR="00664EA1" w:rsidP="63CEF893" w:rsidRDefault="00125928" w14:paraId="3EC080EE" w14:textId="79E4FF6F">
      <w:pPr>
        <w:spacing/>
        <w:ind w:left="357"/>
        <w:contextualSpacing w:val="1"/>
        <w:rPr>
          <w:rFonts w:ascii="Calibri" w:hAnsi="Calibri" w:cs="Calibri" w:asciiTheme="majorAscii" w:hAnsiTheme="majorAscii" w:cstheme="majorAscii"/>
          <w:rPrChange w:author="" w16du:dateUtc="2026-05-18T10:12:00Z" w:id="910669251">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d. </w:t>
      </w:r>
      <w:r w:rsidRPr="63CEF893" w:rsidR="00664EA1">
        <w:rPr>
          <w:rFonts w:ascii="Calibri" w:hAnsi="Calibri" w:cs="Calibri" w:asciiTheme="majorAscii" w:hAnsiTheme="majorAscii" w:cstheme="majorAscii"/>
        </w:rPr>
        <w:t>Varus force with foot planted</w:t>
      </w:r>
    </w:p>
    <w:p w:rsidRPr="005369AF" w:rsidR="00664EA1" w:rsidP="63CEF893" w:rsidRDefault="00ED04D7" w14:paraId="7A1EED5F" w14:textId="75B856A4">
      <w:pPr>
        <w:spacing/>
        <w:ind w:left="357"/>
        <w:contextualSpacing w:val="1"/>
        <w:rPr>
          <w:rFonts w:ascii="Calibri" w:hAnsi="Calibri" w:cs="Calibri" w:asciiTheme="majorAscii" w:hAnsiTheme="majorAscii" w:cstheme="majorAscii"/>
          <w:rPrChange w:author="" w16du:dateUtc="2026-05-18T10:12:00Z" w:id="888300594">
            <w:rPr/>
          </w:rPrChange>
        </w:rPr>
      </w:pPr>
      <w:r w:rsidRPr="63CEF893" w:rsidR="00ED04D7">
        <w:rPr>
          <w:rFonts w:ascii="Calibri" w:hAnsi="Calibri" w:cs="Calibri" w:asciiTheme="majorAscii" w:hAnsiTheme="majorAscii" w:cstheme="majorAscii"/>
        </w:rPr>
        <w:t xml:space="preserve">e. </w:t>
      </w:r>
      <w:r w:rsidRPr="63CEF893" w:rsidR="00664EA1">
        <w:rPr>
          <w:rFonts w:ascii="Calibri" w:hAnsi="Calibri" w:cs="Calibri" w:asciiTheme="majorAscii" w:hAnsiTheme="majorAscii" w:cstheme="majorAscii"/>
        </w:rPr>
        <w:t>Hyperflexion with knee joint loaded externally</w:t>
      </w:r>
    </w:p>
    <w:p w:rsidRPr="005369AF" w:rsidR="00664EA1" w:rsidP="63CEF893" w:rsidRDefault="00B644A7" w14:paraId="0816AC2A" w14:textId="4C5BD28A">
      <w:pPr>
        <w:pStyle w:val="Heading3"/>
        <w:spacing w:after="200"/>
        <w:rPr>
          <w:rFonts w:cs="Calibri" w:cstheme="majorAscii"/>
        </w:rPr>
      </w:pPr>
      <w:r w:rsidRPr="63CEF893" w:rsidR="00B644A7">
        <w:rPr>
          <w:rFonts w:cs="Calibri" w:cstheme="majorAscii"/>
        </w:rPr>
        <w:t xml:space="preserve">Drag and </w:t>
      </w:r>
      <w:r w:rsidRPr="63CEF893" w:rsidR="004A1398">
        <w:rPr>
          <w:rFonts w:cs="Calibri" w:cstheme="majorAscii"/>
        </w:rPr>
        <w:t>D</w:t>
      </w:r>
      <w:r w:rsidRPr="63CEF893" w:rsidR="00B644A7">
        <w:rPr>
          <w:rFonts w:cs="Calibri" w:cstheme="majorAscii"/>
        </w:rPr>
        <w:t>rop Question</w:t>
      </w:r>
    </w:p>
    <w:p w:rsidRPr="005369AF" w:rsidR="00664EA1" w:rsidP="00C11741" w:rsidRDefault="3D143E56" w14:paraId="2D0AF5CA" w14:textId="05A3843D">
      <w:pPr>
        <w:spacing w:after="120"/>
        <w:rPr>
          <w:rFonts w:asciiTheme="majorHAnsi" w:hAnsiTheme="majorHAnsi" w:cstheme="majorHAnsi"/>
        </w:rPr>
      </w:pPr>
      <w:r w:rsidRPr="005369AF">
        <w:rPr>
          <w:rFonts w:asciiTheme="majorHAnsi" w:hAnsiTheme="majorHAnsi" w:cstheme="majorHAnsi"/>
          <w:b/>
          <w:bCs/>
        </w:rPr>
        <w:t>98</w:t>
      </w:r>
      <w:r w:rsidRPr="005369AF" w:rsidR="00024EC4">
        <w:rPr>
          <w:rFonts w:asciiTheme="majorHAnsi" w:hAnsiTheme="majorHAnsi" w:cstheme="majorHAnsi"/>
          <w:b/>
          <w:bCs/>
        </w:rPr>
        <w:t>. Kubler-Ross describes a progression through the grief process that is important to understand as a rehabilitation clinician because it has been suggested that injured athletes experience the same stages. Drag the stages of grief into the correct order.</w:t>
      </w:r>
    </w:p>
    <w:p w:rsidRPr="005369AF" w:rsidR="00664EA1" w:rsidP="63CEF893" w:rsidRDefault="00664EA1" w14:paraId="18841968"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1. Denial</w:t>
      </w:r>
    </w:p>
    <w:p w:rsidRPr="005369AF" w:rsidR="00664EA1" w:rsidP="63CEF893" w:rsidRDefault="00664EA1" w14:paraId="1ECF6826"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2. Anger</w:t>
      </w:r>
    </w:p>
    <w:p w:rsidRPr="005369AF" w:rsidR="00664EA1" w:rsidP="63CEF893" w:rsidRDefault="00664EA1" w14:paraId="15DB4A95"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3. Bargaining</w:t>
      </w:r>
    </w:p>
    <w:p w:rsidRPr="005369AF" w:rsidR="00664EA1" w:rsidP="63CEF893" w:rsidRDefault="00664EA1" w14:paraId="18C8E244"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4. Depression</w:t>
      </w:r>
    </w:p>
    <w:p w:rsidRPr="005369AF" w:rsidR="00664EA1" w:rsidP="63CEF893" w:rsidRDefault="00664EA1" w14:paraId="0830CACD" w14:textId="065A9B49">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5. Acceptance</w:t>
      </w:r>
    </w:p>
    <w:p w:rsidRPr="005369AF" w:rsidR="004A1398" w:rsidP="63CEF893" w:rsidRDefault="004A1398" w14:paraId="383656AE" w14:textId="5FD89533">
      <w:pPr>
        <w:pStyle w:val="Normal"/>
        <w:rPr>
          <w:rFonts w:cs="Calibri" w:cstheme="majorAscii"/>
        </w:rPr>
      </w:pPr>
    </w:p>
    <w:p w:rsidRPr="005369AF" w:rsidR="00664EA1" w:rsidP="00C11741" w:rsidRDefault="0AD5D06F" w14:paraId="1646A992" w14:textId="7BB05EEB">
      <w:pPr>
        <w:spacing w:after="120"/>
        <w:rPr>
          <w:rFonts w:asciiTheme="majorHAnsi" w:hAnsiTheme="majorHAnsi" w:cstheme="majorHAnsi"/>
        </w:rPr>
      </w:pPr>
      <w:r w:rsidRPr="005369AF">
        <w:rPr>
          <w:rFonts w:asciiTheme="majorHAnsi" w:hAnsiTheme="majorHAnsi" w:cstheme="majorHAnsi"/>
          <w:b/>
          <w:bCs/>
        </w:rPr>
        <w:t>99</w:t>
      </w:r>
      <w:r w:rsidRPr="005369AF" w:rsidR="00CF4DCD">
        <w:rPr>
          <w:rFonts w:asciiTheme="majorHAnsi" w:hAnsiTheme="majorHAnsi" w:cstheme="majorHAnsi"/>
          <w:b/>
          <w:bCs/>
        </w:rPr>
        <w:t>. The athlete is ready to return to play and is ready for functional testing. Drag the exercises and tasks below in order from least complex to most complex.</w:t>
      </w:r>
    </w:p>
    <w:p w:rsidRPr="005369AF" w:rsidR="00664EA1" w:rsidP="63CEF893" w:rsidRDefault="00664EA1" w14:paraId="2FE40E0C"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 xml:space="preserve">1. </w:t>
      </w:r>
      <w:r w:rsidRPr="63CEF893" w:rsidR="00664EA1">
        <w:rPr>
          <w:rFonts w:ascii="Calibri" w:hAnsi="Calibri" w:cs="Calibri" w:asciiTheme="majorAscii" w:hAnsiTheme="majorAscii" w:cstheme="majorAscii"/>
        </w:rPr>
        <w:t>Single-hop</w:t>
      </w:r>
    </w:p>
    <w:p w:rsidRPr="005369AF" w:rsidR="00664EA1" w:rsidP="63CEF893" w:rsidRDefault="00664EA1" w14:paraId="5AFBAB30"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2. Running in circles</w:t>
      </w:r>
    </w:p>
    <w:p w:rsidRPr="005369AF" w:rsidR="00664EA1" w:rsidP="63CEF893" w:rsidRDefault="00664EA1" w14:paraId="03E33F8F"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3. Backward running</w:t>
      </w:r>
    </w:p>
    <w:p w:rsidRPr="005369AF" w:rsidR="00664EA1" w:rsidP="63CEF893" w:rsidRDefault="00664EA1" w14:paraId="400A12BD"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4. Zigzag runs</w:t>
      </w:r>
    </w:p>
    <w:p w:rsidRPr="005369AF" w:rsidR="00664EA1" w:rsidP="63CEF893" w:rsidRDefault="00664EA1" w14:paraId="5D7DA291"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5. 90° cuts left and right</w:t>
      </w:r>
    </w:p>
    <w:p w:rsidRPr="005369AF" w:rsidR="00664EA1" w:rsidP="63CEF893" w:rsidRDefault="00664EA1" w14:paraId="37D28093"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6. Soccer dribbling</w:t>
      </w:r>
    </w:p>
    <w:p w:rsidRPr="005369AF" w:rsidR="00664EA1" w:rsidP="63CEF893" w:rsidRDefault="00664EA1" w14:paraId="219B5076"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7. Soccer live drills</w:t>
      </w:r>
    </w:p>
    <w:p w:rsidRPr="005369AF" w:rsidR="00664EA1" w:rsidP="004F3E9B" w:rsidRDefault="00664EA1" w14:paraId="0D826465" w14:textId="77777777">
      <w:pPr>
        <w:pStyle w:val="Heading2"/>
        <w:spacing w:after="200"/>
        <w:rPr>
          <w:rFonts w:cstheme="majorHAnsi"/>
        </w:rPr>
      </w:pPr>
      <w:r w:rsidRPr="005369AF">
        <w:rPr>
          <w:rFonts w:cstheme="majorHAnsi"/>
        </w:rPr>
        <w:t>Testlet 3</w:t>
      </w:r>
    </w:p>
    <w:p w:rsidRPr="005369AF" w:rsidR="00656313" w:rsidP="004F3E9B" w:rsidRDefault="00656313" w14:paraId="03A241D8" w14:textId="77777777">
      <w:pPr>
        <w:spacing w:before="200" w:after="200"/>
        <w:rPr>
          <w:rFonts w:asciiTheme="majorHAnsi" w:hAnsiTheme="majorHAnsi" w:cstheme="majorHAnsi"/>
        </w:rPr>
      </w:pPr>
      <w:r w:rsidRPr="005369AF">
        <w:rPr>
          <w:rFonts w:asciiTheme="majorHAnsi" w:hAnsiTheme="majorHAnsi" w:cstheme="majorHAnsi"/>
          <w:b/>
          <w:bCs/>
        </w:rPr>
        <w:t>Please use the following information to answer the questions in this testlet.</w:t>
      </w:r>
    </w:p>
    <w:p w:rsidRPr="005369AF" w:rsidR="00656313" w:rsidP="1E052B7A" w:rsidRDefault="00656313" w14:paraId="02C4AAD4" w14:textId="20E54805">
      <w:pPr>
        <w:rPr>
          <w:rFonts w:asciiTheme="majorHAnsi" w:hAnsiTheme="majorHAnsi" w:cstheme="majorHAnsi"/>
        </w:rPr>
      </w:pPr>
      <w:r w:rsidRPr="005369AF">
        <w:rPr>
          <w:rFonts w:asciiTheme="majorHAnsi" w:hAnsiTheme="majorHAnsi" w:cstheme="majorHAnsi"/>
        </w:rPr>
        <w:t xml:space="preserve">For this case, the athletic trainer will be assessing a patient who has come into the clinic complaining of repeated shin splints with increasing mileage as </w:t>
      </w:r>
      <w:r w:rsidRPr="005369AF" w:rsidR="27CF12CE">
        <w:rPr>
          <w:rFonts w:asciiTheme="majorHAnsi" w:hAnsiTheme="majorHAnsi" w:cstheme="majorHAnsi"/>
        </w:rPr>
        <w:t>t</w:t>
      </w:r>
      <w:r w:rsidRPr="005369AF">
        <w:rPr>
          <w:rFonts w:asciiTheme="majorHAnsi" w:hAnsiTheme="majorHAnsi" w:cstheme="majorHAnsi"/>
        </w:rPr>
        <w:t>he</w:t>
      </w:r>
      <w:r w:rsidRPr="005369AF" w:rsidR="1E103395">
        <w:rPr>
          <w:rFonts w:asciiTheme="majorHAnsi" w:hAnsiTheme="majorHAnsi" w:cstheme="majorHAnsi"/>
        </w:rPr>
        <w:t>y</w:t>
      </w:r>
      <w:r w:rsidRPr="005369AF">
        <w:rPr>
          <w:rFonts w:asciiTheme="majorHAnsi" w:hAnsiTheme="majorHAnsi" w:cstheme="majorHAnsi"/>
        </w:rPr>
        <w:t xml:space="preserve"> prepare for a half-marathon. The patient has been consistently training throughout the summer and has been properly fitted with appropriate shoes.</w:t>
      </w:r>
    </w:p>
    <w:p w:rsidR="00EE4D0D" w:rsidP="63CEF893" w:rsidRDefault="00B644A7" w14:paraId="6AB82DFE" w14:textId="6D343582">
      <w:pPr>
        <w:pStyle w:val="Heading3"/>
        <w:spacing w:after="200"/>
        <w:rPr>
          <w:rFonts w:cs="Calibri" w:cstheme="majorAscii"/>
        </w:rPr>
      </w:pPr>
      <w:r w:rsidRPr="63CEF893" w:rsidR="001407BF">
        <w:rPr>
          <w:rFonts w:cs="Calibri" w:cstheme="majorAscii"/>
        </w:rPr>
        <w:t>Matching</w:t>
      </w:r>
      <w:r w:rsidRPr="63CEF893" w:rsidR="00B644A7">
        <w:rPr>
          <w:rFonts w:cs="Calibri" w:cstheme="majorAscii"/>
        </w:rPr>
        <w:t xml:space="preserve"> Question</w:t>
      </w:r>
    </w:p>
    <w:p w:rsidRPr="005369AF" w:rsidR="00664EA1" w:rsidP="00C11741" w:rsidRDefault="00656313" w14:paraId="1247F85D" w14:textId="23E030AD">
      <w:pPr>
        <w:spacing w:after="120"/>
        <w:rPr>
          <w:rFonts w:asciiTheme="majorHAnsi" w:hAnsiTheme="majorHAnsi" w:cstheme="majorHAnsi"/>
        </w:rPr>
      </w:pPr>
      <w:r w:rsidRPr="005369AF">
        <w:rPr>
          <w:rFonts w:asciiTheme="majorHAnsi" w:hAnsiTheme="majorHAnsi" w:cstheme="majorHAnsi"/>
          <w:b/>
          <w:bCs/>
        </w:rPr>
        <w:t>1</w:t>
      </w:r>
      <w:r w:rsidRPr="005369AF" w:rsidR="7CE22E1F">
        <w:rPr>
          <w:rFonts w:asciiTheme="majorHAnsi" w:hAnsiTheme="majorHAnsi" w:cstheme="majorHAnsi"/>
          <w:b/>
          <w:bCs/>
        </w:rPr>
        <w:t>00</w:t>
      </w:r>
      <w:r w:rsidRPr="005369AF">
        <w:rPr>
          <w:rFonts w:asciiTheme="majorHAnsi" w:hAnsiTheme="majorHAnsi" w:cstheme="majorHAnsi"/>
          <w:b/>
          <w:bCs/>
        </w:rPr>
        <w:t xml:space="preserve">. The Rancho Los Amigos terminology and the clinical terminology model of gait assessment are </w:t>
      </w:r>
      <w:r w:rsidRPr="005369AF" w:rsidR="09E1DDCF">
        <w:rPr>
          <w:rFonts w:asciiTheme="majorHAnsi" w:hAnsiTheme="majorHAnsi" w:cstheme="majorHAnsi"/>
          <w:b/>
          <w:bCs/>
        </w:rPr>
        <w:t xml:space="preserve">both </w:t>
      </w:r>
      <w:r w:rsidRPr="005369AF">
        <w:rPr>
          <w:rFonts w:asciiTheme="majorHAnsi" w:hAnsiTheme="majorHAnsi" w:cstheme="majorHAnsi"/>
          <w:b/>
          <w:bCs/>
        </w:rPr>
        <w:t>widely used. Match the Rancho Los Amigos terminology on the left with the clinical terminology on the right.</w:t>
      </w:r>
    </w:p>
    <w:p w:rsidRPr="005369AF" w:rsidR="00664EA1" w:rsidP="002A428C" w:rsidRDefault="00664EA1" w14:paraId="6E0FC4B3" w14:textId="77777777">
      <w:pPr>
        <w:pStyle w:val="ListParagraph"/>
        <w:numPr>
          <w:ilvl w:val="0"/>
          <w:numId w:val="22"/>
        </w:numPr>
        <w:rPr>
          <w:rFonts w:asciiTheme="majorHAnsi" w:hAnsiTheme="majorHAnsi" w:cstheme="majorHAnsi"/>
        </w:rPr>
      </w:pPr>
      <w:r w:rsidRPr="005369AF">
        <w:rPr>
          <w:rFonts w:asciiTheme="majorHAnsi" w:hAnsiTheme="majorHAnsi" w:cstheme="majorHAnsi"/>
        </w:rPr>
        <w:t>Initial contact → Heel strike</w:t>
      </w:r>
    </w:p>
    <w:p w:rsidRPr="005369AF" w:rsidR="00664EA1" w:rsidP="002A428C" w:rsidRDefault="00664EA1" w14:paraId="6DF9FAB7" w14:textId="77777777">
      <w:pPr>
        <w:pStyle w:val="ListParagraph"/>
        <w:numPr>
          <w:ilvl w:val="0"/>
          <w:numId w:val="22"/>
        </w:numPr>
        <w:rPr>
          <w:rFonts w:asciiTheme="majorHAnsi" w:hAnsiTheme="majorHAnsi" w:cstheme="majorHAnsi"/>
        </w:rPr>
      </w:pPr>
      <w:r w:rsidRPr="005369AF">
        <w:rPr>
          <w:rFonts w:asciiTheme="majorHAnsi" w:hAnsiTheme="majorHAnsi" w:cstheme="majorHAnsi"/>
        </w:rPr>
        <w:t>Loading response → Foot flat</w:t>
      </w:r>
    </w:p>
    <w:p w:rsidRPr="005369AF" w:rsidR="00664EA1" w:rsidP="002A428C" w:rsidRDefault="00664EA1" w14:paraId="2A1429B4" w14:textId="77777777">
      <w:pPr>
        <w:pStyle w:val="ListParagraph"/>
        <w:numPr>
          <w:ilvl w:val="0"/>
          <w:numId w:val="22"/>
        </w:numPr>
        <w:rPr>
          <w:rFonts w:asciiTheme="majorHAnsi" w:hAnsiTheme="majorHAnsi" w:cstheme="majorHAnsi"/>
        </w:rPr>
      </w:pPr>
      <w:r w:rsidRPr="005369AF">
        <w:rPr>
          <w:rFonts w:asciiTheme="majorHAnsi" w:hAnsiTheme="majorHAnsi" w:cstheme="majorHAnsi"/>
        </w:rPr>
        <w:t>Terminal stance → Heel-off</w:t>
      </w:r>
    </w:p>
    <w:p w:rsidRPr="005369AF" w:rsidR="00664EA1" w:rsidP="002A428C" w:rsidRDefault="00664EA1" w14:paraId="6290B588" w14:textId="77777777">
      <w:pPr>
        <w:pStyle w:val="ListParagraph"/>
        <w:numPr>
          <w:ilvl w:val="0"/>
          <w:numId w:val="22"/>
        </w:numPr>
        <w:rPr>
          <w:rFonts w:asciiTheme="majorHAnsi" w:hAnsiTheme="majorHAnsi" w:cstheme="majorHAnsi"/>
        </w:rPr>
      </w:pPr>
      <w:r w:rsidRPr="005369AF">
        <w:rPr>
          <w:rFonts w:asciiTheme="majorHAnsi" w:hAnsiTheme="majorHAnsi" w:cstheme="majorHAnsi"/>
        </w:rPr>
        <w:t>Preswing → Toe-off</w:t>
      </w:r>
    </w:p>
    <w:p w:rsidRPr="005369AF" w:rsidR="00664EA1" w:rsidP="002A428C" w:rsidRDefault="00664EA1" w14:paraId="649105C2" w14:textId="77777777">
      <w:pPr>
        <w:pStyle w:val="ListParagraph"/>
        <w:numPr>
          <w:ilvl w:val="0"/>
          <w:numId w:val="22"/>
        </w:numPr>
        <w:rPr>
          <w:rFonts w:asciiTheme="majorHAnsi" w:hAnsiTheme="majorHAnsi" w:cstheme="majorHAnsi"/>
        </w:rPr>
      </w:pPr>
      <w:r w:rsidRPr="005369AF">
        <w:rPr>
          <w:rFonts w:asciiTheme="majorHAnsi" w:hAnsiTheme="majorHAnsi" w:cstheme="majorHAnsi"/>
        </w:rPr>
        <w:t>Initial swing → Early swing</w:t>
      </w:r>
    </w:p>
    <w:p w:rsidRPr="005369AF" w:rsidR="00664EA1" w:rsidP="002A428C" w:rsidRDefault="00664EA1" w14:paraId="2A96DE23" w14:textId="77777777">
      <w:pPr>
        <w:pStyle w:val="ListParagraph"/>
        <w:numPr>
          <w:ilvl w:val="0"/>
          <w:numId w:val="22"/>
        </w:numPr>
        <w:rPr>
          <w:rFonts w:asciiTheme="majorHAnsi" w:hAnsiTheme="majorHAnsi" w:cstheme="majorHAnsi"/>
        </w:rPr>
      </w:pPr>
      <w:r w:rsidRPr="005369AF">
        <w:rPr>
          <w:rFonts w:asciiTheme="majorHAnsi" w:hAnsiTheme="majorHAnsi" w:cstheme="majorHAnsi"/>
        </w:rPr>
        <w:t>Midswing → Midswing</w:t>
      </w:r>
    </w:p>
    <w:p w:rsidRPr="005369AF" w:rsidR="00664EA1" w:rsidP="002A428C" w:rsidRDefault="00664EA1" w14:paraId="78D4A573" w14:textId="77777777">
      <w:pPr>
        <w:pStyle w:val="ListParagraph"/>
        <w:numPr>
          <w:ilvl w:val="0"/>
          <w:numId w:val="22"/>
        </w:numPr>
        <w:rPr>
          <w:rFonts w:asciiTheme="majorHAnsi" w:hAnsiTheme="majorHAnsi" w:cstheme="majorHAnsi"/>
        </w:rPr>
      </w:pPr>
      <w:r w:rsidRPr="005369AF">
        <w:rPr>
          <w:rFonts w:asciiTheme="majorHAnsi" w:hAnsiTheme="majorHAnsi" w:cstheme="majorHAnsi"/>
        </w:rPr>
        <w:lastRenderedPageBreak/>
        <w:t>Terminal swing → Late swing</w:t>
      </w:r>
    </w:p>
    <w:p w:rsidRPr="005369AF" w:rsidR="00B644A7" w:rsidP="63CEF893" w:rsidRDefault="00B644A7" w14:paraId="26A159F1" w14:textId="5479DF8A">
      <w:pPr>
        <w:pStyle w:val="Heading3"/>
        <w:spacing w:after="200"/>
        <w:rPr>
          <w:rFonts w:cs="Calibri" w:cstheme="majorAscii"/>
        </w:rPr>
      </w:pPr>
      <w:r w:rsidRPr="63CEF893" w:rsidR="00B644A7">
        <w:rPr>
          <w:rFonts w:cs="Calibri" w:cstheme="majorAscii"/>
        </w:rPr>
        <w:t>Multiple Select Question</w:t>
      </w:r>
    </w:p>
    <w:p w:rsidRPr="005369AF" w:rsidR="00664EA1" w:rsidP="00C11741" w:rsidRDefault="4FA4E643" w14:paraId="093B97E9" w14:textId="29AEC12E">
      <w:pPr>
        <w:spacing w:after="120"/>
        <w:rPr>
          <w:rFonts w:asciiTheme="majorHAnsi" w:hAnsiTheme="majorHAnsi" w:cstheme="majorHAnsi"/>
        </w:rPr>
      </w:pPr>
      <w:r w:rsidRPr="005369AF">
        <w:rPr>
          <w:rFonts w:asciiTheme="majorHAnsi" w:hAnsiTheme="majorHAnsi" w:cstheme="majorHAnsi"/>
          <w:b/>
          <w:bCs/>
        </w:rPr>
        <w:t>101</w:t>
      </w:r>
      <w:r w:rsidRPr="005369AF" w:rsidR="00DE030F">
        <w:rPr>
          <w:rFonts w:asciiTheme="majorHAnsi" w:hAnsiTheme="majorHAnsi" w:cstheme="majorHAnsi"/>
          <w:b/>
          <w:bCs/>
        </w:rPr>
        <w:t>. Focusing primarily on the foot and ankle in an analysis of the gait pattern, which of the following would the athletic trainer expect to observe? Choose all that apply.</w:t>
      </w:r>
    </w:p>
    <w:p w:rsidRPr="005369AF" w:rsidR="00664EA1" w:rsidP="63CEF893" w:rsidRDefault="00125928" w14:paraId="4E3F6903" w14:textId="32766744">
      <w:pPr>
        <w:spacing/>
        <w:ind w:left="357"/>
        <w:contextualSpacing w:val="1"/>
        <w:rPr>
          <w:rFonts w:ascii="Calibri" w:hAnsi="Calibri" w:cs="Calibri" w:asciiTheme="majorAscii" w:hAnsiTheme="majorAscii" w:cstheme="majorAscii"/>
          <w:rPrChange w:author="" w16du:dateUtc="2026-05-18T10:13:00Z" w:id="659593762">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a. </w:t>
      </w:r>
      <w:r w:rsidRPr="63CEF893" w:rsidR="00664EA1">
        <w:rPr>
          <w:rFonts w:ascii="Calibri" w:hAnsi="Calibri" w:cs="Calibri" w:asciiTheme="majorAscii" w:hAnsiTheme="majorAscii" w:cstheme="majorAscii"/>
        </w:rPr>
        <w:t xml:space="preserve">Dorsiflexors </w:t>
      </w:r>
      <w:r w:rsidRPr="63CEF893" w:rsidR="0FF44692">
        <w:rPr>
          <w:rFonts w:ascii="Calibri" w:hAnsi="Calibri" w:cs="Calibri" w:asciiTheme="majorAscii" w:hAnsiTheme="majorAscii" w:cstheme="majorAscii"/>
        </w:rPr>
        <w:t xml:space="preserve">act eccentrically </w:t>
      </w:r>
      <w:r w:rsidRPr="63CEF893" w:rsidR="00664EA1">
        <w:rPr>
          <w:rFonts w:ascii="Calibri" w:hAnsi="Calibri" w:cs="Calibri" w:asciiTheme="majorAscii" w:hAnsiTheme="majorAscii" w:cstheme="majorAscii"/>
        </w:rPr>
        <w:t>during heel strike to foot flat</w:t>
      </w:r>
      <w:r w:rsidRPr="63CEF893" w:rsidR="004A1398">
        <w:rPr>
          <w:rFonts w:ascii="Calibri" w:hAnsi="Calibri" w:cs="Calibri" w:asciiTheme="majorAscii" w:hAnsiTheme="majorAscii" w:cstheme="majorAscii"/>
        </w:rPr>
        <w:t>.</w:t>
      </w:r>
    </w:p>
    <w:p w:rsidRPr="005369AF" w:rsidR="00664EA1" w:rsidP="63CEF893" w:rsidRDefault="00ED04D7" w14:paraId="71AC67BC" w14:textId="57CF3E41">
      <w:pPr>
        <w:spacing/>
        <w:ind w:left="357"/>
        <w:contextualSpacing w:val="1"/>
        <w:rPr>
          <w:rFonts w:ascii="Calibri" w:hAnsi="Calibri" w:cs="Calibri" w:asciiTheme="majorAscii" w:hAnsiTheme="majorAscii" w:cstheme="majorAscii"/>
          <w:rPrChange w:author="" w16du:dateUtc="2026-05-18T10:13:00Z" w:id="1013044913">
            <w:rPr/>
          </w:rPrChange>
        </w:rPr>
      </w:pPr>
      <w:r w:rsidRPr="63CEF893" w:rsidR="00ED04D7">
        <w:rPr>
          <w:rFonts w:ascii="Calibri" w:hAnsi="Calibri" w:cs="Calibri" w:asciiTheme="majorAscii" w:hAnsiTheme="majorAscii" w:cstheme="majorAscii"/>
        </w:rPr>
        <w:t xml:space="preserve">b. </w:t>
      </w:r>
      <w:r w:rsidRPr="63CEF893" w:rsidR="00664EA1">
        <w:rPr>
          <w:rFonts w:ascii="Calibri" w:hAnsi="Calibri" w:cs="Calibri" w:asciiTheme="majorAscii" w:hAnsiTheme="majorAscii" w:cstheme="majorAscii"/>
        </w:rPr>
        <w:t>Plantar flexors act concentrically at midstance</w:t>
      </w:r>
      <w:r w:rsidRPr="63CEF893" w:rsidR="004A1398">
        <w:rPr>
          <w:rFonts w:ascii="Calibri" w:hAnsi="Calibri" w:cs="Calibri" w:asciiTheme="majorAscii" w:hAnsiTheme="majorAscii" w:cstheme="majorAscii"/>
        </w:rPr>
        <w:t>.</w:t>
      </w:r>
    </w:p>
    <w:p w:rsidRPr="005369AF" w:rsidR="00664EA1" w:rsidP="63CEF893" w:rsidRDefault="00ED04D7" w14:paraId="7E149AB8" w14:textId="7A5D6718">
      <w:pPr>
        <w:spacing/>
        <w:ind w:left="357"/>
        <w:contextualSpacing w:val="1"/>
        <w:rPr>
          <w:rFonts w:ascii="Calibri" w:hAnsi="Calibri" w:cs="Calibri" w:asciiTheme="majorAscii" w:hAnsiTheme="majorAscii" w:cstheme="majorAscii"/>
          <w:rPrChange w:author="" w16du:dateUtc="2026-05-18T10:13:00Z" w:id="571678190">
            <w:rPr/>
          </w:rPrChange>
        </w:rPr>
      </w:pPr>
      <w:r w:rsidRPr="63CEF893" w:rsidR="00ED04D7">
        <w:rPr>
          <w:rFonts w:ascii="Calibri" w:hAnsi="Calibri" w:cs="Calibri" w:asciiTheme="majorAscii" w:hAnsiTheme="majorAscii" w:cstheme="majorAscii"/>
        </w:rPr>
        <w:t xml:space="preserve">c. </w:t>
      </w:r>
      <w:r w:rsidRPr="63CEF893" w:rsidR="00664EA1">
        <w:rPr>
          <w:rFonts w:ascii="Calibri" w:hAnsi="Calibri" w:cs="Calibri" w:asciiTheme="majorAscii" w:hAnsiTheme="majorAscii" w:cstheme="majorAscii"/>
        </w:rPr>
        <w:t>Evertors contract</w:t>
      </w:r>
      <w:r w:rsidRPr="63CEF893" w:rsidR="00664EA1">
        <w:rPr>
          <w:rFonts w:ascii="Calibri" w:hAnsi="Calibri" w:cs="Calibri" w:asciiTheme="majorAscii" w:hAnsiTheme="majorAscii" w:cstheme="majorAscii"/>
        </w:rPr>
        <w:t xml:space="preserve"> late in stance</w:t>
      </w:r>
      <w:r w:rsidRPr="63CEF893" w:rsidR="004A1398">
        <w:rPr>
          <w:rFonts w:ascii="Calibri" w:hAnsi="Calibri" w:cs="Calibri" w:asciiTheme="majorAscii" w:hAnsiTheme="majorAscii" w:cstheme="majorAscii"/>
        </w:rPr>
        <w:t>.</w:t>
      </w:r>
    </w:p>
    <w:p w:rsidRPr="005369AF" w:rsidR="00664EA1" w:rsidP="63CEF893" w:rsidRDefault="00125928" w14:paraId="778075C2" w14:textId="621B2DB3">
      <w:pPr>
        <w:spacing/>
        <w:ind w:left="357"/>
        <w:contextualSpacing w:val="1"/>
        <w:rPr>
          <w:rFonts w:ascii="Calibri" w:hAnsi="Calibri" w:cs="Calibri" w:asciiTheme="majorAscii" w:hAnsiTheme="majorAscii" w:cstheme="majorAscii"/>
          <w:rPrChange w:author="" w16du:dateUtc="2026-05-18T10:13:00Z" w:id="769071117">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d. </w:t>
      </w:r>
      <w:r w:rsidRPr="63CEF893" w:rsidR="00664EA1">
        <w:rPr>
          <w:rFonts w:ascii="Calibri" w:hAnsi="Calibri" w:cs="Calibri" w:asciiTheme="majorAscii" w:hAnsiTheme="majorAscii" w:cstheme="majorAscii"/>
        </w:rPr>
        <w:t>Invertors control</w:t>
      </w:r>
      <w:r w:rsidRPr="63CEF893" w:rsidR="00664EA1">
        <w:rPr>
          <w:rFonts w:ascii="Calibri" w:hAnsi="Calibri" w:cs="Calibri" w:asciiTheme="majorAscii" w:hAnsiTheme="majorAscii" w:cstheme="majorAscii"/>
        </w:rPr>
        <w:t xml:space="preserve"> pronation during loading response</w:t>
      </w:r>
      <w:r w:rsidRPr="63CEF893" w:rsidR="004A1398">
        <w:rPr>
          <w:rFonts w:ascii="Calibri" w:hAnsi="Calibri" w:cs="Calibri" w:asciiTheme="majorAscii" w:hAnsiTheme="majorAscii" w:cstheme="majorAscii"/>
        </w:rPr>
        <w:t>.</w:t>
      </w:r>
    </w:p>
    <w:p w:rsidR="00664EA1" w:rsidP="63CEF893" w:rsidRDefault="00ED04D7" w14:paraId="1632897E" w14:textId="7C2D4CCC">
      <w:pPr>
        <w:spacing/>
        <w:ind w:left="357"/>
        <w:contextualSpacing w:val="1"/>
        <w:rPr>
          <w:rFonts w:ascii="Calibri" w:hAnsi="Calibri" w:cs="Calibri" w:asciiTheme="majorAscii" w:hAnsiTheme="majorAscii" w:cstheme="majorAscii"/>
        </w:rPr>
      </w:pPr>
      <w:r w:rsidRPr="63CEF893" w:rsidR="00ED04D7">
        <w:rPr>
          <w:rFonts w:ascii="Calibri" w:hAnsi="Calibri" w:cs="Calibri" w:asciiTheme="majorAscii" w:hAnsiTheme="majorAscii" w:cstheme="majorAscii"/>
        </w:rPr>
        <w:t xml:space="preserve">e. </w:t>
      </w:r>
      <w:r w:rsidRPr="63CEF893" w:rsidR="00664EA1">
        <w:rPr>
          <w:rFonts w:ascii="Calibri" w:hAnsi="Calibri" w:cs="Calibri" w:asciiTheme="majorAscii" w:hAnsiTheme="majorAscii" w:cstheme="majorAscii"/>
        </w:rPr>
        <w:t>Intrinsic foot muscles support</w:t>
      </w:r>
      <w:r w:rsidRPr="63CEF893" w:rsidR="00664EA1">
        <w:rPr>
          <w:rFonts w:ascii="Calibri" w:hAnsi="Calibri" w:cs="Calibri" w:asciiTheme="majorAscii" w:hAnsiTheme="majorAscii" w:cstheme="majorAscii"/>
        </w:rPr>
        <w:t xml:space="preserve"> propulsion</w:t>
      </w:r>
      <w:r w:rsidRPr="63CEF893" w:rsidR="004A1398">
        <w:rPr>
          <w:rFonts w:ascii="Calibri" w:hAnsi="Calibri" w:cs="Calibri" w:asciiTheme="majorAscii" w:hAnsiTheme="majorAscii" w:cstheme="majorAscii"/>
        </w:rPr>
        <w:t>.</w:t>
      </w:r>
    </w:p>
    <w:p w:rsidRPr="005369AF" w:rsidR="006A6210" w:rsidP="63CEF893" w:rsidRDefault="006A6210" w14:paraId="6CAE5577" w14:textId="77777777">
      <w:pPr>
        <w:spacing w:line="276" w:lineRule="auto"/>
        <w:contextualSpacing w:val="1"/>
        <w:rPr>
          <w:rFonts w:ascii="Calibri" w:hAnsi="Calibri" w:cs="Calibri" w:asciiTheme="majorAscii" w:hAnsiTheme="majorAscii" w:cstheme="majorAscii"/>
          <w:rPrChange w:author="" w16du:dateUtc="2026-05-18T10:13:00Z" w:id="1231797736">
            <w:rPr/>
          </w:rPrChange>
        </w:rPr>
      </w:pPr>
    </w:p>
    <w:p w:rsidRPr="005369AF" w:rsidR="00664EA1" w:rsidP="00C11741" w:rsidRDefault="00A11F51" w14:paraId="33A3C7C6" w14:textId="165EB211">
      <w:pPr>
        <w:spacing w:after="120"/>
        <w:rPr>
          <w:rFonts w:asciiTheme="majorHAnsi" w:hAnsiTheme="majorHAnsi" w:cstheme="majorHAnsi"/>
          <w:b/>
          <w:bCs/>
        </w:rPr>
      </w:pPr>
      <w:r w:rsidRPr="005369AF">
        <w:rPr>
          <w:rFonts w:asciiTheme="majorHAnsi" w:hAnsiTheme="majorHAnsi" w:cstheme="majorHAnsi"/>
          <w:b/>
          <w:bCs/>
        </w:rPr>
        <w:t>102</w:t>
      </w:r>
      <w:r w:rsidRPr="005369AF" w:rsidR="00DE030F">
        <w:rPr>
          <w:rFonts w:asciiTheme="majorHAnsi" w:hAnsiTheme="majorHAnsi" w:cstheme="majorHAnsi"/>
          <w:b/>
          <w:bCs/>
        </w:rPr>
        <w:t>. The athletic trainer is now going to evaluate the athlete in a running gait. What factors could impact the running mechanics of this patient? Choose all that apply.</w:t>
      </w:r>
    </w:p>
    <w:p w:rsidRPr="005369AF" w:rsidR="00664EA1" w:rsidP="63CEF893" w:rsidRDefault="00125928" w14:paraId="2D33C12F" w14:textId="604397DA">
      <w:pPr>
        <w:spacing/>
        <w:ind w:left="357"/>
        <w:contextualSpacing w:val="1"/>
        <w:rPr>
          <w:rFonts w:ascii="Calibri" w:hAnsi="Calibri" w:cs="Calibri" w:asciiTheme="majorAscii" w:hAnsiTheme="majorAscii" w:cstheme="majorAscii"/>
          <w:rPrChange w:author="" w16du:dateUtc="2026-05-18T05:58:00Z" w:id="1737823034">
            <w:rPr/>
          </w:rPrChange>
        </w:rPr>
      </w:pPr>
      <w:r w:rsidRPr="63CEF893" w:rsidR="00125928">
        <w:rPr>
          <w:rFonts w:ascii="Calibri" w:hAnsi="Calibri" w:cs="Calibri" w:asciiTheme="majorAscii" w:hAnsiTheme="majorAscii" w:cstheme="majorAscii"/>
        </w:rPr>
        <w:t>*</w:t>
      </w:r>
      <w:r w:rsidRPr="63CEF893" w:rsidR="00125928">
        <w:rPr>
          <w:rFonts w:ascii="Calibri" w:hAnsi="Calibri" w:cs="Calibri" w:asciiTheme="majorAscii" w:hAnsiTheme="majorAscii" w:cstheme="majorAscii"/>
        </w:rPr>
        <w:t xml:space="preserve">a. </w:t>
      </w:r>
      <w:r w:rsidRPr="63CEF893" w:rsidR="00664EA1">
        <w:rPr>
          <w:rFonts w:ascii="Calibri" w:hAnsi="Calibri" w:cs="Calibri" w:asciiTheme="majorAscii" w:hAnsiTheme="majorAscii" w:cstheme="majorAscii"/>
        </w:rPr>
        <w:t>Age</w:t>
      </w:r>
    </w:p>
    <w:p w:rsidRPr="005369AF" w:rsidR="00125928" w:rsidP="63CEF893" w:rsidRDefault="00125928" w14:paraId="3F35BA82" w14:textId="142CE900">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125928">
        <w:rPr>
          <w:rFonts w:ascii="Calibri" w:hAnsi="Calibri" w:cs="Calibri" w:asciiTheme="majorAscii" w:hAnsiTheme="majorAscii" w:cstheme="majorAscii"/>
        </w:rPr>
        <w:t>b</w:t>
      </w:r>
      <w:r w:rsidRPr="63CEF893" w:rsidR="00664EA1">
        <w:rPr>
          <w:rFonts w:ascii="Calibri" w:hAnsi="Calibri" w:cs="Calibri" w:asciiTheme="majorAscii" w:hAnsiTheme="majorAscii" w:cstheme="majorAscii"/>
        </w:rPr>
        <w:t>. Running surface</w:t>
      </w:r>
    </w:p>
    <w:p w:rsidRPr="005369AF" w:rsidR="00125928" w:rsidP="63CEF893" w:rsidRDefault="00125928" w14:paraId="054FAE7A" w14:textId="4919584E">
      <w:pPr>
        <w:spacing/>
        <w:ind w:left="357"/>
        <w:contextualSpacing w:val="1"/>
        <w:rPr>
          <w:rFonts w:ascii="Calibri" w:hAnsi="Calibri" w:cs="Calibri" w:asciiTheme="majorAscii" w:hAnsiTheme="majorAscii" w:cstheme="majorAscii"/>
          <w:rPrChange w:author="" w16du:dateUtc="2026-05-18T05:57:00Z" w:id="603127368">
            <w:rPr/>
          </w:rPrChange>
        </w:rPr>
      </w:pPr>
      <w:r w:rsidRPr="63CEF893" w:rsidR="00125928">
        <w:rPr>
          <w:rFonts w:ascii="Calibri" w:hAnsi="Calibri" w:cs="Calibri" w:asciiTheme="majorAscii" w:hAnsiTheme="majorAscii" w:cstheme="majorAscii"/>
        </w:rPr>
        <w:t>*</w:t>
      </w:r>
      <w:r w:rsidRPr="63CEF893" w:rsidR="00125928">
        <w:rPr>
          <w:rFonts w:ascii="Calibri" w:hAnsi="Calibri" w:cs="Calibri" w:asciiTheme="majorAscii" w:hAnsiTheme="majorAscii" w:cstheme="majorAscii"/>
        </w:rPr>
        <w:t>c</w:t>
      </w:r>
      <w:r w:rsidRPr="63CEF893" w:rsidR="00664EA1">
        <w:rPr>
          <w:rFonts w:ascii="Calibri" w:hAnsi="Calibri" w:cs="Calibri" w:asciiTheme="majorAscii" w:hAnsiTheme="majorAscii" w:cstheme="majorAscii"/>
        </w:rPr>
        <w:t>. Somatotype</w:t>
      </w:r>
    </w:p>
    <w:p w:rsidRPr="005369AF" w:rsidR="00664EA1" w:rsidP="63CEF893" w:rsidRDefault="00125928" w14:paraId="53A80D46" w14:textId="0A70AD4F">
      <w:pPr>
        <w:spacing/>
        <w:ind w:left="357"/>
        <w:contextualSpacing w:val="1"/>
        <w:rPr>
          <w:rFonts w:ascii="Calibri" w:hAnsi="Calibri" w:cs="Calibri" w:asciiTheme="majorAscii" w:hAnsiTheme="majorAscii" w:cstheme="majorAscii"/>
          <w:rPrChange w:author="" w16du:dateUtc="2026-05-18T05:58:00Z" w:id="271227112">
            <w:rPr/>
          </w:rPrChange>
        </w:rPr>
      </w:pPr>
      <w:r w:rsidRPr="63CEF893" w:rsidR="00125928">
        <w:rPr>
          <w:rFonts w:ascii="Calibri" w:hAnsi="Calibri" w:cs="Calibri" w:asciiTheme="majorAscii" w:hAnsiTheme="majorAscii" w:cstheme="majorAscii"/>
        </w:rPr>
        <w:t>*d</w:t>
      </w:r>
      <w:r w:rsidRPr="63CEF893" w:rsidR="00664EA1">
        <w:rPr>
          <w:rFonts w:ascii="Calibri" w:hAnsi="Calibri" w:cs="Calibri" w:asciiTheme="majorAscii" w:hAnsiTheme="majorAscii" w:cstheme="majorAscii"/>
        </w:rPr>
        <w:t>. Footwear</w:t>
      </w:r>
    </w:p>
    <w:p w:rsidRPr="005369AF" w:rsidR="00664EA1" w:rsidP="63CEF893" w:rsidRDefault="00125928" w14:paraId="711205C7" w14:textId="1D8E91A1">
      <w:pPr>
        <w:spacing/>
        <w:ind w:left="357"/>
        <w:contextualSpacing w:val="1"/>
        <w:rPr>
          <w:rFonts w:ascii="Calibri" w:hAnsi="Calibri" w:cs="Calibri" w:asciiTheme="majorAscii" w:hAnsiTheme="majorAscii" w:cstheme="majorAscii"/>
          <w:rPrChange w:author="" w16du:dateUtc="2026-05-18T05:58:00Z" w:id="520522451">
            <w:rPr/>
          </w:rPrChange>
        </w:rPr>
      </w:pPr>
      <w:r w:rsidRPr="63CEF893" w:rsidR="00125928">
        <w:rPr>
          <w:rFonts w:ascii="Calibri" w:hAnsi="Calibri" w:cs="Calibri" w:asciiTheme="majorAscii" w:hAnsiTheme="majorAscii" w:cstheme="majorAscii"/>
        </w:rPr>
        <w:t>*e</w:t>
      </w:r>
      <w:r w:rsidRPr="63CEF893" w:rsidR="00664EA1">
        <w:rPr>
          <w:rFonts w:ascii="Calibri" w:hAnsi="Calibri" w:cs="Calibri" w:asciiTheme="majorAscii" w:hAnsiTheme="majorAscii" w:cstheme="majorAscii"/>
        </w:rPr>
        <w:t>. Height</w:t>
      </w:r>
    </w:p>
    <w:p w:rsidRPr="005369AF" w:rsidR="00664EA1" w:rsidP="63CEF893" w:rsidRDefault="00125928" w14:paraId="5B748AD8" w14:textId="336ABA90">
      <w:pPr>
        <w:spacing/>
        <w:ind w:left="357"/>
        <w:contextualSpacing w:val="1"/>
        <w:rPr>
          <w:rFonts w:ascii="Calibri" w:hAnsi="Calibri" w:cs="Calibri" w:asciiTheme="majorAscii" w:hAnsiTheme="majorAscii" w:cstheme="majorAscii"/>
          <w:rPrChange w:author="" w16du:dateUtc="2026-05-18T05:58:00Z" w:id="396663497">
            <w:rPr/>
          </w:rPrChange>
        </w:rPr>
      </w:pPr>
      <w:r w:rsidRPr="63CEF893" w:rsidR="00125928">
        <w:rPr>
          <w:rFonts w:ascii="Calibri" w:hAnsi="Calibri" w:cs="Calibri" w:asciiTheme="majorAscii" w:hAnsiTheme="majorAscii" w:cstheme="majorAscii"/>
        </w:rPr>
        <w:t>*f</w:t>
      </w:r>
      <w:r w:rsidRPr="63CEF893" w:rsidR="00664EA1">
        <w:rPr>
          <w:rFonts w:ascii="Calibri" w:hAnsi="Calibri" w:cs="Calibri" w:asciiTheme="majorAscii" w:hAnsiTheme="majorAscii" w:cstheme="majorAscii"/>
        </w:rPr>
        <w:t>. Skill level</w:t>
      </w:r>
    </w:p>
    <w:p w:rsidR="00664EA1" w:rsidP="63CEF893" w:rsidRDefault="00125928" w14:paraId="7F66584C" w14:textId="0CE4CB74">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g</w:t>
      </w:r>
      <w:r w:rsidRPr="63CEF893" w:rsidR="00664EA1">
        <w:rPr>
          <w:rFonts w:ascii="Calibri" w:hAnsi="Calibri" w:cs="Calibri" w:asciiTheme="majorAscii" w:hAnsiTheme="majorAscii" w:cstheme="majorAscii"/>
        </w:rPr>
        <w:t>. Clothing</w:t>
      </w:r>
    </w:p>
    <w:p w:rsidRPr="005369AF" w:rsidR="00F14CFA" w:rsidP="00F14CFA" w:rsidRDefault="00F14CFA" w14:paraId="32E520A1" w14:textId="77777777">
      <w:pPr>
        <w:spacing w:line="276" w:lineRule="auto"/>
        <w:contextualSpacing/>
        <w:rPr>
          <w:rFonts w:asciiTheme="majorHAnsi" w:hAnsiTheme="majorHAnsi" w:cstheme="majorHAnsi"/>
        </w:rPr>
      </w:pPr>
    </w:p>
    <w:p w:rsidR="00664EA1" w:rsidP="63CEF893" w:rsidRDefault="0BAABE6B" w14:paraId="55712C89" w14:textId="1708DA33">
      <w:pPr>
        <w:spacing w:after="120"/>
        <w:rPr>
          <w:rFonts w:ascii="Calibri" w:hAnsi="Calibri" w:cs="Calibri" w:asciiTheme="majorAscii" w:hAnsiTheme="majorAscii" w:cstheme="majorAscii"/>
          <w:b w:val="1"/>
          <w:bCs w:val="1"/>
        </w:rPr>
      </w:pPr>
      <w:r w:rsidRPr="63CEF893" w:rsidR="0BAABE6B">
        <w:rPr>
          <w:rFonts w:ascii="Calibri" w:hAnsi="Calibri" w:cs="Calibri" w:asciiTheme="majorAscii" w:hAnsiTheme="majorAscii" w:cstheme="majorAscii"/>
          <w:b w:val="1"/>
          <w:bCs w:val="1"/>
        </w:rPr>
        <w:t>103</w:t>
      </w:r>
      <w:r w:rsidRPr="63CEF893" w:rsidR="00DE030F">
        <w:rPr>
          <w:rFonts w:ascii="Calibri" w:hAnsi="Calibri" w:cs="Calibri" w:asciiTheme="majorAscii" w:hAnsiTheme="majorAscii" w:cstheme="majorAscii"/>
          <w:b w:val="1"/>
          <w:bCs w:val="1"/>
        </w:rPr>
        <w:t>. It is noted that the athlete has weakness in the posterior tibialis muscle and has limited motion in the talocrural joint of the ankle. The athletic trainer is going to use manual therapy (mobilization with movement-MWM) on this patient to increase plantarflexion.</w:t>
      </w:r>
      <w:r w:rsidRPr="63CEF893" w:rsidR="564AA8F8">
        <w:rPr>
          <w:rFonts w:ascii="Calibri" w:hAnsi="Calibri" w:cs="Calibri" w:asciiTheme="majorAscii" w:hAnsiTheme="majorAscii" w:cstheme="majorAscii"/>
          <w:b w:val="1"/>
          <w:bCs w:val="1"/>
        </w:rPr>
        <w:t xml:space="preserve"> Match the intervention goal with the mobilization technique:</w:t>
      </w:r>
    </w:p>
    <w:p w:rsidRPr="005369AF" w:rsidR="006212FA" w:rsidP="63CEF893" w:rsidRDefault="006212FA" w14:paraId="2179F4F7" w14:textId="77777777">
      <w:pPr>
        <w:spacing w:after="120"/>
        <w:rPr>
          <w:rFonts w:ascii="Calibri" w:hAnsi="Calibri" w:cs="Calibri" w:asciiTheme="majorAscii" w:hAnsiTheme="majorAscii" w:cstheme="majorAscii"/>
          <w:b w:val="1"/>
          <w:bCs w:val="1"/>
          <w:rPrChange w:author="" w16du:dateUtc="2026-05-18T13:43:00Z" w:id="1082580623">
            <w:rPr>
              <w:rFonts w:asciiTheme="minorHAnsi" w:hAnsiTheme="minorHAnsi"/>
            </w:rPr>
          </w:rPrChange>
        </w:rPr>
      </w:pPr>
    </w:p>
    <w:p w:rsidRPr="005369AF" w:rsidR="46771918" w:rsidP="00287CDB" w:rsidRDefault="46771918" w14:paraId="44583C69" w14:textId="1BB2BF12">
      <w:pPr>
        <w:ind w:left="357"/>
        <w:contextualSpacing/>
        <w:rPr>
          <w:rFonts w:asciiTheme="majorHAnsi" w:hAnsiTheme="majorHAnsi" w:cstheme="majorHAnsi"/>
        </w:rPr>
      </w:pPr>
      <w:r w:rsidRPr="005369AF">
        <w:rPr>
          <w:rFonts w:asciiTheme="majorHAnsi" w:hAnsiTheme="majorHAnsi" w:cstheme="majorHAnsi"/>
        </w:rPr>
        <w:t>Plantarflexion--&gt; grade III</w:t>
      </w:r>
      <w:r w:rsidRPr="005369AF" w:rsidR="07DD7D64">
        <w:rPr>
          <w:rFonts w:asciiTheme="majorHAnsi" w:hAnsiTheme="majorHAnsi" w:cstheme="majorHAnsi"/>
        </w:rPr>
        <w:t>-IV</w:t>
      </w:r>
      <w:r w:rsidRPr="005369AF">
        <w:rPr>
          <w:rFonts w:asciiTheme="majorHAnsi" w:hAnsiTheme="majorHAnsi" w:cstheme="majorHAnsi"/>
        </w:rPr>
        <w:t xml:space="preserve"> posterior</w:t>
      </w:r>
      <w:r w:rsidRPr="005369AF" w:rsidR="6AC34C1E">
        <w:rPr>
          <w:rFonts w:asciiTheme="majorHAnsi" w:hAnsiTheme="majorHAnsi" w:cstheme="majorHAnsi"/>
        </w:rPr>
        <w:t xml:space="preserve"> to </w:t>
      </w:r>
      <w:r w:rsidRPr="005369AF">
        <w:rPr>
          <w:rFonts w:asciiTheme="majorHAnsi" w:hAnsiTheme="majorHAnsi" w:cstheme="majorHAnsi"/>
        </w:rPr>
        <w:t>anterior (PA) glide</w:t>
      </w:r>
    </w:p>
    <w:p w:rsidRPr="005369AF" w:rsidR="46771918" w:rsidP="00287CDB" w:rsidRDefault="46771918" w14:paraId="07AA6968" w14:textId="1464E9F5">
      <w:pPr>
        <w:ind w:left="357"/>
        <w:contextualSpacing/>
        <w:rPr>
          <w:rFonts w:asciiTheme="majorHAnsi" w:hAnsiTheme="majorHAnsi" w:cstheme="majorHAnsi"/>
        </w:rPr>
      </w:pPr>
      <w:r w:rsidRPr="005369AF">
        <w:rPr>
          <w:rFonts w:asciiTheme="majorHAnsi" w:hAnsiTheme="majorHAnsi" w:cstheme="majorHAnsi"/>
        </w:rPr>
        <w:t xml:space="preserve">Dorsiflexion--&gt; grade </w:t>
      </w:r>
      <w:r w:rsidRPr="005369AF" w:rsidR="4992BA50">
        <w:rPr>
          <w:rFonts w:asciiTheme="majorHAnsi" w:hAnsiTheme="majorHAnsi" w:cstheme="majorHAnsi"/>
        </w:rPr>
        <w:t>III</w:t>
      </w:r>
      <w:r w:rsidRPr="005369AF" w:rsidR="072875AC">
        <w:rPr>
          <w:rFonts w:asciiTheme="majorHAnsi" w:hAnsiTheme="majorHAnsi" w:cstheme="majorHAnsi"/>
        </w:rPr>
        <w:t>-IV</w:t>
      </w:r>
      <w:r w:rsidRPr="005369AF" w:rsidR="5B08402D">
        <w:rPr>
          <w:rFonts w:asciiTheme="majorHAnsi" w:hAnsiTheme="majorHAnsi" w:cstheme="majorHAnsi"/>
        </w:rPr>
        <w:t xml:space="preserve"> anterior to posterior (AP) glide</w:t>
      </w:r>
    </w:p>
    <w:p w:rsidRPr="005369AF" w:rsidR="072875AC" w:rsidP="00287CDB" w:rsidRDefault="072875AC" w14:paraId="5231DD32" w14:textId="2EEE5DF5">
      <w:pPr>
        <w:ind w:left="357"/>
        <w:contextualSpacing/>
        <w:rPr>
          <w:rFonts w:asciiTheme="majorHAnsi" w:hAnsiTheme="majorHAnsi" w:cstheme="majorHAnsi"/>
        </w:rPr>
      </w:pPr>
      <w:r w:rsidRPr="005369AF">
        <w:rPr>
          <w:rFonts w:asciiTheme="majorHAnsi" w:hAnsiTheme="majorHAnsi" w:cstheme="majorHAnsi"/>
        </w:rPr>
        <w:t>Pain management--&gt; oscillations</w:t>
      </w:r>
    </w:p>
    <w:p w:rsidRPr="005369AF" w:rsidR="072875AC" w:rsidP="00287CDB" w:rsidRDefault="072875AC" w14:paraId="1B3C31CF" w14:textId="09EF1DBD">
      <w:pPr>
        <w:ind w:left="357"/>
        <w:contextualSpacing/>
        <w:rPr>
          <w:rFonts w:asciiTheme="majorHAnsi" w:hAnsiTheme="majorHAnsi" w:cstheme="majorHAnsi"/>
        </w:rPr>
      </w:pPr>
      <w:r w:rsidRPr="005369AF">
        <w:rPr>
          <w:rFonts w:asciiTheme="majorHAnsi" w:hAnsiTheme="majorHAnsi" w:cstheme="majorHAnsi"/>
        </w:rPr>
        <w:t xml:space="preserve">Muscle guarding--&gt; </w:t>
      </w:r>
      <w:r w:rsidRPr="005369AF" w:rsidR="652F3E8F">
        <w:rPr>
          <w:rFonts w:asciiTheme="majorHAnsi" w:hAnsiTheme="majorHAnsi" w:cstheme="majorHAnsi"/>
        </w:rPr>
        <w:t>gentle joint distraction</w:t>
      </w:r>
    </w:p>
    <w:p w:rsidRPr="005369AF" w:rsidR="00B644A7" w:rsidP="63CEF893" w:rsidRDefault="00B644A7" w14:paraId="1477D596" w14:textId="5FDAA037">
      <w:pPr>
        <w:pStyle w:val="Heading3"/>
        <w:spacing w:after="200"/>
        <w:rPr>
          <w:rFonts w:cs="Calibri" w:cstheme="majorAscii"/>
        </w:rPr>
      </w:pPr>
      <w:r w:rsidRPr="63CEF893" w:rsidR="00B644A7">
        <w:rPr>
          <w:rFonts w:cs="Calibri" w:cstheme="majorAscii"/>
        </w:rPr>
        <w:t xml:space="preserve">Drag and </w:t>
      </w:r>
      <w:r w:rsidRPr="63CEF893" w:rsidR="004A1398">
        <w:rPr>
          <w:rFonts w:cs="Calibri" w:cstheme="majorAscii"/>
        </w:rPr>
        <w:t>D</w:t>
      </w:r>
      <w:r w:rsidRPr="63CEF893" w:rsidR="00B644A7">
        <w:rPr>
          <w:rFonts w:cs="Calibri" w:cstheme="majorAscii"/>
        </w:rPr>
        <w:t>rop Question</w:t>
      </w:r>
    </w:p>
    <w:p w:rsidRPr="005369AF" w:rsidR="00664EA1" w:rsidP="00C11741" w:rsidRDefault="68D53D8A" w14:paraId="75F3719D" w14:textId="45BF80FB">
      <w:pPr>
        <w:spacing w:after="120"/>
        <w:rPr>
          <w:rFonts w:asciiTheme="majorHAnsi" w:hAnsiTheme="majorHAnsi" w:cstheme="majorHAnsi"/>
        </w:rPr>
      </w:pPr>
      <w:r w:rsidRPr="005369AF">
        <w:rPr>
          <w:rFonts w:asciiTheme="majorHAnsi" w:hAnsiTheme="majorHAnsi" w:cstheme="majorHAnsi"/>
          <w:b/>
          <w:bCs/>
        </w:rPr>
        <w:t>104</w:t>
      </w:r>
      <w:r w:rsidRPr="005369AF" w:rsidR="00DE030F">
        <w:rPr>
          <w:rFonts w:asciiTheme="majorHAnsi" w:hAnsiTheme="majorHAnsi" w:cstheme="majorHAnsi"/>
          <w:b/>
          <w:bCs/>
        </w:rPr>
        <w:t>. Drag the following aquatic therapy exercises in order from easiest to hardest to treat this patient.</w:t>
      </w:r>
    </w:p>
    <w:p w:rsidRPr="005369AF" w:rsidR="00664EA1" w:rsidP="63CEF893" w:rsidRDefault="00664EA1" w14:paraId="175A9703"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1. Gastrocnemius and soleus stretch</w:t>
      </w:r>
    </w:p>
    <w:p w:rsidRPr="005369AF" w:rsidR="00664EA1" w:rsidP="63CEF893" w:rsidRDefault="00664EA1" w14:paraId="0960150D"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2. Stride walking in deep water</w:t>
      </w:r>
    </w:p>
    <w:p w:rsidRPr="005369AF" w:rsidR="00664EA1" w:rsidP="63CEF893" w:rsidRDefault="00664EA1" w14:paraId="461447B9"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3. Cycling in deep water</w:t>
      </w:r>
    </w:p>
    <w:p w:rsidRPr="005369AF" w:rsidR="00664EA1" w:rsidP="63CEF893" w:rsidRDefault="00664EA1" w14:paraId="1310604C"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4. Running in deep water</w:t>
      </w:r>
    </w:p>
    <w:p w:rsidRPr="005369AF" w:rsidR="00664EA1" w:rsidP="63CEF893" w:rsidRDefault="00664EA1" w14:paraId="764B0026"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5. Ankle walking in shallow water</w:t>
      </w:r>
    </w:p>
    <w:p w:rsidRPr="005369AF" w:rsidR="00664EA1" w:rsidP="63CEF893" w:rsidRDefault="00664EA1" w14:paraId="3651A904" w14:textId="77777777">
      <w:pPr>
        <w:spacing/>
        <w:ind w:left="357"/>
        <w:contextualSpacing w:val="1"/>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6. Hopping in shallow water</w:t>
      </w:r>
    </w:p>
    <w:p w:rsidRPr="005369AF" w:rsidR="00664EA1" w:rsidP="00A86CB3" w:rsidRDefault="00664EA1" w14:paraId="6AFE1758" w14:textId="77777777">
      <w:pPr>
        <w:pStyle w:val="Heading2"/>
        <w:spacing w:after="200"/>
        <w:rPr>
          <w:rFonts w:cstheme="majorHAnsi"/>
        </w:rPr>
      </w:pPr>
      <w:r w:rsidRPr="005369AF">
        <w:rPr>
          <w:rFonts w:cstheme="majorHAnsi"/>
        </w:rPr>
        <w:lastRenderedPageBreak/>
        <w:t>Testlet 4</w:t>
      </w:r>
    </w:p>
    <w:p w:rsidRPr="005369AF" w:rsidR="0075249E" w:rsidP="00A86CB3" w:rsidRDefault="0075249E" w14:paraId="7F683EBA" w14:textId="77777777">
      <w:pPr>
        <w:keepNext/>
        <w:keepLines/>
        <w:spacing w:before="200" w:after="200"/>
        <w:outlineLvl w:val="1"/>
        <w:rPr>
          <w:rFonts w:asciiTheme="majorHAnsi" w:hAnsiTheme="majorHAnsi" w:cstheme="majorHAnsi"/>
        </w:rPr>
      </w:pPr>
      <w:r w:rsidRPr="005369AF">
        <w:rPr>
          <w:rFonts w:asciiTheme="majorHAnsi" w:hAnsiTheme="majorHAnsi" w:cstheme="majorHAnsi"/>
          <w:b/>
          <w:bCs/>
        </w:rPr>
        <w:t>Please use the following information to answer the questions in this testlet.</w:t>
      </w:r>
    </w:p>
    <w:p w:rsidRPr="005369AF" w:rsidR="0075249E" w:rsidP="0075249E" w:rsidRDefault="0075249E" w14:paraId="40FFA34B" w14:textId="3C726285">
      <w:pPr>
        <w:rPr>
          <w:rFonts w:asciiTheme="majorHAnsi" w:hAnsiTheme="majorHAnsi" w:cstheme="majorHAnsi"/>
        </w:rPr>
      </w:pPr>
      <w:r w:rsidRPr="005369AF">
        <w:rPr>
          <w:rFonts w:asciiTheme="majorHAnsi" w:hAnsiTheme="majorHAnsi" w:cstheme="majorHAnsi"/>
        </w:rPr>
        <w:t>A 45-year-old postal worker has chronic plica that causes visible inflammation and pain that impacts the ability to deliver mail and packages.</w:t>
      </w:r>
    </w:p>
    <w:p w:rsidR="00EE4D0D" w:rsidP="00A86CB3" w:rsidRDefault="00B644A7" w14:paraId="05ACCDEB" w14:textId="77777777">
      <w:pPr>
        <w:pStyle w:val="Heading3"/>
        <w:spacing w:after="200"/>
        <w:rPr>
          <w:rFonts w:cstheme="majorHAnsi"/>
        </w:rPr>
      </w:pPr>
      <w:r w:rsidRPr="005369AF">
        <w:rPr>
          <w:rFonts w:cstheme="majorHAnsi"/>
        </w:rPr>
        <w:t>Multiple Choice Question</w:t>
      </w:r>
    </w:p>
    <w:p w:rsidRPr="005369AF" w:rsidR="00664EA1" w:rsidP="00C11741" w:rsidRDefault="7CEC140C" w14:paraId="1854672F" w14:textId="693DDF4F">
      <w:pPr>
        <w:spacing w:after="120"/>
        <w:rPr>
          <w:rFonts w:asciiTheme="majorHAnsi" w:hAnsiTheme="majorHAnsi" w:cstheme="majorHAnsi"/>
          <w:b/>
          <w:bCs/>
        </w:rPr>
      </w:pPr>
      <w:r w:rsidRPr="005369AF">
        <w:rPr>
          <w:rFonts w:asciiTheme="majorHAnsi" w:hAnsiTheme="majorHAnsi" w:cstheme="majorHAnsi"/>
          <w:b/>
          <w:bCs/>
        </w:rPr>
        <w:t>105</w:t>
      </w:r>
      <w:r w:rsidRPr="005369AF" w:rsidR="0075249E">
        <w:rPr>
          <w:rFonts w:asciiTheme="majorHAnsi" w:hAnsiTheme="majorHAnsi" w:cstheme="majorHAnsi"/>
          <w:b/>
          <w:bCs/>
        </w:rPr>
        <w:t>. What is the best therapeutic modality to decrease pain for this patient?</w:t>
      </w:r>
    </w:p>
    <w:p w:rsidRPr="005369AF" w:rsidR="00664EA1" w:rsidP="63CEF893" w:rsidRDefault="00AF2546" w14:paraId="790724FA" w14:textId="0A8667A7">
      <w:pPr>
        <w:spacing/>
        <w:ind w:left="357"/>
        <w:contextualSpacing w:val="1"/>
        <w:rPr>
          <w:rFonts w:ascii="Calibri" w:hAnsi="Calibri" w:cs="Calibri" w:asciiTheme="majorAscii" w:hAnsiTheme="majorAscii" w:cstheme="majorAscii"/>
        </w:rPr>
      </w:pPr>
      <w:r w:rsidRPr="63CEF893" w:rsidR="00AF2546">
        <w:rPr>
          <w:rFonts w:ascii="Calibri" w:hAnsi="Calibri" w:cs="Calibri" w:asciiTheme="majorAscii" w:hAnsiTheme="majorAscii" w:cstheme="majorAscii"/>
        </w:rPr>
        <w:t>a</w:t>
      </w:r>
      <w:r w:rsidRPr="63CEF893" w:rsidR="00664EA1">
        <w:rPr>
          <w:rFonts w:ascii="Calibri" w:hAnsi="Calibri" w:cs="Calibri" w:asciiTheme="majorAscii" w:hAnsiTheme="majorAscii" w:cstheme="majorAscii"/>
        </w:rPr>
        <w:t>. Ultrasound</w:t>
      </w:r>
    </w:p>
    <w:p w:rsidRPr="005369AF" w:rsidR="00664EA1" w:rsidP="63CEF893" w:rsidRDefault="00AF2546" w14:paraId="22227FC9" w14:textId="6A2AFDB6">
      <w:pPr>
        <w:spacing/>
        <w:ind w:left="357"/>
        <w:contextualSpacing w:val="1"/>
        <w:rPr>
          <w:rFonts w:ascii="Calibri" w:hAnsi="Calibri" w:cs="Calibri" w:asciiTheme="majorAscii" w:hAnsiTheme="majorAscii" w:cstheme="majorAscii"/>
        </w:rPr>
      </w:pPr>
      <w:r w:rsidRPr="63CEF893" w:rsidR="00AF2546">
        <w:rPr>
          <w:rFonts w:ascii="Calibri" w:hAnsi="Calibri" w:cs="Calibri" w:asciiTheme="majorAscii" w:hAnsiTheme="majorAscii" w:cstheme="majorAscii"/>
        </w:rPr>
        <w:t>b</w:t>
      </w:r>
      <w:r w:rsidRPr="63CEF893" w:rsidR="00664EA1">
        <w:rPr>
          <w:rFonts w:ascii="Calibri" w:hAnsi="Calibri" w:cs="Calibri" w:asciiTheme="majorAscii" w:hAnsiTheme="majorAscii" w:cstheme="majorAscii"/>
        </w:rPr>
        <w:t>. MENS</w:t>
      </w:r>
    </w:p>
    <w:p w:rsidRPr="005369AF" w:rsidR="00664EA1" w:rsidP="63CEF893" w:rsidRDefault="00AF2546" w14:paraId="208D0A54" w14:textId="66E3BB0B">
      <w:pPr>
        <w:spacing/>
        <w:ind w:left="357"/>
        <w:contextualSpacing w:val="1"/>
        <w:rPr>
          <w:rFonts w:ascii="Calibri" w:hAnsi="Calibri" w:cs="Calibri" w:asciiTheme="majorAscii" w:hAnsiTheme="majorAscii" w:cstheme="majorAscii"/>
        </w:rPr>
      </w:pPr>
      <w:r w:rsidRPr="63CEF893" w:rsidR="00AF2546">
        <w:rPr>
          <w:rFonts w:ascii="Calibri" w:hAnsi="Calibri" w:cs="Calibri" w:asciiTheme="majorAscii" w:hAnsiTheme="majorAscii" w:cstheme="majorAscii"/>
        </w:rPr>
        <w:t>c</w:t>
      </w:r>
      <w:r w:rsidRPr="63CEF893" w:rsidR="00664EA1">
        <w:rPr>
          <w:rFonts w:ascii="Calibri" w:hAnsi="Calibri" w:cs="Calibri" w:asciiTheme="majorAscii" w:hAnsiTheme="majorAscii" w:cstheme="majorAscii"/>
        </w:rPr>
        <w:t>. Ice pack</w:t>
      </w:r>
    </w:p>
    <w:p w:rsidRPr="005369AF" w:rsidR="00664EA1" w:rsidP="63CEF893" w:rsidRDefault="00125928" w14:paraId="5DD1F6DB" w14:textId="5E9DA8C1">
      <w:pPr>
        <w:spacing/>
        <w:ind w:left="357"/>
        <w:contextualSpacing w:val="1"/>
        <w:rPr>
          <w:rFonts w:ascii="Calibri" w:hAnsi="Calibri" w:cs="Calibri" w:asciiTheme="majorAscii" w:hAnsiTheme="majorAscii" w:cstheme="majorAscii"/>
        </w:rPr>
      </w:pPr>
      <w:r w:rsidRPr="63CEF893" w:rsidR="00125928">
        <w:rPr>
          <w:rFonts w:ascii="Calibri" w:hAnsi="Calibri" w:cs="Calibri" w:asciiTheme="majorAscii" w:hAnsiTheme="majorAscii" w:cstheme="majorAscii"/>
        </w:rPr>
        <w:t>*</w:t>
      </w:r>
      <w:r w:rsidRPr="63CEF893" w:rsidR="00AF2546">
        <w:rPr>
          <w:rFonts w:ascii="Calibri" w:hAnsi="Calibri" w:cs="Calibri" w:asciiTheme="majorAscii" w:hAnsiTheme="majorAscii" w:cstheme="majorAscii"/>
        </w:rPr>
        <w:t>d</w:t>
      </w:r>
      <w:r w:rsidRPr="63CEF893" w:rsidR="00664EA1">
        <w:rPr>
          <w:rFonts w:ascii="Calibri" w:hAnsi="Calibri" w:cs="Calibri" w:asciiTheme="majorAscii" w:hAnsiTheme="majorAscii" w:cstheme="majorAscii"/>
        </w:rPr>
        <w:t>. TENS</w:t>
      </w:r>
    </w:p>
    <w:p w:rsidRPr="005369AF" w:rsidR="00664EA1" w:rsidP="63CEF893" w:rsidRDefault="00AF2546" w14:paraId="5AF80E31" w14:textId="675BD5BF">
      <w:pPr>
        <w:spacing/>
        <w:ind w:left="357"/>
        <w:contextualSpacing w:val="1"/>
        <w:rPr>
          <w:rFonts w:ascii="Calibri" w:hAnsi="Calibri" w:cs="Calibri" w:asciiTheme="majorAscii" w:hAnsiTheme="majorAscii" w:cstheme="majorAscii"/>
        </w:rPr>
      </w:pPr>
      <w:r w:rsidRPr="63CEF893" w:rsidR="00AF2546">
        <w:rPr>
          <w:rFonts w:ascii="Calibri" w:hAnsi="Calibri" w:cs="Calibri" w:asciiTheme="majorAscii" w:hAnsiTheme="majorAscii" w:cstheme="majorAscii"/>
        </w:rPr>
        <w:t>e</w:t>
      </w:r>
      <w:r w:rsidRPr="63CEF893" w:rsidR="00664EA1">
        <w:rPr>
          <w:rFonts w:ascii="Calibri" w:hAnsi="Calibri" w:cs="Calibri" w:asciiTheme="majorAscii" w:hAnsiTheme="majorAscii" w:cstheme="majorAscii"/>
        </w:rPr>
        <w:t>. LED</w:t>
      </w:r>
    </w:p>
    <w:p w:rsidR="00EE4D0D" w:rsidP="63CEF893" w:rsidRDefault="001407BF" w14:paraId="6FE19707" w14:textId="77777777">
      <w:pPr>
        <w:pStyle w:val="Heading3"/>
        <w:spacing w:after="200"/>
        <w:rPr>
          <w:rFonts w:cs="Calibri" w:cstheme="majorAscii"/>
        </w:rPr>
      </w:pPr>
      <w:r w:rsidRPr="63CEF893" w:rsidR="001407BF">
        <w:rPr>
          <w:rFonts w:cs="Calibri" w:cstheme="majorAscii"/>
        </w:rPr>
        <w:t>Multiple Select Question</w:t>
      </w:r>
    </w:p>
    <w:p w:rsidRPr="005369AF" w:rsidR="00664EA1" w:rsidP="63CEF893" w:rsidRDefault="3B8DCA03" w14:paraId="4894BC88" w14:textId="1820AFCD">
      <w:pPr>
        <w:pStyle w:val="Normal"/>
        <w:spacing w:after="120"/>
        <w:rPr>
          <w:rFonts w:ascii="Calibri" w:hAnsi="Calibri" w:cs="Calibri" w:asciiTheme="majorAscii" w:hAnsiTheme="majorAscii" w:cstheme="majorAscii"/>
          <w:b w:val="1"/>
          <w:bCs w:val="1"/>
        </w:rPr>
      </w:pPr>
      <w:r w:rsidRPr="63CEF893" w:rsidR="3B8DCA03">
        <w:rPr>
          <w:rFonts w:ascii="Calibri" w:hAnsi="Calibri" w:cs="Calibri" w:asciiTheme="majorAscii" w:hAnsiTheme="majorAscii" w:cstheme="majorAscii"/>
          <w:b w:val="1"/>
          <w:bCs w:val="1"/>
        </w:rPr>
        <w:t>106</w:t>
      </w:r>
      <w:r w:rsidRPr="63CEF893" w:rsidR="0075249E">
        <w:rPr>
          <w:rFonts w:ascii="Calibri" w:hAnsi="Calibri" w:cs="Calibri" w:asciiTheme="majorAscii" w:hAnsiTheme="majorAscii" w:cstheme="majorAscii"/>
          <w:b w:val="1"/>
          <w:bCs w:val="1"/>
        </w:rPr>
        <w:t xml:space="preserve">. The athletic trainer decided to use an ice </w:t>
      </w:r>
      <w:r w:rsidRPr="63CEF893" w:rsidR="0075249E">
        <w:rPr>
          <w:rFonts w:ascii="Calibri" w:hAnsi="Calibri" w:cs="Calibri" w:asciiTheme="majorAscii" w:hAnsiTheme="majorAscii" w:cstheme="majorAscii"/>
          <w:b w:val="1"/>
          <w:bCs w:val="1"/>
        </w:rPr>
        <w:t>pack</w:t>
      </w:r>
      <w:r w:rsidRPr="63CEF893" w:rsidR="0075249E">
        <w:rPr>
          <w:rFonts w:ascii="Calibri" w:hAnsi="Calibri" w:cs="Calibri" w:asciiTheme="majorAscii" w:hAnsiTheme="majorAscii" w:cstheme="majorAscii"/>
          <w:b w:val="1"/>
          <w:bCs w:val="1"/>
        </w:rPr>
        <w:t xml:space="preserve"> post-rehabilitative therapy. Which of the following are contraindications? Choose all that </w:t>
      </w:r>
      <w:r w:rsidRPr="63CEF893" w:rsidR="0075249E">
        <w:rPr>
          <w:rFonts w:ascii="Calibri" w:hAnsi="Calibri" w:cs="Calibri" w:asciiTheme="majorAscii" w:hAnsiTheme="majorAscii" w:cstheme="majorAscii"/>
          <w:b w:val="1"/>
          <w:bCs w:val="1"/>
        </w:rPr>
        <w:t>apply</w:t>
      </w:r>
      <w:r w:rsidRPr="63CEF893" w:rsidR="0075249E">
        <w:rPr>
          <w:rFonts w:ascii="Calibri" w:hAnsi="Calibri" w:cs="Calibri" w:asciiTheme="majorAscii" w:hAnsiTheme="majorAscii" w:cstheme="majorAscii"/>
          <w:b w:val="1"/>
          <w:bCs w:val="1"/>
        </w:rPr>
        <w:t>.</w:t>
      </w:r>
    </w:p>
    <w:p w:rsidRPr="005369AF" w:rsidR="00664EA1" w:rsidP="63CEF893" w:rsidRDefault="00ED04D7" w14:paraId="0D119436" w14:textId="273EC84E">
      <w:pPr>
        <w:spacing/>
        <w:ind w:left="357"/>
        <w:contextualSpacing w:val="1"/>
        <w:rPr>
          <w:rFonts w:ascii="Calibri" w:hAnsi="Calibri" w:cs="Calibri" w:asciiTheme="majorAscii" w:hAnsiTheme="majorAscii" w:cstheme="majorAscii"/>
          <w:rPrChange w:author="" w16du:dateUtc="2026-05-18T10:15:00Z" w:id="1093342212">
            <w:rPr/>
          </w:rPrChange>
        </w:rPr>
      </w:pPr>
      <w:r w:rsidRPr="63CEF893" w:rsidR="00ED04D7">
        <w:rPr>
          <w:rFonts w:ascii="Calibri" w:hAnsi="Calibri" w:cs="Calibri" w:asciiTheme="majorAscii" w:hAnsiTheme="majorAscii" w:cstheme="majorAscii"/>
        </w:rPr>
        <w:t xml:space="preserve">a. </w:t>
      </w:r>
      <w:r w:rsidRPr="63CEF893" w:rsidR="576AEFB4">
        <w:rPr>
          <w:rFonts w:ascii="Calibri" w:hAnsi="Calibri" w:cs="Calibri" w:asciiTheme="majorAscii" w:hAnsiTheme="majorAscii" w:cstheme="majorAscii"/>
        </w:rPr>
        <w:t>History of cancer</w:t>
      </w:r>
    </w:p>
    <w:p w:rsidRPr="005369AF" w:rsidR="00664EA1" w:rsidP="63CEF893" w:rsidRDefault="00ED04D7" w14:paraId="766F972F" w14:textId="68A179B7">
      <w:pPr>
        <w:spacing/>
        <w:ind w:left="357"/>
        <w:contextualSpacing w:val="1"/>
        <w:rPr>
          <w:rFonts w:ascii="Calibri" w:hAnsi="Calibri" w:cs="Calibri" w:asciiTheme="majorAscii" w:hAnsiTheme="majorAscii" w:cstheme="majorAscii"/>
          <w:rPrChange w:author="" w16du:dateUtc="2026-05-18T10:15:00Z" w:id="1402367261">
            <w:rPr/>
          </w:rPrChange>
        </w:rPr>
      </w:pPr>
      <w:r w:rsidRPr="63CEF893" w:rsidR="00ED04D7">
        <w:rPr>
          <w:rFonts w:ascii="Calibri" w:hAnsi="Calibri" w:cs="Calibri" w:asciiTheme="majorAscii" w:hAnsiTheme="majorAscii" w:cstheme="majorAscii"/>
        </w:rPr>
        <w:t xml:space="preserve">b. </w:t>
      </w:r>
      <w:r w:rsidRPr="63CEF893" w:rsidR="18C2FA49">
        <w:rPr>
          <w:rFonts w:ascii="Calibri" w:hAnsi="Calibri" w:cs="Calibri" w:asciiTheme="majorAscii" w:hAnsiTheme="majorAscii" w:cstheme="majorAscii"/>
        </w:rPr>
        <w:t>Implanted medical device</w:t>
      </w:r>
    </w:p>
    <w:p w:rsidRPr="005369AF" w:rsidR="00664EA1" w:rsidP="63CEF893" w:rsidRDefault="00ED04D7" w14:paraId="70AD4B0E" w14:textId="29FA96D8">
      <w:pPr>
        <w:spacing/>
        <w:ind w:left="357"/>
        <w:contextualSpacing w:val="1"/>
        <w:rPr>
          <w:rFonts w:ascii="Calibri" w:hAnsi="Calibri" w:cs="Calibri" w:asciiTheme="majorAscii" w:hAnsiTheme="majorAscii" w:cstheme="majorAscii"/>
        </w:rPr>
      </w:pPr>
      <w:r w:rsidRPr="63CEF893" w:rsidR="00ED04D7">
        <w:rPr>
          <w:rFonts w:ascii="Calibri" w:hAnsi="Calibri" w:cs="Calibri" w:asciiTheme="majorAscii" w:hAnsiTheme="majorAscii" w:cstheme="majorAscii"/>
        </w:rPr>
        <w:t xml:space="preserve">c. </w:t>
      </w:r>
      <w:r w:rsidRPr="63CEF893" w:rsidR="00664EA1">
        <w:rPr>
          <w:rFonts w:ascii="Calibri" w:hAnsi="Calibri" w:cs="Calibri" w:asciiTheme="majorAscii" w:hAnsiTheme="majorAscii" w:cstheme="majorAscii"/>
        </w:rPr>
        <w:t>Chronic pain</w:t>
      </w:r>
    </w:p>
    <w:p w:rsidRPr="005369AF" w:rsidR="00664EA1" w:rsidP="63CEF893" w:rsidRDefault="00125928" w14:paraId="43255CB6" w14:textId="6C36B9D5">
      <w:pPr>
        <w:spacing/>
        <w:ind w:left="357"/>
        <w:contextualSpacing w:val="1"/>
        <w:rPr>
          <w:rFonts w:ascii="Calibri" w:hAnsi="Calibri" w:cs="Calibri" w:asciiTheme="majorAscii" w:hAnsiTheme="majorAscii" w:cstheme="majorAscii"/>
          <w:rPrChange w:author="" w16du:dateUtc="2026-05-18T10:15:00Z" w:id="96541936">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d. </w:t>
      </w:r>
      <w:r w:rsidRPr="63CEF893" w:rsidR="00664EA1">
        <w:rPr>
          <w:rFonts w:ascii="Calibri" w:hAnsi="Calibri" w:cs="Calibri" w:asciiTheme="majorAscii" w:hAnsiTheme="majorAscii" w:cstheme="majorAscii"/>
        </w:rPr>
        <w:t>Hypersensitivity to cold</w:t>
      </w:r>
    </w:p>
    <w:p w:rsidRPr="005369AF" w:rsidR="00664EA1" w:rsidP="63CEF893" w:rsidRDefault="00125928" w14:paraId="0B627914" w14:textId="21147F6C">
      <w:pPr>
        <w:spacing/>
        <w:ind w:left="357"/>
        <w:contextualSpacing w:val="1"/>
        <w:rPr>
          <w:rFonts w:ascii="Calibri" w:hAnsi="Calibri" w:cs="Calibri" w:asciiTheme="majorAscii" w:hAnsiTheme="majorAscii" w:cstheme="majorAscii"/>
          <w:rPrChange w:author="" w16du:dateUtc="2026-05-18T10:15:00Z" w:id="1091402170">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e. </w:t>
      </w:r>
      <w:r w:rsidRPr="63CEF893" w:rsidR="00664EA1">
        <w:rPr>
          <w:rFonts w:ascii="Calibri" w:hAnsi="Calibri" w:cs="Calibri" w:asciiTheme="majorAscii" w:hAnsiTheme="majorAscii" w:cstheme="majorAscii"/>
        </w:rPr>
        <w:t>Open wound</w:t>
      </w:r>
    </w:p>
    <w:p w:rsidRPr="005369AF" w:rsidR="00664EA1" w:rsidP="63CEF893" w:rsidRDefault="00125928" w14:paraId="5BCBA844" w14:textId="0DA66ED9">
      <w:pPr>
        <w:spacing/>
        <w:ind w:left="357"/>
        <w:contextualSpacing w:val="1"/>
        <w:rPr>
          <w:rFonts w:ascii="Calibri" w:hAnsi="Calibri" w:cs="Calibri" w:asciiTheme="majorAscii" w:hAnsiTheme="majorAscii" w:cstheme="majorAscii"/>
          <w:rPrChange w:author="" w16du:dateUtc="2026-05-18T10:15:00Z" w:id="499737974">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f. </w:t>
      </w:r>
      <w:r w:rsidRPr="63CEF893" w:rsidR="00664EA1">
        <w:rPr>
          <w:rFonts w:ascii="Calibri" w:hAnsi="Calibri" w:cs="Calibri" w:asciiTheme="majorAscii" w:hAnsiTheme="majorAscii" w:cstheme="majorAscii"/>
        </w:rPr>
        <w:t>Peripheral vascular disease</w:t>
      </w:r>
    </w:p>
    <w:p w:rsidRPr="005369AF" w:rsidR="00664EA1" w:rsidP="00664EA1" w:rsidRDefault="00664EA1" w14:paraId="24416C4A" w14:textId="77777777">
      <w:pPr>
        <w:rPr>
          <w:rFonts w:asciiTheme="majorHAnsi" w:hAnsiTheme="majorHAnsi" w:cstheme="majorHAnsi"/>
        </w:rPr>
      </w:pPr>
    </w:p>
    <w:p w:rsidRPr="005369AF" w:rsidR="00664EA1" w:rsidP="00C11741" w:rsidRDefault="10D868C3" w14:paraId="573B9666" w14:textId="67FFD439">
      <w:pPr>
        <w:spacing w:after="120"/>
        <w:rPr>
          <w:rFonts w:asciiTheme="majorHAnsi" w:hAnsiTheme="majorHAnsi" w:cstheme="majorHAnsi"/>
          <w:b/>
          <w:bCs/>
        </w:rPr>
      </w:pPr>
      <w:r w:rsidRPr="005369AF">
        <w:rPr>
          <w:rFonts w:asciiTheme="majorHAnsi" w:hAnsiTheme="majorHAnsi" w:cstheme="majorHAnsi"/>
          <w:b/>
          <w:bCs/>
        </w:rPr>
        <w:t>107</w:t>
      </w:r>
      <w:r w:rsidRPr="005369AF" w:rsidR="005F16CE">
        <w:rPr>
          <w:rFonts w:asciiTheme="majorHAnsi" w:hAnsiTheme="majorHAnsi" w:cstheme="majorHAnsi"/>
          <w:b/>
          <w:bCs/>
        </w:rPr>
        <w:t>. To assist the postal worker, the athletic trainer provided them with a portable TENS unit. Which parameters can be used for chronic pain and inflammation? Choose all that apply.</w:t>
      </w:r>
    </w:p>
    <w:p w:rsidR="00EE4D0D" w:rsidP="63CEF893" w:rsidRDefault="00ED04D7" w14:paraId="25ED3EE2" w14:textId="77777777">
      <w:pPr>
        <w:spacing/>
        <w:ind w:left="357"/>
        <w:contextualSpacing w:val="1"/>
        <w:rPr>
          <w:rFonts w:ascii="Calibri" w:hAnsi="Calibri" w:cs="Calibri" w:asciiTheme="majorAscii" w:hAnsiTheme="majorAscii" w:cstheme="majorAscii"/>
        </w:rPr>
      </w:pPr>
      <w:r w:rsidRPr="63CEF893" w:rsidR="00ED04D7">
        <w:rPr>
          <w:rFonts w:ascii="Calibri" w:hAnsi="Calibri" w:cs="Calibri" w:asciiTheme="majorAscii" w:hAnsiTheme="majorAscii" w:cstheme="majorAscii"/>
        </w:rPr>
        <w:t xml:space="preserve">a. </w:t>
      </w:r>
      <w:r w:rsidRPr="63CEF893" w:rsidR="00DC5E3A">
        <w:rPr>
          <w:rFonts w:ascii="Calibri" w:hAnsi="Calibri" w:cs="Calibri" w:asciiTheme="majorAscii" w:hAnsiTheme="majorAscii" w:cstheme="majorAscii"/>
        </w:rPr>
        <w:t>Pulse duration 100 to 600 microseconds, pulses &lt;20, HVPS, muscular contraction acceptable, on time 30 to 60 seconds</w:t>
      </w:r>
    </w:p>
    <w:p w:rsidRPr="005369AF" w:rsidR="00DC5E3A" w:rsidP="63CEF893" w:rsidRDefault="00ED04D7" w14:paraId="6C4341C5" w14:textId="108DAB31">
      <w:pPr>
        <w:spacing/>
        <w:ind w:left="357"/>
        <w:contextualSpacing w:val="1"/>
        <w:rPr>
          <w:rFonts w:ascii="Calibri" w:hAnsi="Calibri" w:cs="Calibri" w:asciiTheme="majorAscii" w:hAnsiTheme="majorAscii" w:cstheme="majorAscii"/>
          <w:rPrChange w:author="" w16du:dateUtc="2026-05-18T10:16:00Z" w:id="570411965">
            <w:rPr/>
          </w:rPrChange>
        </w:rPr>
      </w:pPr>
      <w:r w:rsidRPr="63CEF893" w:rsidR="00ED04D7">
        <w:rPr>
          <w:rFonts w:ascii="Calibri" w:hAnsi="Calibri" w:cs="Calibri" w:asciiTheme="majorAscii" w:hAnsiTheme="majorAscii" w:cstheme="majorAscii"/>
        </w:rPr>
        <w:t xml:space="preserve">b. </w:t>
      </w:r>
      <w:r w:rsidRPr="63CEF893" w:rsidR="00DC5E3A">
        <w:rPr>
          <w:rFonts w:ascii="Calibri" w:hAnsi="Calibri" w:cs="Calibri" w:asciiTheme="majorAscii" w:hAnsiTheme="majorAscii" w:cstheme="majorAscii"/>
        </w:rPr>
        <w:t>Pulse duration 100 to 1000 microseconds, pulses 1 to 5, HVPS, muscular contraction acceptable, on time 30 minutes</w:t>
      </w:r>
    </w:p>
    <w:p w:rsidRPr="005369AF" w:rsidR="00664EA1" w:rsidP="63CEF893" w:rsidRDefault="00125928" w14:paraId="24059C66" w14:textId="7FEE9965">
      <w:pPr>
        <w:spacing/>
        <w:ind w:left="357"/>
        <w:contextualSpacing w:val="1"/>
        <w:rPr>
          <w:rFonts w:ascii="Calibri" w:hAnsi="Calibri" w:cs="Calibri" w:asciiTheme="majorAscii" w:hAnsiTheme="majorAscii" w:cstheme="majorAscii"/>
          <w:rPrChange w:author="" w16du:dateUtc="2026-05-18T10:16:00Z" w:id="685267840">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c. </w:t>
      </w:r>
      <w:r w:rsidRPr="63CEF893" w:rsidR="007741AB">
        <w:rPr>
          <w:rFonts w:ascii="Calibri" w:hAnsi="Calibri" w:cs="Calibri" w:asciiTheme="majorAscii" w:hAnsiTheme="majorAscii" w:cstheme="majorAscii"/>
        </w:rPr>
        <w:t>Pulse duration 100 to 1000 microseconds, pulses 1 to 5, HVPS, muscular contraction acceptable, on time 30 to 45 seconds</w:t>
      </w:r>
    </w:p>
    <w:p w:rsidRPr="005369AF" w:rsidR="007741AB" w:rsidP="63CEF893" w:rsidRDefault="00ED04D7" w14:paraId="0F3CFDBE" w14:textId="3C687093">
      <w:pPr>
        <w:spacing/>
        <w:ind w:left="357"/>
        <w:contextualSpacing w:val="1"/>
        <w:rPr>
          <w:rFonts w:ascii="Calibri" w:hAnsi="Calibri" w:cs="Calibri" w:asciiTheme="majorAscii" w:hAnsiTheme="majorAscii" w:cstheme="majorAscii"/>
          <w:rPrChange w:author="" w16du:dateUtc="2026-05-18T10:16:00Z" w:id="1633932994">
            <w:rPr/>
          </w:rPrChange>
        </w:rPr>
      </w:pPr>
      <w:r w:rsidRPr="63CEF893" w:rsidR="00ED04D7">
        <w:rPr>
          <w:rFonts w:ascii="Calibri" w:hAnsi="Calibri" w:cs="Calibri" w:asciiTheme="majorAscii" w:hAnsiTheme="majorAscii" w:cstheme="majorAscii"/>
        </w:rPr>
        <w:t xml:space="preserve">d. </w:t>
      </w:r>
      <w:r w:rsidRPr="63CEF893" w:rsidR="007741AB">
        <w:rPr>
          <w:rFonts w:ascii="Calibri" w:hAnsi="Calibri" w:cs="Calibri" w:asciiTheme="majorAscii" w:hAnsiTheme="majorAscii" w:cstheme="majorAscii"/>
        </w:rPr>
        <w:t>Pulse duration 75 to 150 microseconds, pulses 80 to 125, continuous mode, 30 to 40 seconds</w:t>
      </w:r>
    </w:p>
    <w:p w:rsidRPr="005369AF" w:rsidR="007741AB" w:rsidP="63CEF893" w:rsidRDefault="00ED04D7" w14:paraId="7C25A8E9" w14:textId="71A8A395">
      <w:pPr>
        <w:spacing/>
        <w:ind w:left="357"/>
        <w:contextualSpacing w:val="1"/>
        <w:rPr>
          <w:rFonts w:ascii="Calibri" w:hAnsi="Calibri" w:cs="Calibri" w:asciiTheme="majorAscii" w:hAnsiTheme="majorAscii" w:cstheme="majorAscii"/>
          <w:rPrChange w:author="" w16du:dateUtc="2026-05-18T10:16:00Z" w:id="1212268992">
            <w:rPr/>
          </w:rPrChange>
        </w:rPr>
      </w:pPr>
      <w:r w:rsidRPr="63CEF893" w:rsidR="00ED04D7">
        <w:rPr>
          <w:rFonts w:ascii="Calibri" w:hAnsi="Calibri" w:cs="Calibri" w:asciiTheme="majorAscii" w:hAnsiTheme="majorAscii" w:cstheme="majorAscii"/>
        </w:rPr>
        <w:t xml:space="preserve">e. </w:t>
      </w:r>
      <w:r w:rsidRPr="63CEF893" w:rsidR="007741AB">
        <w:rPr>
          <w:rFonts w:ascii="Calibri" w:hAnsi="Calibri" w:cs="Calibri" w:asciiTheme="majorAscii" w:hAnsiTheme="majorAscii" w:cstheme="majorAscii"/>
        </w:rPr>
        <w:t>Pulse duration 75 to 150 microseconds, pulses 80 to 125, continuous mode, 30 to 40 seconds</w:t>
      </w:r>
    </w:p>
    <w:p w:rsidRPr="005369AF" w:rsidR="00664EA1" w:rsidP="63CEF893" w:rsidRDefault="00125928" w14:paraId="064DCAA0" w14:textId="2DD98C3D">
      <w:pPr>
        <w:spacing/>
        <w:ind w:left="357"/>
        <w:contextualSpacing w:val="1"/>
        <w:rPr>
          <w:rFonts w:ascii="Calibri" w:hAnsi="Calibri" w:cs="Calibri" w:asciiTheme="majorAscii" w:hAnsiTheme="majorAscii" w:cstheme="majorAscii"/>
          <w:rPrChange w:author="" w16du:dateUtc="2026-05-18T10:16:00Z" w:id="1429841371">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f. </w:t>
      </w:r>
      <w:r w:rsidRPr="63CEF893" w:rsidR="007741AB">
        <w:rPr>
          <w:rFonts w:ascii="Calibri" w:hAnsi="Calibri" w:cs="Calibri" w:asciiTheme="majorAscii" w:hAnsiTheme="majorAscii" w:cstheme="majorAscii"/>
        </w:rPr>
        <w:t>Pulse duration 75 to 150 microseconds, pulses 80 to 125, continuous mode, 30 minutes</w:t>
      </w:r>
    </w:p>
    <w:p w:rsidRPr="005369AF" w:rsidR="00664EA1" w:rsidP="00606E08" w:rsidRDefault="00664EA1" w14:paraId="0AA10536" w14:textId="3E40AD33">
      <w:pPr>
        <w:pStyle w:val="Heading2"/>
        <w:spacing w:after="200"/>
        <w:rPr>
          <w:rFonts w:cstheme="majorHAnsi"/>
        </w:rPr>
      </w:pPr>
      <w:r w:rsidRPr="005369AF">
        <w:rPr>
          <w:rFonts w:cstheme="majorHAnsi"/>
        </w:rPr>
        <w:t>Testlet 5</w:t>
      </w:r>
    </w:p>
    <w:p w:rsidRPr="005369AF" w:rsidR="002F1AB9" w:rsidP="00DD6A6E" w:rsidRDefault="002F1AB9" w14:paraId="1E724D38" w14:textId="77777777">
      <w:pPr>
        <w:spacing w:before="200" w:after="200"/>
        <w:rPr>
          <w:rFonts w:asciiTheme="majorHAnsi" w:hAnsiTheme="majorHAnsi" w:cstheme="majorHAnsi"/>
        </w:rPr>
      </w:pPr>
      <w:r w:rsidRPr="005369AF">
        <w:rPr>
          <w:rFonts w:asciiTheme="majorHAnsi" w:hAnsiTheme="majorHAnsi" w:cstheme="majorHAnsi"/>
          <w:b/>
          <w:bCs/>
        </w:rPr>
        <w:t>Please use the following information to answer the questions in this testlet.</w:t>
      </w:r>
    </w:p>
    <w:p w:rsidRPr="005369AF" w:rsidR="002F1AB9" w:rsidP="002F1AB9" w:rsidRDefault="002F1AB9" w14:paraId="220911B9" w14:textId="77777777">
      <w:pPr>
        <w:rPr>
          <w:rFonts w:asciiTheme="majorHAnsi" w:hAnsiTheme="majorHAnsi" w:cstheme="majorHAnsi"/>
        </w:rPr>
      </w:pPr>
      <w:r w:rsidRPr="005369AF">
        <w:rPr>
          <w:rFonts w:asciiTheme="majorHAnsi" w:hAnsiTheme="majorHAnsi" w:cstheme="majorHAnsi"/>
        </w:rPr>
        <w:lastRenderedPageBreak/>
        <w:t>A 28-year-old recreational triathlete with reoccurring and chronic medial tibial stress syndrome is seeking pain and inflammation reduction. The athlete has indicated they can continue to run, and a physician has approved continued running up to 40 miles a week.</w:t>
      </w:r>
    </w:p>
    <w:p w:rsidR="00EE4D0D" w:rsidP="00DD6A6E" w:rsidRDefault="00B0554C" w14:paraId="4A48D404" w14:textId="77777777">
      <w:pPr>
        <w:pStyle w:val="Heading3"/>
        <w:spacing w:after="200"/>
        <w:rPr>
          <w:rFonts w:cstheme="majorHAnsi"/>
        </w:rPr>
      </w:pPr>
      <w:r w:rsidRPr="005369AF">
        <w:rPr>
          <w:rFonts w:cstheme="majorHAnsi"/>
        </w:rPr>
        <w:t>Multiple Select Question</w:t>
      </w:r>
    </w:p>
    <w:p w:rsidRPr="005369AF" w:rsidR="00664EA1" w:rsidP="00DD6A6E" w:rsidRDefault="002F1AB9" w14:paraId="7D034932" w14:textId="3CC7710D">
      <w:pPr>
        <w:spacing w:after="120"/>
        <w:rPr>
          <w:rFonts w:asciiTheme="majorHAnsi" w:hAnsiTheme="majorHAnsi" w:cstheme="majorHAnsi"/>
          <w:b/>
          <w:bCs/>
        </w:rPr>
      </w:pPr>
      <w:r w:rsidRPr="005369AF">
        <w:rPr>
          <w:rFonts w:asciiTheme="majorHAnsi" w:hAnsiTheme="majorHAnsi" w:cstheme="majorHAnsi"/>
          <w:b/>
          <w:bCs/>
        </w:rPr>
        <w:t>1</w:t>
      </w:r>
      <w:r w:rsidRPr="005369AF" w:rsidR="146BC980">
        <w:rPr>
          <w:rFonts w:asciiTheme="majorHAnsi" w:hAnsiTheme="majorHAnsi" w:cstheme="majorHAnsi"/>
          <w:b/>
          <w:bCs/>
        </w:rPr>
        <w:t>08</w:t>
      </w:r>
      <w:r w:rsidRPr="005369AF">
        <w:rPr>
          <w:rFonts w:asciiTheme="majorHAnsi" w:hAnsiTheme="majorHAnsi" w:cstheme="majorHAnsi"/>
          <w:b/>
          <w:bCs/>
        </w:rPr>
        <w:t>. What modality could the athletic trainer use for deep-tissue healing or for a potential stress fracture that may not be visible on radiographs? Choose all that apply.</w:t>
      </w:r>
    </w:p>
    <w:p w:rsidRPr="005369AF" w:rsidR="00664EA1" w:rsidP="63CEF893" w:rsidRDefault="00125928" w14:paraId="021C0492" w14:textId="05F564ED">
      <w:pPr>
        <w:spacing w:line="276" w:lineRule="auto"/>
        <w:ind w:left="357"/>
        <w:rPr>
          <w:rFonts w:ascii="Calibri" w:hAnsi="Calibri" w:cs="Calibri" w:asciiTheme="majorAscii" w:hAnsiTheme="majorAscii" w:cstheme="majorAscii"/>
          <w:rPrChange w:author="" w16du:dateUtc="2026-05-18T10:17:00Z" w:id="1619973856">
            <w:rPr/>
          </w:rPrChange>
        </w:rPr>
      </w:pPr>
      <w:r w:rsidRPr="34B94A2D" w:rsidR="00125928">
        <w:rPr>
          <w:rFonts w:ascii="Calibri" w:hAnsi="Calibri" w:cs="Calibri" w:asciiTheme="majorAscii" w:hAnsiTheme="majorAscii" w:cstheme="majorAscii"/>
        </w:rPr>
        <w:t>*</w:t>
      </w:r>
      <w:r w:rsidRPr="34B94A2D" w:rsidR="00ED04D7">
        <w:rPr>
          <w:rFonts w:ascii="Calibri" w:hAnsi="Calibri" w:cs="Calibri" w:asciiTheme="majorAscii" w:hAnsiTheme="majorAscii" w:cstheme="majorAscii"/>
        </w:rPr>
        <w:t xml:space="preserve">a. </w:t>
      </w:r>
      <w:r w:rsidRPr="34B94A2D" w:rsidR="00664EA1">
        <w:rPr>
          <w:rFonts w:ascii="Calibri" w:hAnsi="Calibri" w:cs="Calibri" w:asciiTheme="majorAscii" w:hAnsiTheme="majorAscii" w:cstheme="majorAscii"/>
        </w:rPr>
        <w:t>Low</w:t>
      </w:r>
      <w:r w:rsidRPr="34B94A2D" w:rsidR="20AAFD14">
        <w:rPr>
          <w:rFonts w:ascii="Calibri" w:hAnsi="Calibri" w:cs="Calibri" w:asciiTheme="majorAscii" w:hAnsiTheme="majorAscii" w:cstheme="majorAscii"/>
        </w:rPr>
        <w:t>-</w:t>
      </w:r>
      <w:r w:rsidRPr="34B94A2D" w:rsidR="00664EA1">
        <w:rPr>
          <w:rFonts w:ascii="Calibri" w:hAnsi="Calibri" w:cs="Calibri" w:asciiTheme="majorAscii" w:hAnsiTheme="majorAscii" w:cstheme="majorAscii"/>
        </w:rPr>
        <w:t>intensity pulsed ultrasound (LIPUS)</w:t>
      </w:r>
    </w:p>
    <w:p w:rsidRPr="005369AF" w:rsidR="00664EA1" w:rsidP="63CEF893" w:rsidRDefault="00ED04D7" w14:paraId="07E7FCD4" w14:textId="57B8503B">
      <w:pPr>
        <w:spacing w:line="276" w:lineRule="auto"/>
        <w:ind w:left="357"/>
        <w:rPr>
          <w:rFonts w:ascii="Calibri" w:hAnsi="Calibri" w:cs="Calibri" w:asciiTheme="majorAscii" w:hAnsiTheme="majorAscii" w:cstheme="majorAscii"/>
          <w:rPrChange w:author="" w16du:dateUtc="2026-05-18T10:17:00Z" w:id="1077297769">
            <w:rPr/>
          </w:rPrChange>
        </w:rPr>
      </w:pPr>
      <w:r w:rsidRPr="63CEF893" w:rsidR="00ED04D7">
        <w:rPr>
          <w:rFonts w:ascii="Calibri" w:hAnsi="Calibri" w:cs="Calibri" w:asciiTheme="majorAscii" w:hAnsiTheme="majorAscii" w:cstheme="majorAscii"/>
        </w:rPr>
        <w:t xml:space="preserve">b. </w:t>
      </w:r>
      <w:r w:rsidRPr="63CEF893" w:rsidR="00664EA1">
        <w:rPr>
          <w:rFonts w:ascii="Calibri" w:hAnsi="Calibri" w:cs="Calibri" w:asciiTheme="majorAscii" w:hAnsiTheme="majorAscii" w:cstheme="majorAscii"/>
        </w:rPr>
        <w:t>Diathermy</w:t>
      </w:r>
    </w:p>
    <w:p w:rsidRPr="005369AF" w:rsidR="00664EA1" w:rsidP="63CEF893" w:rsidRDefault="00ED04D7" w14:paraId="69DB15CD" w14:textId="3B00BA06">
      <w:pPr>
        <w:spacing w:line="276" w:lineRule="auto"/>
        <w:ind w:left="357"/>
        <w:rPr>
          <w:rFonts w:ascii="Calibri" w:hAnsi="Calibri" w:cs="Calibri" w:asciiTheme="majorAscii" w:hAnsiTheme="majorAscii" w:cstheme="majorAscii"/>
          <w:rPrChange w:author="" w16du:dateUtc="2026-05-18T10:17:00Z" w:id="1990341802">
            <w:rPr/>
          </w:rPrChange>
        </w:rPr>
      </w:pPr>
      <w:r w:rsidRPr="63CEF893" w:rsidR="00ED04D7">
        <w:rPr>
          <w:rFonts w:ascii="Calibri" w:hAnsi="Calibri" w:cs="Calibri" w:asciiTheme="majorAscii" w:hAnsiTheme="majorAscii" w:cstheme="majorAscii"/>
        </w:rPr>
        <w:t xml:space="preserve">c. </w:t>
      </w:r>
      <w:r w:rsidRPr="63CEF893" w:rsidR="00664EA1">
        <w:rPr>
          <w:rFonts w:ascii="Calibri" w:hAnsi="Calibri" w:cs="Calibri" w:asciiTheme="majorAscii" w:hAnsiTheme="majorAscii" w:cstheme="majorAscii"/>
        </w:rPr>
        <w:t>Phonophoresis</w:t>
      </w:r>
    </w:p>
    <w:p w:rsidRPr="005369AF" w:rsidR="00664EA1" w:rsidP="63CEF893" w:rsidRDefault="00ED04D7" w14:paraId="14E04091" w14:textId="6B3E8F64">
      <w:pPr>
        <w:spacing w:line="276" w:lineRule="auto"/>
        <w:ind w:left="357"/>
        <w:rPr>
          <w:rFonts w:ascii="Calibri" w:hAnsi="Calibri" w:cs="Calibri" w:asciiTheme="majorAscii" w:hAnsiTheme="majorAscii" w:cstheme="majorAscii"/>
          <w:rPrChange w:author="" w16du:dateUtc="2026-05-18T10:17:00Z" w:id="1390181538">
            <w:rPr/>
          </w:rPrChange>
        </w:rPr>
      </w:pPr>
      <w:r w:rsidRPr="34B94A2D" w:rsidR="00ED04D7">
        <w:rPr>
          <w:rFonts w:ascii="Calibri" w:hAnsi="Calibri" w:cs="Calibri" w:asciiTheme="majorAscii" w:hAnsiTheme="majorAscii" w:cstheme="majorAscii"/>
        </w:rPr>
        <w:t xml:space="preserve">d. </w:t>
      </w:r>
      <w:r w:rsidRPr="34B94A2D" w:rsidR="00664EA1">
        <w:rPr>
          <w:rFonts w:ascii="Calibri" w:hAnsi="Calibri" w:cs="Calibri" w:asciiTheme="majorAscii" w:hAnsiTheme="majorAscii" w:cstheme="majorAscii"/>
        </w:rPr>
        <w:t>Light</w:t>
      </w:r>
      <w:r w:rsidRPr="34B94A2D" w:rsidR="2C8D2ACF">
        <w:rPr>
          <w:rFonts w:ascii="Calibri" w:hAnsi="Calibri" w:cs="Calibri" w:asciiTheme="majorAscii" w:hAnsiTheme="majorAscii" w:cstheme="majorAscii"/>
        </w:rPr>
        <w:t>-</w:t>
      </w:r>
      <w:r w:rsidRPr="34B94A2D" w:rsidR="00664EA1">
        <w:rPr>
          <w:rFonts w:ascii="Calibri" w:hAnsi="Calibri" w:cs="Calibri" w:asciiTheme="majorAscii" w:hAnsiTheme="majorAscii" w:cstheme="majorAscii"/>
        </w:rPr>
        <w:t>emitting diode</w:t>
      </w:r>
    </w:p>
    <w:p w:rsidRPr="005369AF" w:rsidR="00664EA1" w:rsidP="63CEF893" w:rsidRDefault="00125928" w14:paraId="3F943E78" w14:textId="14B97067">
      <w:pPr>
        <w:spacing w:line="276" w:lineRule="auto"/>
        <w:ind w:left="357"/>
        <w:contextualSpacing w:val="1"/>
        <w:rPr>
          <w:rFonts w:ascii="Calibri" w:hAnsi="Calibri" w:cs="Calibri" w:asciiTheme="majorAscii" w:hAnsiTheme="majorAscii" w:cstheme="majorAscii"/>
        </w:rPr>
      </w:pPr>
      <w:r w:rsidRPr="34B94A2D" w:rsidR="00125928">
        <w:rPr>
          <w:rFonts w:ascii="Calibri" w:hAnsi="Calibri" w:cs="Calibri" w:asciiTheme="majorAscii" w:hAnsiTheme="majorAscii" w:cstheme="majorAscii"/>
        </w:rPr>
        <w:t>*</w:t>
      </w:r>
      <w:r w:rsidRPr="34B94A2D" w:rsidR="00ED04D7">
        <w:rPr>
          <w:rFonts w:ascii="Calibri" w:hAnsi="Calibri" w:cs="Calibri" w:asciiTheme="majorAscii" w:hAnsiTheme="majorAscii" w:cstheme="majorAscii"/>
        </w:rPr>
        <w:t xml:space="preserve">e. </w:t>
      </w:r>
      <w:r w:rsidRPr="34B94A2D" w:rsidR="00664EA1">
        <w:rPr>
          <w:rFonts w:ascii="Calibri" w:hAnsi="Calibri" w:cs="Calibri" w:asciiTheme="majorAscii" w:hAnsiTheme="majorAscii" w:cstheme="majorAscii"/>
        </w:rPr>
        <w:t>Low</w:t>
      </w:r>
      <w:r w:rsidRPr="34B94A2D" w:rsidR="1C43DF28">
        <w:rPr>
          <w:rFonts w:ascii="Calibri" w:hAnsi="Calibri" w:cs="Calibri" w:asciiTheme="majorAscii" w:hAnsiTheme="majorAscii" w:cstheme="majorAscii"/>
        </w:rPr>
        <w:t>-</w:t>
      </w:r>
      <w:r w:rsidRPr="34B94A2D" w:rsidR="00664EA1">
        <w:rPr>
          <w:rFonts w:ascii="Calibri" w:hAnsi="Calibri" w:cs="Calibri" w:asciiTheme="majorAscii" w:hAnsiTheme="majorAscii" w:cstheme="majorAscii"/>
        </w:rPr>
        <w:t>level laser therapy (LLLT)</w:t>
      </w:r>
    </w:p>
    <w:p w:rsidRPr="005369AF" w:rsidR="00B0554C" w:rsidP="63CEF893" w:rsidRDefault="00B0554C" w14:paraId="0089042F" w14:textId="7EF0FC82">
      <w:pPr>
        <w:pStyle w:val="Heading3"/>
        <w:spacing w:after="200"/>
        <w:rPr>
          <w:rFonts w:cs="Calibri" w:cstheme="majorAscii"/>
        </w:rPr>
      </w:pPr>
      <w:r w:rsidRPr="63CEF893" w:rsidR="00EA3AA4">
        <w:rPr>
          <w:rFonts w:cs="Calibri" w:cstheme="majorAscii"/>
        </w:rPr>
        <w:t>Matching</w:t>
      </w:r>
      <w:r w:rsidRPr="63CEF893" w:rsidR="00B0554C">
        <w:rPr>
          <w:rFonts w:cs="Calibri" w:cstheme="majorAscii"/>
        </w:rPr>
        <w:t xml:space="preserve"> Question</w:t>
      </w:r>
    </w:p>
    <w:p w:rsidRPr="005369AF" w:rsidR="00664EA1" w:rsidP="00DD6A6E" w:rsidRDefault="60D66E2F" w14:paraId="1F804257" w14:textId="7C323179">
      <w:pPr>
        <w:spacing w:after="120"/>
        <w:rPr>
          <w:rFonts w:asciiTheme="majorHAnsi" w:hAnsiTheme="majorHAnsi" w:cstheme="majorHAnsi"/>
        </w:rPr>
      </w:pPr>
      <w:r w:rsidRPr="005369AF">
        <w:rPr>
          <w:rFonts w:asciiTheme="majorHAnsi" w:hAnsiTheme="majorHAnsi" w:cstheme="majorHAnsi"/>
          <w:b/>
          <w:bCs/>
        </w:rPr>
        <w:t>109</w:t>
      </w:r>
      <w:r w:rsidRPr="005369AF" w:rsidR="002F1AB9">
        <w:rPr>
          <w:rFonts w:asciiTheme="majorHAnsi" w:hAnsiTheme="majorHAnsi" w:cstheme="majorHAnsi"/>
          <w:b/>
          <w:bCs/>
        </w:rPr>
        <w:t>.</w:t>
      </w:r>
      <w:r w:rsidRPr="005369AF" w:rsidR="002F1AB9">
        <w:rPr>
          <w:rFonts w:asciiTheme="majorHAnsi" w:hAnsiTheme="majorHAnsi" w:cstheme="majorHAnsi"/>
        </w:rPr>
        <w:t xml:space="preserve"> </w:t>
      </w:r>
      <w:r w:rsidRPr="005369AF" w:rsidR="002F1AB9">
        <w:rPr>
          <w:rFonts w:asciiTheme="majorHAnsi" w:hAnsiTheme="majorHAnsi" w:cstheme="majorHAnsi"/>
          <w:b/>
          <w:bCs/>
        </w:rPr>
        <w:t>Match the laser classification (on the left) with an example or uses (on the right).</w:t>
      </w:r>
    </w:p>
    <w:p w:rsidRPr="005369AF" w:rsidR="00664EA1" w:rsidP="002A428C" w:rsidRDefault="00664EA1" w14:paraId="167DBA75" w14:textId="77777777">
      <w:pPr>
        <w:pStyle w:val="ListParagraph"/>
        <w:numPr>
          <w:ilvl w:val="0"/>
          <w:numId w:val="11"/>
        </w:numPr>
        <w:rPr>
          <w:rFonts w:asciiTheme="majorHAnsi" w:hAnsiTheme="majorHAnsi" w:cstheme="majorHAnsi"/>
        </w:rPr>
      </w:pPr>
      <w:r w:rsidRPr="005369AF">
        <w:rPr>
          <w:rFonts w:asciiTheme="majorHAnsi" w:hAnsiTheme="majorHAnsi" w:cstheme="majorHAnsi"/>
        </w:rPr>
        <w:t>Class 1 → Exempt from most controls (e.g., laser printers)</w:t>
      </w:r>
    </w:p>
    <w:p w:rsidRPr="005369AF" w:rsidR="00664EA1" w:rsidP="63CEF893" w:rsidRDefault="00664EA1" w14:paraId="7066CC7A" w14:textId="537FDFC7">
      <w:pPr>
        <w:pStyle w:val="ListParagraph"/>
        <w:numPr>
          <w:ilvl w:val="0"/>
          <w:numId w:val="11"/>
        </w:numPr>
        <w:rPr>
          <w:rFonts w:ascii="Calibri" w:hAnsi="Calibri" w:cs="Calibri" w:asciiTheme="majorAscii" w:hAnsiTheme="majorAscii" w:cstheme="majorAscii"/>
        </w:rPr>
      </w:pPr>
      <w:r w:rsidRPr="63CEF893" w:rsidR="00664EA1">
        <w:rPr>
          <w:rFonts w:ascii="Calibri" w:hAnsi="Calibri" w:cs="Calibri" w:asciiTheme="majorAscii" w:hAnsiTheme="majorAscii" w:cstheme="majorAscii"/>
        </w:rPr>
        <w:t>Class 2 → 400</w:t>
      </w:r>
      <w:r w:rsidRPr="63CEF893" w:rsidR="004A1398">
        <w:rPr>
          <w:rFonts w:ascii="Calibri" w:hAnsi="Calibri" w:cs="Calibri" w:asciiTheme="majorAscii" w:hAnsiTheme="majorAscii" w:cstheme="majorAscii"/>
        </w:rPr>
        <w:t xml:space="preserve"> to </w:t>
      </w:r>
      <w:r w:rsidRPr="63CEF893" w:rsidR="00664EA1">
        <w:rPr>
          <w:rFonts w:ascii="Calibri" w:hAnsi="Calibri" w:cs="Calibri" w:asciiTheme="majorAscii" w:hAnsiTheme="majorAscii" w:cstheme="majorAscii"/>
        </w:rPr>
        <w:t>700 nm wavelength</w:t>
      </w:r>
    </w:p>
    <w:p w:rsidRPr="005369AF" w:rsidR="00664EA1" w:rsidP="002A428C" w:rsidRDefault="00664EA1" w14:paraId="32BF6A71" w14:textId="77777777">
      <w:pPr>
        <w:pStyle w:val="ListParagraph"/>
        <w:numPr>
          <w:ilvl w:val="0"/>
          <w:numId w:val="11"/>
        </w:numPr>
        <w:rPr>
          <w:rFonts w:asciiTheme="majorHAnsi" w:hAnsiTheme="majorHAnsi" w:cstheme="majorHAnsi"/>
        </w:rPr>
      </w:pPr>
      <w:r w:rsidRPr="005369AF">
        <w:rPr>
          <w:rFonts w:asciiTheme="majorHAnsi" w:hAnsiTheme="majorHAnsi" w:cstheme="majorHAnsi"/>
        </w:rPr>
        <w:t>Class 3a → Laser pointers but not therapeutic</w:t>
      </w:r>
    </w:p>
    <w:p w:rsidRPr="005369AF" w:rsidR="00664EA1" w:rsidP="002A428C" w:rsidRDefault="00664EA1" w14:paraId="74635048" w14:textId="77777777">
      <w:pPr>
        <w:pStyle w:val="ListParagraph"/>
        <w:numPr>
          <w:ilvl w:val="0"/>
          <w:numId w:val="11"/>
        </w:numPr>
        <w:rPr>
          <w:rFonts w:asciiTheme="majorHAnsi" w:hAnsiTheme="majorHAnsi" w:cstheme="majorHAnsi"/>
        </w:rPr>
      </w:pPr>
      <w:r w:rsidRPr="005369AF">
        <w:rPr>
          <w:rFonts w:asciiTheme="majorHAnsi" w:hAnsiTheme="majorHAnsi" w:cstheme="majorHAnsi"/>
        </w:rPr>
        <w:t>Class 3b → Most low</w:t>
      </w:r>
      <w:r w:rsidRPr="005369AF">
        <w:rPr>
          <w:rFonts w:ascii="Cambria Math" w:hAnsi="Cambria Math" w:cs="Cambria Math"/>
        </w:rPr>
        <w:t>‑</w:t>
      </w:r>
      <w:r w:rsidRPr="005369AF">
        <w:rPr>
          <w:rFonts w:asciiTheme="majorHAnsi" w:hAnsiTheme="majorHAnsi" w:cstheme="majorHAnsi"/>
        </w:rPr>
        <w:t>level laser devices</w:t>
      </w:r>
    </w:p>
    <w:p w:rsidRPr="005369AF" w:rsidR="00664EA1" w:rsidP="3B47729A" w:rsidRDefault="00664EA1" w14:paraId="06082066" w14:textId="039A4598">
      <w:pPr>
        <w:pStyle w:val="ListParagraph"/>
        <w:numPr>
          <w:ilvl w:val="0"/>
          <w:numId w:val="11"/>
        </w:numPr>
        <w:rPr>
          <w:rFonts w:asciiTheme="majorHAnsi" w:hAnsiTheme="majorHAnsi" w:cstheme="majorHAnsi"/>
        </w:rPr>
      </w:pPr>
      <w:r w:rsidRPr="005369AF">
        <w:rPr>
          <w:rFonts w:asciiTheme="majorHAnsi" w:hAnsiTheme="majorHAnsi" w:cstheme="majorHAnsi"/>
        </w:rPr>
        <w:t>Class 4 → Present a fire hazard at 500 mW</w:t>
      </w:r>
    </w:p>
    <w:p w:rsidRPr="005369AF" w:rsidR="00B0554C" w:rsidP="00DD6A6E" w:rsidRDefault="00B0554C" w14:paraId="2F040920" w14:textId="48DEE658">
      <w:pPr>
        <w:pStyle w:val="Heading3"/>
        <w:spacing w:after="200"/>
        <w:rPr>
          <w:rFonts w:cstheme="majorHAnsi"/>
        </w:rPr>
      </w:pPr>
      <w:r w:rsidRPr="005369AF">
        <w:rPr>
          <w:rFonts w:cstheme="majorHAnsi"/>
        </w:rPr>
        <w:t>Multiple Select Question</w:t>
      </w:r>
    </w:p>
    <w:p w:rsidRPr="005369AF" w:rsidR="00664EA1" w:rsidP="00C11741" w:rsidRDefault="66F9FBDA" w14:paraId="369B2BC1" w14:textId="44475591">
      <w:pPr>
        <w:spacing w:after="120"/>
        <w:rPr>
          <w:rFonts w:asciiTheme="majorHAnsi" w:hAnsiTheme="majorHAnsi" w:cstheme="majorHAnsi"/>
          <w:b/>
          <w:bCs/>
        </w:rPr>
      </w:pPr>
      <w:r w:rsidRPr="005369AF">
        <w:rPr>
          <w:rFonts w:asciiTheme="majorHAnsi" w:hAnsiTheme="majorHAnsi" w:cstheme="majorHAnsi"/>
          <w:b/>
          <w:bCs/>
        </w:rPr>
        <w:t>110</w:t>
      </w:r>
      <w:r w:rsidRPr="005369AF" w:rsidR="00567E04">
        <w:rPr>
          <w:rFonts w:asciiTheme="majorHAnsi" w:hAnsiTheme="majorHAnsi" w:cstheme="majorHAnsi"/>
          <w:b/>
          <w:bCs/>
        </w:rPr>
        <w:t>. The athletic trainer decided to perform massage and soft-tissue mobilization to assist with an increasing tissue elasticity of the affected structures of medial tibial stress syndrome. Which parameters and techniques should be considered? Choose all that apply.</w:t>
      </w:r>
    </w:p>
    <w:p w:rsidRPr="005369AF" w:rsidR="00664EA1" w:rsidP="63CEF893" w:rsidRDefault="00125928" w14:paraId="79EA525E" w14:textId="0504AEEA">
      <w:pPr>
        <w:spacing/>
        <w:ind w:left="357"/>
        <w:contextualSpacing w:val="1"/>
        <w:rPr>
          <w:rFonts w:ascii="Calibri" w:hAnsi="Calibri" w:cs="Calibri" w:asciiTheme="majorAscii" w:hAnsiTheme="majorAscii" w:cstheme="majorAscii"/>
          <w:rPrChange w:author="" w16du:dateUtc="2026-05-18T10:18:00Z" w:id="520050312">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a. </w:t>
      </w:r>
      <w:r w:rsidRPr="63CEF893" w:rsidR="00664EA1">
        <w:rPr>
          <w:rFonts w:ascii="Calibri" w:hAnsi="Calibri" w:cs="Calibri" w:asciiTheme="majorAscii" w:hAnsiTheme="majorAscii" w:cstheme="majorAscii"/>
        </w:rPr>
        <w:t>Graston Technique</w:t>
      </w:r>
    </w:p>
    <w:p w:rsidRPr="005369AF" w:rsidR="00664EA1" w:rsidP="63CEF893" w:rsidRDefault="00125928" w14:paraId="2D66E1DA" w14:textId="259DFDB8">
      <w:pPr>
        <w:spacing/>
        <w:ind w:left="357"/>
        <w:contextualSpacing w:val="1"/>
        <w:rPr>
          <w:rFonts w:ascii="Calibri" w:hAnsi="Calibri" w:cs="Calibri" w:asciiTheme="majorAscii" w:hAnsiTheme="majorAscii" w:cstheme="majorAscii"/>
          <w:rPrChange w:author="" w16du:dateUtc="2026-05-18T10:18:00Z" w:id="68585025">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b. </w:t>
      </w:r>
      <w:r w:rsidRPr="63CEF893" w:rsidR="00664EA1">
        <w:rPr>
          <w:rFonts w:ascii="Calibri" w:hAnsi="Calibri" w:cs="Calibri" w:asciiTheme="majorAscii" w:hAnsiTheme="majorAscii" w:cstheme="majorAscii"/>
        </w:rPr>
        <w:t>Petrissage away from the injury site</w:t>
      </w:r>
    </w:p>
    <w:p w:rsidRPr="005369AF" w:rsidR="00664EA1" w:rsidP="63CEF893" w:rsidRDefault="00ED04D7" w14:paraId="5EF32BDB" w14:textId="57C12719">
      <w:pPr>
        <w:spacing/>
        <w:ind w:left="357"/>
        <w:contextualSpacing w:val="1"/>
        <w:rPr>
          <w:rFonts w:ascii="Calibri" w:hAnsi="Calibri" w:cs="Calibri" w:asciiTheme="majorAscii" w:hAnsiTheme="majorAscii" w:cstheme="majorAscii"/>
          <w:rPrChange w:author="" w16du:dateUtc="2026-05-18T10:18:00Z" w:id="1688970280">
            <w:rPr/>
          </w:rPrChange>
        </w:rPr>
      </w:pPr>
      <w:r w:rsidRPr="63CEF893" w:rsidR="00ED04D7">
        <w:rPr>
          <w:rFonts w:ascii="Calibri" w:hAnsi="Calibri" w:cs="Calibri" w:asciiTheme="majorAscii" w:hAnsiTheme="majorAscii" w:cstheme="majorAscii"/>
        </w:rPr>
        <w:t xml:space="preserve">c. </w:t>
      </w:r>
      <w:r w:rsidRPr="63CEF893" w:rsidR="00664EA1">
        <w:rPr>
          <w:rFonts w:ascii="Calibri" w:hAnsi="Calibri" w:cs="Calibri" w:asciiTheme="majorAscii" w:hAnsiTheme="majorAscii" w:cstheme="majorAscii"/>
        </w:rPr>
        <w:t>Active release technique</w:t>
      </w:r>
    </w:p>
    <w:p w:rsidRPr="005369AF" w:rsidR="00664EA1" w:rsidP="63CEF893" w:rsidRDefault="00ED04D7" w14:paraId="31E64B39" w14:textId="7CB9DA8D">
      <w:pPr>
        <w:spacing/>
        <w:ind w:left="357"/>
        <w:contextualSpacing w:val="1"/>
        <w:rPr>
          <w:rFonts w:ascii="Calibri" w:hAnsi="Calibri" w:cs="Calibri" w:asciiTheme="majorAscii" w:hAnsiTheme="majorAscii" w:cstheme="majorAscii"/>
          <w:rPrChange w:author="" w16du:dateUtc="2026-05-18T10:18:00Z" w:id="2002136172">
            <w:rPr/>
          </w:rPrChange>
        </w:rPr>
      </w:pPr>
      <w:r w:rsidRPr="63CEF893" w:rsidR="00ED04D7">
        <w:rPr>
          <w:rFonts w:ascii="Calibri" w:hAnsi="Calibri" w:cs="Calibri" w:asciiTheme="majorAscii" w:hAnsiTheme="majorAscii" w:cstheme="majorAscii"/>
        </w:rPr>
        <w:t xml:space="preserve">d. </w:t>
      </w:r>
      <w:r w:rsidRPr="63CEF893" w:rsidR="00664EA1">
        <w:rPr>
          <w:rFonts w:ascii="Calibri" w:hAnsi="Calibri" w:cs="Calibri" w:asciiTheme="majorAscii" w:hAnsiTheme="majorAscii" w:cstheme="majorAscii"/>
        </w:rPr>
        <w:t>Rolfing</w:t>
      </w:r>
    </w:p>
    <w:p w:rsidRPr="005369AF" w:rsidR="00664EA1" w:rsidP="63CEF893" w:rsidRDefault="00125928" w14:paraId="6AE09B4D" w14:textId="7F23F749">
      <w:pPr>
        <w:spacing/>
        <w:ind w:left="357"/>
        <w:contextualSpacing w:val="1"/>
        <w:rPr>
          <w:rFonts w:ascii="Calibri" w:hAnsi="Calibri" w:cs="Calibri" w:asciiTheme="majorAscii" w:hAnsiTheme="majorAscii" w:cstheme="majorAscii"/>
          <w:rPrChange w:author="" w16du:dateUtc="2026-05-18T10:18:00Z" w:id="1246072082">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e. </w:t>
      </w:r>
      <w:r w:rsidRPr="63CEF893" w:rsidR="00664EA1">
        <w:rPr>
          <w:rFonts w:ascii="Calibri" w:hAnsi="Calibri" w:cs="Calibri" w:asciiTheme="majorAscii" w:hAnsiTheme="majorAscii" w:cstheme="majorAscii"/>
        </w:rPr>
        <w:t>Myofascial release</w:t>
      </w:r>
    </w:p>
    <w:p w:rsidRPr="005369AF" w:rsidR="00664EA1" w:rsidP="63CEF893" w:rsidRDefault="00125928" w14:paraId="45B2D1C2" w14:textId="47C535FF">
      <w:pPr>
        <w:spacing/>
        <w:ind w:left="357"/>
        <w:contextualSpacing w:val="1"/>
        <w:rPr>
          <w:rFonts w:ascii="Calibri" w:hAnsi="Calibri" w:cs="Calibri" w:asciiTheme="majorAscii" w:hAnsiTheme="majorAscii" w:cstheme="majorAscii"/>
          <w:rPrChange w:author="" w16du:dateUtc="2026-05-18T10:18:00Z" w:id="23415532">
            <w:rPr/>
          </w:rPrChange>
        </w:rPr>
      </w:pPr>
      <w:r w:rsidRPr="63CEF893" w:rsidR="00125928">
        <w:rPr>
          <w:rFonts w:ascii="Calibri" w:hAnsi="Calibri" w:cs="Calibri" w:asciiTheme="majorAscii" w:hAnsiTheme="majorAscii" w:cstheme="majorAscii"/>
        </w:rPr>
        <w:t>*</w:t>
      </w:r>
      <w:r w:rsidRPr="63CEF893" w:rsidR="00ED04D7">
        <w:rPr>
          <w:rFonts w:ascii="Calibri" w:hAnsi="Calibri" w:cs="Calibri" w:asciiTheme="majorAscii" w:hAnsiTheme="majorAscii" w:cstheme="majorAscii"/>
        </w:rPr>
        <w:t xml:space="preserve">f. </w:t>
      </w:r>
      <w:r w:rsidRPr="63CEF893" w:rsidR="00664EA1">
        <w:rPr>
          <w:rFonts w:ascii="Calibri" w:hAnsi="Calibri" w:cs="Calibri" w:asciiTheme="majorAscii" w:hAnsiTheme="majorAscii" w:cstheme="majorAscii"/>
        </w:rPr>
        <w:t>Tapotement to stimulate subcutaneous structures</w:t>
      </w:r>
    </w:p>
    <w:p w:rsidRPr="005369AF" w:rsidR="00664EA1" w:rsidP="63CEF893" w:rsidRDefault="00ED04D7" w14:paraId="41EA9D8E" w14:textId="6ACE5DB8">
      <w:pPr>
        <w:spacing/>
        <w:ind w:left="357"/>
        <w:contextualSpacing w:val="1"/>
        <w:rPr>
          <w:rFonts w:ascii="Calibri" w:hAnsi="Calibri" w:cs="Calibri" w:asciiTheme="majorAscii" w:hAnsiTheme="majorAscii" w:cstheme="majorAscii"/>
          <w:rPrChange w:author="" w16du:dateUtc="2026-05-18T10:18:00Z" w:id="633588168">
            <w:rPr/>
          </w:rPrChange>
        </w:rPr>
      </w:pPr>
      <w:r w:rsidRPr="63CEF893" w:rsidR="00ED04D7">
        <w:rPr>
          <w:rFonts w:ascii="Calibri" w:hAnsi="Calibri" w:cs="Calibri" w:asciiTheme="majorAscii" w:hAnsiTheme="majorAscii" w:cstheme="majorAscii"/>
        </w:rPr>
        <w:t xml:space="preserve">g. </w:t>
      </w:r>
      <w:r w:rsidRPr="63CEF893" w:rsidR="00664EA1">
        <w:rPr>
          <w:rFonts w:ascii="Calibri" w:hAnsi="Calibri" w:cs="Calibri" w:asciiTheme="majorAscii" w:hAnsiTheme="majorAscii" w:cstheme="majorAscii"/>
        </w:rPr>
        <w:t>Kneading directly over the injury site</w:t>
      </w:r>
    </w:p>
    <w:p w:rsidRPr="005369AF" w:rsidR="00817201" w:rsidP="00DD6A6E" w:rsidRDefault="00817201" w14:paraId="3F42687C" w14:textId="77777777">
      <w:pPr>
        <w:rPr>
          <w:rFonts w:asciiTheme="majorHAnsi" w:hAnsiTheme="majorHAnsi" w:cstheme="majorHAnsi"/>
        </w:rPr>
      </w:pPr>
    </w:p>
    <w:sectPr w:rsidRPr="005369AF" w:rsidR="00817201" w:rsidSect="00383175">
      <w:headerReference w:type="default" r:id="rId15"/>
      <w:headerReference w:type="first" r:id="rId16"/>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E" w:author="Copy Editor" w:date="2026-05-18T17:38:00Z" w:id="202">
    <w:p w:rsidR="004E2DCC" w:rsidRDefault="004E2DCC" w14:paraId="7062056E" w14:textId="4E784D8F">
      <w:pPr>
        <w:pStyle w:val="CommentText"/>
      </w:pPr>
      <w:r>
        <w:rPr>
          <w:rStyle w:val="CommentReference"/>
        </w:rPr>
        <w:annotationRef/>
      </w:r>
      <w:r>
        <w:t>AuQ: Please add the images for this question.</w:t>
      </w:r>
    </w:p>
  </w:comment>
  <w:comment w:initials="CE" w:author="Copy Editor" w:date="2026-05-18T17:39:00Z" w:id="243">
    <w:p w:rsidR="004E2DCC" w:rsidRDefault="004E2DCC" w14:paraId="4D89F45E" w14:textId="1DF7ADB2">
      <w:pPr>
        <w:pStyle w:val="CommentText"/>
      </w:pPr>
      <w:r>
        <w:rPr>
          <w:rStyle w:val="CommentReference"/>
        </w:rPr>
        <w:annotationRef/>
      </w:r>
      <w:r>
        <w:t>AuQ: Please add the images for this question.</w:t>
      </w:r>
    </w:p>
  </w:comment>
  <w:comment w:initials="CE" w:author="Copy Editor" w:date="2026-05-18T18:09:00Z" w:id="1130">
    <w:p w:rsidR="00DB60D8" w:rsidRDefault="00DB60D8" w14:paraId="746A4DD0" w14:textId="4497EA21">
      <w:pPr>
        <w:pStyle w:val="CommentText"/>
      </w:pPr>
      <w:r>
        <w:rPr>
          <w:rStyle w:val="CommentReference"/>
        </w:rPr>
        <w:annotationRef/>
      </w:r>
      <w:r>
        <w:t xml:space="preserve">AuQ: </w:t>
      </w:r>
      <w:r w:rsidR="001407BF">
        <w:t>Pl</w:t>
      </w:r>
      <w:r>
        <w:t>ease add image for this question.</w:t>
      </w:r>
    </w:p>
  </w:comment>
  <w:comment w:initials="CE" w:author="Copy Editor" w:date="2026-05-18T18:09:00Z" w:id="1153">
    <w:p w:rsidR="00DB60D8" w:rsidP="00DB60D8" w:rsidRDefault="00DB60D8" w14:paraId="13CDE5C7" w14:textId="06848E82">
      <w:pPr>
        <w:pStyle w:val="CommentText"/>
      </w:pPr>
      <w:r>
        <w:t>AuQ: Please add the images for this question.</w:t>
      </w:r>
    </w:p>
    <w:p w:rsidR="00DB60D8" w:rsidP="00DB60D8" w:rsidRDefault="00DB60D8" w14:paraId="5CF4CD19" w14:textId="77777777">
      <w:pPr>
        <w:pStyle w:val="CommentText"/>
      </w:pPr>
      <w:r>
        <w:rPr>
          <w:rStyle w:val="CommentReference"/>
        </w:rPr>
        <w:annotationRef/>
      </w:r>
      <w:r>
        <w:t>AuQ: Please add the images for this question.</w:t>
      </w:r>
    </w:p>
    <w:p w:rsidR="00DB60D8" w:rsidP="00DB60D8" w:rsidRDefault="00DB60D8" w14:paraId="7330630A" w14:textId="49BC142F">
      <w:pPr>
        <w:pStyle w:val="CommentText"/>
      </w:pPr>
      <w:r>
        <w:rPr>
          <w:rStyle w:val="CommentReference"/>
        </w:rPr>
        <w:annotationRef/>
      </w:r>
      <w:r>
        <w:t>AuQ: Please add image for this question.</w:t>
      </w:r>
    </w:p>
  </w:comment>
  <w:comment w:initials="CE" w:author="Copy Editor" w:date="2026-05-18T18:10:00Z" w:id="1152">
    <w:p w:rsidR="00DB60D8" w:rsidP="00DB60D8" w:rsidRDefault="00DB60D8" w14:paraId="05EA1DD5" w14:textId="2B799749">
      <w:pPr>
        <w:pStyle w:val="CommentText"/>
      </w:pPr>
    </w:p>
    <w:p w:rsidR="00DB60D8" w:rsidP="00DB60D8" w:rsidRDefault="00DB60D8" w14:paraId="01872AEE" w14:textId="77777777">
      <w:pPr>
        <w:pStyle w:val="CommentText"/>
      </w:pPr>
      <w:r>
        <w:rPr>
          <w:rStyle w:val="CommentReference"/>
        </w:rPr>
        <w:annotationRef/>
      </w:r>
      <w:r>
        <w:t>AuQ: Please add the images for this question.</w:t>
      </w:r>
    </w:p>
    <w:p w:rsidR="00DB60D8" w:rsidP="00DB60D8" w:rsidRDefault="00DB60D8" w14:paraId="3986A8EE" w14:textId="77777777">
      <w:pPr>
        <w:pStyle w:val="CommentText"/>
      </w:pPr>
      <w:r>
        <w:rPr>
          <w:rStyle w:val="CommentReference"/>
        </w:rPr>
        <w:annotationRef/>
      </w:r>
      <w:r>
        <w:t>AuQ: Please add the images for this question.</w:t>
      </w:r>
    </w:p>
    <w:p w:rsidR="00DB60D8" w:rsidP="00DB60D8" w:rsidRDefault="00DB60D8" w14:paraId="75819A4D" w14:textId="7A479146">
      <w:pPr>
        <w:pStyle w:val="CommentText"/>
      </w:pPr>
      <w:r>
        <w:rPr>
          <w:rStyle w:val="CommentReference"/>
        </w:rPr>
        <w:annotationRef/>
      </w:r>
      <w:r>
        <w:t>AuQ: Please add image for this question.</w:t>
      </w:r>
    </w:p>
  </w:comment>
  <w:comment xmlns:w="http://schemas.openxmlformats.org/wordprocessingml/2006/main" w:initials="CC" w:author="Claire Copa" w:date="2026-05-27T10:19:16" w:id="766164647">
    <w:p xmlns:w14="http://schemas.microsoft.com/office/word/2010/wordml" xmlns:w="http://schemas.openxmlformats.org/wordprocessingml/2006/main" w:rsidR="2790005A" w:rsidRDefault="6D6B0A48" w14:paraId="54CC01E3" w14:textId="2E2881D8">
      <w:pPr>
        <w:pStyle w:val="CommentText"/>
      </w:pPr>
      <w:r>
        <w:rPr>
          <w:rStyle w:val="CommentReference"/>
        </w:rPr>
        <w:annotationRef/>
      </w:r>
      <w:r w:rsidRPr="62C79A79" w:rsidR="72D93AB9">
        <w:t>Missing correct answer</w:t>
      </w:r>
    </w:p>
  </w:comment>
</w:comments>
</file>

<file path=word/commentsExtended.xml><?xml version="1.0" encoding="utf-8"?>
<w15:commentsEx xmlns:mc="http://schemas.openxmlformats.org/markup-compatibility/2006" xmlns:w15="http://schemas.microsoft.com/office/word/2012/wordml" mc:Ignorable="w15">
  <w15:commentEx w15:done="1" w15:paraId="7062056E"/>
  <w15:commentEx w15:done="1" w15:paraId="4D89F45E"/>
  <w15:commentEx w15:done="1" w15:paraId="746A4DD0"/>
  <w15:commentEx w15:done="1" w15:paraId="7330630A"/>
  <w15:commentEx w15:done="1" w15:paraId="75819A4D"/>
  <w15:commentEx w15:done="1" w15:paraId="54CC01E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4F5CD03" w16cex:dateUtc="2026-05-18T12:08:00Z"/>
  <w16cex:commentExtensible w16cex:durableId="61581DE4" w16cex:dateUtc="2026-05-18T12:09:00Z"/>
  <w16cex:commentExtensible w16cex:durableId="710EFDBA" w16cex:dateUtc="2026-05-18T12:39:00Z"/>
  <w16cex:commentExtensible w16cex:durableId="090CE897" w16cex:dateUtc="2026-05-18T12:39:00Z"/>
  <w16cex:commentExtensible w16cex:durableId="27B6B4B4" w16cex:dateUtc="2026-05-18T12:40:00Z"/>
  <w16cex:commentExtensible w16cex:durableId="4BFBBE84" w16cex:dateUtc="2026-05-27T14:19:16.981Z"/>
</w16cex:commentsExtensible>
</file>

<file path=word/commentsIds.xml><?xml version="1.0" encoding="utf-8"?>
<w16cid:commentsIds xmlns:mc="http://schemas.openxmlformats.org/markup-compatibility/2006" xmlns:w16cid="http://schemas.microsoft.com/office/word/2016/wordml/cid" mc:Ignorable="w16cid">
  <w16cid:commentId w16cid:paraId="7062056E" w16cid:durableId="14F5CD03"/>
  <w16cid:commentId w16cid:paraId="4D89F45E" w16cid:durableId="61581DE4"/>
  <w16cid:commentId w16cid:paraId="746A4DD0" w16cid:durableId="710EFDBA"/>
  <w16cid:commentId w16cid:paraId="7330630A" w16cid:durableId="090CE897"/>
  <w16cid:commentId w16cid:paraId="75819A4D" w16cid:durableId="27B6B4B4"/>
  <w16cid:commentId w16cid:paraId="54CC01E3" w16cid:durableId="4BFBBE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70D" w:rsidP="00D028F6" w:rsidRDefault="00CD770D" w14:paraId="470D7298" w14:textId="77777777">
      <w:r>
        <w:separator/>
      </w:r>
    </w:p>
  </w:endnote>
  <w:endnote w:type="continuationSeparator" w:id="0">
    <w:p w:rsidR="00CD770D" w:rsidP="00D028F6" w:rsidRDefault="00CD770D" w14:paraId="0545F4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70D" w:rsidP="00D028F6" w:rsidRDefault="00CD770D" w14:paraId="709E6251" w14:textId="77777777">
      <w:r>
        <w:separator/>
      </w:r>
    </w:p>
  </w:footnote>
  <w:footnote w:type="continuationSeparator" w:id="0">
    <w:p w:rsidR="00CD770D" w:rsidP="00D028F6" w:rsidRDefault="00CD770D" w14:paraId="2492B9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5E6FA9562DEA43179FAEE284DCA8C98D"/>
      </w:placeholder>
      <w:temporary/>
      <w:showingPlcHdr/>
      <w15:appearance w15:val="hidden"/>
    </w:sdtPr>
    <w:sdtContent>
      <w:p w:rsidR="00D028F6" w:rsidRDefault="00D028F6" w14:paraId="78B5DD8E" w14:textId="77777777">
        <w:pPr>
          <w:pStyle w:val="Header"/>
        </w:pPr>
        <w:r>
          <w:t>[Type here]</w:t>
        </w:r>
      </w:p>
    </w:sdtContent>
  </w:sdt>
  <w:p w:rsidR="00D028F6" w:rsidRDefault="00D028F6" w14:paraId="7DAB2C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28F6" w:rsidR="00D028F6" w:rsidRDefault="00D028F6" w14:paraId="2BBA4F28" w14:textId="343DE105">
    <w:pPr>
      <w:pStyle w:val="Header"/>
      <w:rPr>
        <w:sz w:val="18"/>
        <w:szCs w:val="18"/>
      </w:rPr>
    </w:pPr>
    <w:r w:rsidRPr="00D028F6">
      <w:rPr>
        <w:b/>
        <w:sz w:val="18"/>
        <w:szCs w:val="18"/>
      </w:rPr>
      <w:t>Test Questions (Clean Version with Answer Keys)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11658EF"/>
    <w:multiLevelType w:val="hybridMultilevel"/>
    <w:tmpl w:val="1220A4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57627C"/>
    <w:multiLevelType w:val="hybridMultilevel"/>
    <w:tmpl w:val="181C53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20865E7"/>
    <w:multiLevelType w:val="hybridMultilevel"/>
    <w:tmpl w:val="28F00D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5AF7C59"/>
    <w:multiLevelType w:val="hybridMultilevel"/>
    <w:tmpl w:val="4E3E13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B5CB5"/>
    <w:multiLevelType w:val="hybridMultilevel"/>
    <w:tmpl w:val="96AA8EF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6B6470"/>
    <w:multiLevelType w:val="hybridMultilevel"/>
    <w:tmpl w:val="D5AA9A96"/>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6A7650"/>
    <w:multiLevelType w:val="hybridMultilevel"/>
    <w:tmpl w:val="F2508116"/>
    <w:lvl w:ilvl="0" w:tplc="FA0C4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9D0D3B"/>
    <w:multiLevelType w:val="hybridMultilevel"/>
    <w:tmpl w:val="63949A0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551D76"/>
    <w:multiLevelType w:val="hybridMultilevel"/>
    <w:tmpl w:val="C7FA7F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B7C4AD1"/>
    <w:multiLevelType w:val="hybridMultilevel"/>
    <w:tmpl w:val="105CEF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C182CA8"/>
    <w:multiLevelType w:val="hybridMultilevel"/>
    <w:tmpl w:val="CA00F5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25632B"/>
    <w:multiLevelType w:val="hybridMultilevel"/>
    <w:tmpl w:val="8A80D8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E365440"/>
    <w:multiLevelType w:val="hybridMultilevel"/>
    <w:tmpl w:val="B552A8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E6A2C31"/>
    <w:multiLevelType w:val="hybridMultilevel"/>
    <w:tmpl w:val="17F8FE3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E75BFC"/>
    <w:multiLevelType w:val="hybridMultilevel"/>
    <w:tmpl w:val="C69CD6D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1B968ED"/>
    <w:multiLevelType w:val="hybridMultilevel"/>
    <w:tmpl w:val="22C89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DADD90"/>
    <w:multiLevelType w:val="hybridMultilevel"/>
    <w:tmpl w:val="B672D0A2"/>
    <w:lvl w:ilvl="0" w:tplc="64E87298">
      <w:start w:val="1"/>
      <w:numFmt w:val="lowerLetter"/>
      <w:lvlText w:val="%1."/>
      <w:lvlJc w:val="left"/>
      <w:pPr>
        <w:ind w:left="720" w:hanging="360"/>
      </w:pPr>
      <w:rPr>
        <w:rFonts w:eastAsia="Times New Roman" w:cs="Times New Roman" w:asciiTheme="minorHAnsi" w:hAnsiTheme="minorHAnsi"/>
      </w:rPr>
    </w:lvl>
    <w:lvl w:ilvl="1" w:tplc="98F8C7B2">
      <w:start w:val="1"/>
      <w:numFmt w:val="lowerLetter"/>
      <w:lvlText w:val="%2."/>
      <w:lvlJc w:val="left"/>
      <w:pPr>
        <w:ind w:left="1440" w:hanging="360"/>
      </w:pPr>
    </w:lvl>
    <w:lvl w:ilvl="2" w:tplc="B3FEBA10">
      <w:start w:val="1"/>
      <w:numFmt w:val="lowerRoman"/>
      <w:lvlText w:val="%3."/>
      <w:lvlJc w:val="right"/>
      <w:pPr>
        <w:ind w:left="2160" w:hanging="180"/>
      </w:pPr>
    </w:lvl>
    <w:lvl w:ilvl="3" w:tplc="6E88C612">
      <w:start w:val="1"/>
      <w:numFmt w:val="decimal"/>
      <w:lvlText w:val="%4."/>
      <w:lvlJc w:val="left"/>
      <w:pPr>
        <w:ind w:left="2880" w:hanging="360"/>
      </w:pPr>
    </w:lvl>
    <w:lvl w:ilvl="4" w:tplc="40C05A22">
      <w:start w:val="1"/>
      <w:numFmt w:val="lowerLetter"/>
      <w:lvlText w:val="%5."/>
      <w:lvlJc w:val="left"/>
      <w:pPr>
        <w:ind w:left="3600" w:hanging="360"/>
      </w:pPr>
    </w:lvl>
    <w:lvl w:ilvl="5" w:tplc="4A589DD0">
      <w:start w:val="1"/>
      <w:numFmt w:val="lowerRoman"/>
      <w:lvlText w:val="%6."/>
      <w:lvlJc w:val="right"/>
      <w:pPr>
        <w:ind w:left="4320" w:hanging="180"/>
      </w:pPr>
    </w:lvl>
    <w:lvl w:ilvl="6" w:tplc="DB747F9C">
      <w:start w:val="1"/>
      <w:numFmt w:val="decimal"/>
      <w:lvlText w:val="%7."/>
      <w:lvlJc w:val="left"/>
      <w:pPr>
        <w:ind w:left="5040" w:hanging="360"/>
      </w:pPr>
    </w:lvl>
    <w:lvl w:ilvl="7" w:tplc="27847894">
      <w:start w:val="1"/>
      <w:numFmt w:val="lowerLetter"/>
      <w:lvlText w:val="%8."/>
      <w:lvlJc w:val="left"/>
      <w:pPr>
        <w:ind w:left="5760" w:hanging="360"/>
      </w:pPr>
    </w:lvl>
    <w:lvl w:ilvl="8" w:tplc="5D1EAF62">
      <w:start w:val="1"/>
      <w:numFmt w:val="lowerRoman"/>
      <w:lvlText w:val="%9."/>
      <w:lvlJc w:val="right"/>
      <w:pPr>
        <w:ind w:left="6480" w:hanging="180"/>
      </w:pPr>
    </w:lvl>
  </w:abstractNum>
  <w:abstractNum w:abstractNumId="23" w15:restartNumberingAfterBreak="0">
    <w:nsid w:val="579073C8"/>
    <w:multiLevelType w:val="hybridMultilevel"/>
    <w:tmpl w:val="2FEA9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F43607"/>
    <w:multiLevelType w:val="hybridMultilevel"/>
    <w:tmpl w:val="6B16A6EC"/>
    <w:lvl w:ilvl="0" w:tplc="265E2D6E">
      <w:start w:val="1"/>
      <w:numFmt w:val="lowerLetter"/>
      <w:lvlText w:val="%1."/>
      <w:lvlJc w:val="left"/>
      <w:pPr>
        <w:ind w:left="720" w:hanging="360"/>
      </w:pPr>
    </w:lvl>
    <w:lvl w:ilvl="1" w:tplc="57D01EA2">
      <w:start w:val="1"/>
      <w:numFmt w:val="lowerLetter"/>
      <w:lvlText w:val="%2."/>
      <w:lvlJc w:val="left"/>
      <w:pPr>
        <w:ind w:left="1440" w:hanging="360"/>
      </w:pPr>
    </w:lvl>
    <w:lvl w:ilvl="2" w:tplc="96666C9C">
      <w:start w:val="1"/>
      <w:numFmt w:val="lowerRoman"/>
      <w:lvlText w:val="%3."/>
      <w:lvlJc w:val="right"/>
      <w:pPr>
        <w:ind w:left="2160" w:hanging="180"/>
      </w:pPr>
    </w:lvl>
    <w:lvl w:ilvl="3" w:tplc="2D06BAF8">
      <w:start w:val="1"/>
      <w:numFmt w:val="decimal"/>
      <w:lvlText w:val="%4."/>
      <w:lvlJc w:val="left"/>
      <w:pPr>
        <w:ind w:left="2880" w:hanging="360"/>
      </w:pPr>
    </w:lvl>
    <w:lvl w:ilvl="4" w:tplc="333259C0">
      <w:start w:val="1"/>
      <w:numFmt w:val="lowerLetter"/>
      <w:lvlText w:val="%5."/>
      <w:lvlJc w:val="left"/>
      <w:pPr>
        <w:ind w:left="3600" w:hanging="360"/>
      </w:pPr>
    </w:lvl>
    <w:lvl w:ilvl="5" w:tplc="95962696">
      <w:start w:val="1"/>
      <w:numFmt w:val="lowerRoman"/>
      <w:lvlText w:val="%6."/>
      <w:lvlJc w:val="right"/>
      <w:pPr>
        <w:ind w:left="4320" w:hanging="180"/>
      </w:pPr>
    </w:lvl>
    <w:lvl w:ilvl="6" w:tplc="9CD2C9FE">
      <w:start w:val="1"/>
      <w:numFmt w:val="decimal"/>
      <w:lvlText w:val="%7."/>
      <w:lvlJc w:val="left"/>
      <w:pPr>
        <w:ind w:left="5040" w:hanging="360"/>
      </w:pPr>
    </w:lvl>
    <w:lvl w:ilvl="7" w:tplc="9646A184">
      <w:start w:val="1"/>
      <w:numFmt w:val="lowerLetter"/>
      <w:lvlText w:val="%8."/>
      <w:lvlJc w:val="left"/>
      <w:pPr>
        <w:ind w:left="5760" w:hanging="360"/>
      </w:pPr>
    </w:lvl>
    <w:lvl w:ilvl="8" w:tplc="EC52C3E6">
      <w:start w:val="1"/>
      <w:numFmt w:val="lowerRoman"/>
      <w:lvlText w:val="%9."/>
      <w:lvlJc w:val="right"/>
      <w:pPr>
        <w:ind w:left="6480" w:hanging="180"/>
      </w:pPr>
    </w:lvl>
  </w:abstractNum>
  <w:abstractNum w:abstractNumId="25" w15:restartNumberingAfterBreak="0">
    <w:nsid w:val="62163BD3"/>
    <w:multiLevelType w:val="hybridMultilevel"/>
    <w:tmpl w:val="A6D6024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66DF4238"/>
    <w:multiLevelType w:val="hybridMultilevel"/>
    <w:tmpl w:val="47F042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1E06A8E"/>
    <w:multiLevelType w:val="hybridMultilevel"/>
    <w:tmpl w:val="47B42E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B45EEE"/>
    <w:multiLevelType w:val="hybridMultilevel"/>
    <w:tmpl w:val="4DEA69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9D405F"/>
    <w:multiLevelType w:val="hybridMultilevel"/>
    <w:tmpl w:val="7B0E66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CC726AB"/>
    <w:multiLevelType w:val="hybridMultilevel"/>
    <w:tmpl w:val="74C2D9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845439">
    <w:abstractNumId w:val="22"/>
  </w:num>
  <w:num w:numId="2" w16cid:durableId="469635656">
    <w:abstractNumId w:val="24"/>
  </w:num>
  <w:num w:numId="3" w16cid:durableId="331838133">
    <w:abstractNumId w:val="5"/>
  </w:num>
  <w:num w:numId="4" w16cid:durableId="1527715015">
    <w:abstractNumId w:val="3"/>
  </w:num>
  <w:num w:numId="5" w16cid:durableId="356665407">
    <w:abstractNumId w:val="2"/>
  </w:num>
  <w:num w:numId="6" w16cid:durableId="862590848">
    <w:abstractNumId w:val="4"/>
  </w:num>
  <w:num w:numId="7" w16cid:durableId="385448298">
    <w:abstractNumId w:val="1"/>
  </w:num>
  <w:num w:numId="8" w16cid:durableId="1652248907">
    <w:abstractNumId w:val="0"/>
  </w:num>
  <w:num w:numId="9" w16cid:durableId="151871926">
    <w:abstractNumId w:val="17"/>
  </w:num>
  <w:num w:numId="10" w16cid:durableId="1276718825">
    <w:abstractNumId w:val="26"/>
  </w:num>
  <w:num w:numId="11" w16cid:durableId="1922368319">
    <w:abstractNumId w:val="15"/>
  </w:num>
  <w:num w:numId="12" w16cid:durableId="1781949097">
    <w:abstractNumId w:val="16"/>
  </w:num>
  <w:num w:numId="13" w16cid:durableId="1860267217">
    <w:abstractNumId w:val="11"/>
  </w:num>
  <w:num w:numId="14" w16cid:durableId="28914480">
    <w:abstractNumId w:val="6"/>
  </w:num>
  <w:num w:numId="15" w16cid:durableId="468741693">
    <w:abstractNumId w:val="23"/>
  </w:num>
  <w:num w:numId="16" w16cid:durableId="1333489949">
    <w:abstractNumId w:val="13"/>
  </w:num>
  <w:num w:numId="17" w16cid:durableId="146868368">
    <w:abstractNumId w:val="19"/>
  </w:num>
  <w:num w:numId="18" w16cid:durableId="427237308">
    <w:abstractNumId w:val="10"/>
  </w:num>
  <w:num w:numId="19" w16cid:durableId="1023554395">
    <w:abstractNumId w:val="28"/>
  </w:num>
  <w:num w:numId="20" w16cid:durableId="479541474">
    <w:abstractNumId w:val="30"/>
  </w:num>
  <w:num w:numId="21" w16cid:durableId="739526954">
    <w:abstractNumId w:val="9"/>
  </w:num>
  <w:num w:numId="22" w16cid:durableId="348021556">
    <w:abstractNumId w:val="8"/>
  </w:num>
  <w:num w:numId="23" w16cid:durableId="1760326742">
    <w:abstractNumId w:val="25"/>
  </w:num>
  <w:num w:numId="24" w16cid:durableId="167252607">
    <w:abstractNumId w:val="14"/>
  </w:num>
  <w:num w:numId="25" w16cid:durableId="757019756">
    <w:abstractNumId w:val="20"/>
  </w:num>
  <w:num w:numId="26" w16cid:durableId="1550146458">
    <w:abstractNumId w:val="29"/>
  </w:num>
  <w:num w:numId="27" w16cid:durableId="874201131">
    <w:abstractNumId w:val="27"/>
  </w:num>
  <w:num w:numId="28" w16cid:durableId="492796934">
    <w:abstractNumId w:val="21"/>
  </w:num>
  <w:num w:numId="29" w16cid:durableId="2142769087">
    <w:abstractNumId w:val="18"/>
  </w:num>
  <w:num w:numId="30" w16cid:durableId="625434666">
    <w:abstractNumId w:val="7"/>
  </w:num>
  <w:num w:numId="31" w16cid:durableId="1949004400">
    <w:abstractNumId w:val="12"/>
  </w:num>
  <w:numIdMacAtCleanup w:val="27"/>
</w:numbering>
</file>

<file path=word/people.xml><?xml version="1.0" encoding="utf-8"?>
<w15:people xmlns:mc="http://schemas.openxmlformats.org/markup-compatibility/2006" xmlns:w15="http://schemas.microsoft.com/office/word/2012/wordml" mc:Ignorable="w15">
  <w15:person w15:author="Copy Editor">
    <w15:presenceInfo w15:providerId="None" w15:userId="Copy Editor"/>
  </w15:person>
  <w15:person w15:author="Brittany Phillips">
    <w15:presenceInfo w15:providerId="AD" w15:userId="S::brittanyp@hkusa.com::e5f5a57d-4386-4ed9-86b4-edbe8c474edb"/>
  </w15:person>
  <w15:person w15:author="Claire Copa">
    <w15:presenceInfo w15:providerId="AD" w15:userId="S::clairec@hkusa.com::2ab16b6c-6ed8-415c-83b9-f054f5a63012"/>
  </w15:person>
  <w15:person w15:author="Claire Copa">
    <w15:presenceInfo w15:providerId="AD" w15:userId="S::clairec@hkusa.com::2ab16b6c-6ed8-415c-83b9-f054f5a63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4D"/>
    <w:rsid w:val="0000661D"/>
    <w:rsid w:val="00024EC4"/>
    <w:rsid w:val="00027845"/>
    <w:rsid w:val="00034616"/>
    <w:rsid w:val="0006063C"/>
    <w:rsid w:val="00086020"/>
    <w:rsid w:val="00096E17"/>
    <w:rsid w:val="000D62BE"/>
    <w:rsid w:val="000E1EED"/>
    <w:rsid w:val="00114E8B"/>
    <w:rsid w:val="00125928"/>
    <w:rsid w:val="001407BF"/>
    <w:rsid w:val="0015074B"/>
    <w:rsid w:val="0015767E"/>
    <w:rsid w:val="001715E0"/>
    <w:rsid w:val="00195802"/>
    <w:rsid w:val="0019AA20"/>
    <w:rsid w:val="001A6DC5"/>
    <w:rsid w:val="001B4BB0"/>
    <w:rsid w:val="001B6338"/>
    <w:rsid w:val="001F6D72"/>
    <w:rsid w:val="00204E57"/>
    <w:rsid w:val="00205FC7"/>
    <w:rsid w:val="0022630D"/>
    <w:rsid w:val="00234CD1"/>
    <w:rsid w:val="00250FBA"/>
    <w:rsid w:val="0025541A"/>
    <w:rsid w:val="00263783"/>
    <w:rsid w:val="002646AD"/>
    <w:rsid w:val="00287CDB"/>
    <w:rsid w:val="0029045D"/>
    <w:rsid w:val="002943DD"/>
    <w:rsid w:val="00295F5B"/>
    <w:rsid w:val="0029639D"/>
    <w:rsid w:val="002A10F6"/>
    <w:rsid w:val="002A428C"/>
    <w:rsid w:val="002B3E91"/>
    <w:rsid w:val="002F1AB9"/>
    <w:rsid w:val="002F52AA"/>
    <w:rsid w:val="00305D41"/>
    <w:rsid w:val="00316BEB"/>
    <w:rsid w:val="00326F90"/>
    <w:rsid w:val="003552C9"/>
    <w:rsid w:val="00372B15"/>
    <w:rsid w:val="00377A92"/>
    <w:rsid w:val="00383175"/>
    <w:rsid w:val="00396DB4"/>
    <w:rsid w:val="00397097"/>
    <w:rsid w:val="003B2FC4"/>
    <w:rsid w:val="003D23AE"/>
    <w:rsid w:val="003D2A9B"/>
    <w:rsid w:val="003E5162"/>
    <w:rsid w:val="004203F6"/>
    <w:rsid w:val="00423401"/>
    <w:rsid w:val="00430FF0"/>
    <w:rsid w:val="0044561D"/>
    <w:rsid w:val="004467AA"/>
    <w:rsid w:val="00447312"/>
    <w:rsid w:val="00454339"/>
    <w:rsid w:val="00467614"/>
    <w:rsid w:val="004A1398"/>
    <w:rsid w:val="004C0059"/>
    <w:rsid w:val="004C25E2"/>
    <w:rsid w:val="004D1B52"/>
    <w:rsid w:val="004E2DCC"/>
    <w:rsid w:val="004E602E"/>
    <w:rsid w:val="004F3E9B"/>
    <w:rsid w:val="005061FE"/>
    <w:rsid w:val="00510C2D"/>
    <w:rsid w:val="00512F53"/>
    <w:rsid w:val="0051695F"/>
    <w:rsid w:val="005179F0"/>
    <w:rsid w:val="005369AF"/>
    <w:rsid w:val="00567E04"/>
    <w:rsid w:val="005802CD"/>
    <w:rsid w:val="00591284"/>
    <w:rsid w:val="00591B68"/>
    <w:rsid w:val="0059262E"/>
    <w:rsid w:val="00596705"/>
    <w:rsid w:val="005A1BB0"/>
    <w:rsid w:val="005A1E39"/>
    <w:rsid w:val="005C3000"/>
    <w:rsid w:val="005C48E6"/>
    <w:rsid w:val="005D3088"/>
    <w:rsid w:val="005D3FFC"/>
    <w:rsid w:val="005D72F4"/>
    <w:rsid w:val="005E1989"/>
    <w:rsid w:val="005E6C2E"/>
    <w:rsid w:val="005F16CE"/>
    <w:rsid w:val="005F2748"/>
    <w:rsid w:val="00606E08"/>
    <w:rsid w:val="00612A96"/>
    <w:rsid w:val="006212FA"/>
    <w:rsid w:val="00623BF3"/>
    <w:rsid w:val="00641B18"/>
    <w:rsid w:val="00656313"/>
    <w:rsid w:val="00664EA1"/>
    <w:rsid w:val="00677F71"/>
    <w:rsid w:val="00682EA2"/>
    <w:rsid w:val="00693CD7"/>
    <w:rsid w:val="006A21EE"/>
    <w:rsid w:val="006A6210"/>
    <w:rsid w:val="006B2976"/>
    <w:rsid w:val="006C2BE2"/>
    <w:rsid w:val="006C3A98"/>
    <w:rsid w:val="006D2261"/>
    <w:rsid w:val="006F4877"/>
    <w:rsid w:val="007152B3"/>
    <w:rsid w:val="0075249E"/>
    <w:rsid w:val="00771596"/>
    <w:rsid w:val="007741AB"/>
    <w:rsid w:val="007756A4"/>
    <w:rsid w:val="007B1AC3"/>
    <w:rsid w:val="007CA0F8"/>
    <w:rsid w:val="007D37C7"/>
    <w:rsid w:val="0081578F"/>
    <w:rsid w:val="008158F7"/>
    <w:rsid w:val="00817201"/>
    <w:rsid w:val="008471FC"/>
    <w:rsid w:val="008472E2"/>
    <w:rsid w:val="008510CC"/>
    <w:rsid w:val="00866C20"/>
    <w:rsid w:val="00882D83"/>
    <w:rsid w:val="0088314F"/>
    <w:rsid w:val="00883CCA"/>
    <w:rsid w:val="008A39CD"/>
    <w:rsid w:val="008B3CAB"/>
    <w:rsid w:val="008C33B3"/>
    <w:rsid w:val="008F6FE3"/>
    <w:rsid w:val="00902757"/>
    <w:rsid w:val="009338A9"/>
    <w:rsid w:val="00935DE1"/>
    <w:rsid w:val="00956529"/>
    <w:rsid w:val="00966011"/>
    <w:rsid w:val="00976063"/>
    <w:rsid w:val="0098075A"/>
    <w:rsid w:val="009A2963"/>
    <w:rsid w:val="009A4EA9"/>
    <w:rsid w:val="009D1ECC"/>
    <w:rsid w:val="009D2D1F"/>
    <w:rsid w:val="009F3EB9"/>
    <w:rsid w:val="009F4497"/>
    <w:rsid w:val="00A00C8D"/>
    <w:rsid w:val="00A01E84"/>
    <w:rsid w:val="00A11F51"/>
    <w:rsid w:val="00A169D9"/>
    <w:rsid w:val="00A2741A"/>
    <w:rsid w:val="00A430C2"/>
    <w:rsid w:val="00A45755"/>
    <w:rsid w:val="00A45779"/>
    <w:rsid w:val="00A67D9C"/>
    <w:rsid w:val="00A70607"/>
    <w:rsid w:val="00A86CB3"/>
    <w:rsid w:val="00A9263D"/>
    <w:rsid w:val="00AA1D8D"/>
    <w:rsid w:val="00AD0A2C"/>
    <w:rsid w:val="00AD0E47"/>
    <w:rsid w:val="00AD6835"/>
    <w:rsid w:val="00AE7FCC"/>
    <w:rsid w:val="00AF2546"/>
    <w:rsid w:val="00B0554C"/>
    <w:rsid w:val="00B12BF3"/>
    <w:rsid w:val="00B17B20"/>
    <w:rsid w:val="00B22820"/>
    <w:rsid w:val="00B47730"/>
    <w:rsid w:val="00B644A7"/>
    <w:rsid w:val="00B7202D"/>
    <w:rsid w:val="00B80447"/>
    <w:rsid w:val="00BA36AF"/>
    <w:rsid w:val="00BB6B69"/>
    <w:rsid w:val="00BD21B1"/>
    <w:rsid w:val="00BF4802"/>
    <w:rsid w:val="00C11741"/>
    <w:rsid w:val="00C15D18"/>
    <w:rsid w:val="00C171EA"/>
    <w:rsid w:val="00C209A4"/>
    <w:rsid w:val="00C25AB0"/>
    <w:rsid w:val="00C37011"/>
    <w:rsid w:val="00C378A9"/>
    <w:rsid w:val="00C4140C"/>
    <w:rsid w:val="00C45A82"/>
    <w:rsid w:val="00C53C02"/>
    <w:rsid w:val="00C65494"/>
    <w:rsid w:val="00C732CB"/>
    <w:rsid w:val="00CA5867"/>
    <w:rsid w:val="00CA6737"/>
    <w:rsid w:val="00CB0664"/>
    <w:rsid w:val="00CB7070"/>
    <w:rsid w:val="00CC25A6"/>
    <w:rsid w:val="00CC6771"/>
    <w:rsid w:val="00CD770D"/>
    <w:rsid w:val="00CF05E7"/>
    <w:rsid w:val="00CF4DCD"/>
    <w:rsid w:val="00D028F6"/>
    <w:rsid w:val="00D114BB"/>
    <w:rsid w:val="00D155D2"/>
    <w:rsid w:val="00D3474E"/>
    <w:rsid w:val="00D34E00"/>
    <w:rsid w:val="00D44784"/>
    <w:rsid w:val="00D63770"/>
    <w:rsid w:val="00D64A25"/>
    <w:rsid w:val="00D66DAC"/>
    <w:rsid w:val="00D821EE"/>
    <w:rsid w:val="00D846CE"/>
    <w:rsid w:val="00D9574D"/>
    <w:rsid w:val="00DB14FA"/>
    <w:rsid w:val="00DB60D8"/>
    <w:rsid w:val="00DC3328"/>
    <w:rsid w:val="00DC5E3A"/>
    <w:rsid w:val="00DD2637"/>
    <w:rsid w:val="00DD3248"/>
    <w:rsid w:val="00DD6A6E"/>
    <w:rsid w:val="00DD6EBD"/>
    <w:rsid w:val="00DE030F"/>
    <w:rsid w:val="00DE0559"/>
    <w:rsid w:val="00DE674C"/>
    <w:rsid w:val="00E11540"/>
    <w:rsid w:val="00E124FB"/>
    <w:rsid w:val="00E27DF3"/>
    <w:rsid w:val="00E42A1D"/>
    <w:rsid w:val="00E51406"/>
    <w:rsid w:val="00E56279"/>
    <w:rsid w:val="00E923E2"/>
    <w:rsid w:val="00EA3AA4"/>
    <w:rsid w:val="00EA8EC2"/>
    <w:rsid w:val="00EB0DA2"/>
    <w:rsid w:val="00EC6C09"/>
    <w:rsid w:val="00ED04D7"/>
    <w:rsid w:val="00ED1D03"/>
    <w:rsid w:val="00EE4D0D"/>
    <w:rsid w:val="00EF3B78"/>
    <w:rsid w:val="00F1091C"/>
    <w:rsid w:val="00F141D2"/>
    <w:rsid w:val="00F14CFA"/>
    <w:rsid w:val="00F37C01"/>
    <w:rsid w:val="00F50D4E"/>
    <w:rsid w:val="00F53A03"/>
    <w:rsid w:val="00F62D46"/>
    <w:rsid w:val="00F71B15"/>
    <w:rsid w:val="00F91750"/>
    <w:rsid w:val="00FB3FCF"/>
    <w:rsid w:val="00FC693F"/>
    <w:rsid w:val="00FC6FC1"/>
    <w:rsid w:val="01D0A5B0"/>
    <w:rsid w:val="023D83C7"/>
    <w:rsid w:val="02B8390A"/>
    <w:rsid w:val="02C0F829"/>
    <w:rsid w:val="02DF99A6"/>
    <w:rsid w:val="031DD2F2"/>
    <w:rsid w:val="0328F5ED"/>
    <w:rsid w:val="03335324"/>
    <w:rsid w:val="036CB20C"/>
    <w:rsid w:val="037DAC52"/>
    <w:rsid w:val="046103E7"/>
    <w:rsid w:val="04ADFC0D"/>
    <w:rsid w:val="04E839EA"/>
    <w:rsid w:val="05244B1D"/>
    <w:rsid w:val="056D821A"/>
    <w:rsid w:val="057F3D67"/>
    <w:rsid w:val="059887FC"/>
    <w:rsid w:val="05A13621"/>
    <w:rsid w:val="062E1475"/>
    <w:rsid w:val="069D93CD"/>
    <w:rsid w:val="06A5660E"/>
    <w:rsid w:val="06B8C1D6"/>
    <w:rsid w:val="06EFF6A4"/>
    <w:rsid w:val="06F91BC5"/>
    <w:rsid w:val="072875AC"/>
    <w:rsid w:val="07D89BFA"/>
    <w:rsid w:val="07DD7D64"/>
    <w:rsid w:val="07E289C8"/>
    <w:rsid w:val="07EF1EF4"/>
    <w:rsid w:val="0815160F"/>
    <w:rsid w:val="081600D9"/>
    <w:rsid w:val="0836AB3D"/>
    <w:rsid w:val="0869944E"/>
    <w:rsid w:val="08B47FC0"/>
    <w:rsid w:val="08BA5FA3"/>
    <w:rsid w:val="0941AA0B"/>
    <w:rsid w:val="0952D820"/>
    <w:rsid w:val="095540FA"/>
    <w:rsid w:val="097782F4"/>
    <w:rsid w:val="09AA2552"/>
    <w:rsid w:val="09E1DDCF"/>
    <w:rsid w:val="0A194D21"/>
    <w:rsid w:val="0A5F2726"/>
    <w:rsid w:val="0AD5D06F"/>
    <w:rsid w:val="0ADDC881"/>
    <w:rsid w:val="0B06E773"/>
    <w:rsid w:val="0B4068C1"/>
    <w:rsid w:val="0BAABE6B"/>
    <w:rsid w:val="0BACDE43"/>
    <w:rsid w:val="0C1414B0"/>
    <w:rsid w:val="0C4574DD"/>
    <w:rsid w:val="0C64F032"/>
    <w:rsid w:val="0D16045D"/>
    <w:rsid w:val="0DABD30F"/>
    <w:rsid w:val="0E00D50A"/>
    <w:rsid w:val="0E1D901F"/>
    <w:rsid w:val="0E283B86"/>
    <w:rsid w:val="0E8FC5AF"/>
    <w:rsid w:val="0E916593"/>
    <w:rsid w:val="0F9D29B9"/>
    <w:rsid w:val="0FF44692"/>
    <w:rsid w:val="101D475F"/>
    <w:rsid w:val="10A72663"/>
    <w:rsid w:val="10D868C3"/>
    <w:rsid w:val="110A3F4D"/>
    <w:rsid w:val="114F489A"/>
    <w:rsid w:val="11A3C4A1"/>
    <w:rsid w:val="12072050"/>
    <w:rsid w:val="1274679A"/>
    <w:rsid w:val="1315787E"/>
    <w:rsid w:val="132D3ED0"/>
    <w:rsid w:val="1333EF47"/>
    <w:rsid w:val="138278CF"/>
    <w:rsid w:val="13E02DD5"/>
    <w:rsid w:val="142A57FA"/>
    <w:rsid w:val="1467C83F"/>
    <w:rsid w:val="146BC980"/>
    <w:rsid w:val="148B4530"/>
    <w:rsid w:val="14AEB93A"/>
    <w:rsid w:val="14B75D2B"/>
    <w:rsid w:val="14CF199C"/>
    <w:rsid w:val="1527DC79"/>
    <w:rsid w:val="16188C55"/>
    <w:rsid w:val="161C1B67"/>
    <w:rsid w:val="162D675A"/>
    <w:rsid w:val="163E6FAF"/>
    <w:rsid w:val="16786AB7"/>
    <w:rsid w:val="16BB5357"/>
    <w:rsid w:val="176AEFA4"/>
    <w:rsid w:val="17F90F54"/>
    <w:rsid w:val="181C42E2"/>
    <w:rsid w:val="182B325A"/>
    <w:rsid w:val="18C2FA49"/>
    <w:rsid w:val="18D5B248"/>
    <w:rsid w:val="19450C4A"/>
    <w:rsid w:val="1954C4ED"/>
    <w:rsid w:val="1ADFADA9"/>
    <w:rsid w:val="1BB94B06"/>
    <w:rsid w:val="1BC6C167"/>
    <w:rsid w:val="1C43DF28"/>
    <w:rsid w:val="1C4B8B21"/>
    <w:rsid w:val="1C88037E"/>
    <w:rsid w:val="1CA5A8C1"/>
    <w:rsid w:val="1D1439C2"/>
    <w:rsid w:val="1E052B7A"/>
    <w:rsid w:val="1E080F1C"/>
    <w:rsid w:val="1E103395"/>
    <w:rsid w:val="1E4B3F12"/>
    <w:rsid w:val="1EDA6925"/>
    <w:rsid w:val="1EE3D1CA"/>
    <w:rsid w:val="1EFE5CE9"/>
    <w:rsid w:val="1FB96786"/>
    <w:rsid w:val="2016CF16"/>
    <w:rsid w:val="20230614"/>
    <w:rsid w:val="205CD8B4"/>
    <w:rsid w:val="2065DABD"/>
    <w:rsid w:val="206D2B41"/>
    <w:rsid w:val="209F6272"/>
    <w:rsid w:val="20AAFD14"/>
    <w:rsid w:val="215DFCE7"/>
    <w:rsid w:val="2198CF28"/>
    <w:rsid w:val="21AD38C4"/>
    <w:rsid w:val="21DD14F6"/>
    <w:rsid w:val="222224E4"/>
    <w:rsid w:val="225110FE"/>
    <w:rsid w:val="229EB687"/>
    <w:rsid w:val="232566D8"/>
    <w:rsid w:val="238D9472"/>
    <w:rsid w:val="249F14BD"/>
    <w:rsid w:val="24A50BB0"/>
    <w:rsid w:val="256E2DEF"/>
    <w:rsid w:val="2596677A"/>
    <w:rsid w:val="259A0E06"/>
    <w:rsid w:val="259D6DEE"/>
    <w:rsid w:val="25B3C7A8"/>
    <w:rsid w:val="25E169F9"/>
    <w:rsid w:val="25EE75CC"/>
    <w:rsid w:val="26016C21"/>
    <w:rsid w:val="260D87D0"/>
    <w:rsid w:val="269D43CA"/>
    <w:rsid w:val="26E203CC"/>
    <w:rsid w:val="274B92E3"/>
    <w:rsid w:val="27C64910"/>
    <w:rsid w:val="27CF12CE"/>
    <w:rsid w:val="27E2539F"/>
    <w:rsid w:val="2803546D"/>
    <w:rsid w:val="28221EF0"/>
    <w:rsid w:val="28A1EAB5"/>
    <w:rsid w:val="28CCFA60"/>
    <w:rsid w:val="28DE7C11"/>
    <w:rsid w:val="290C507B"/>
    <w:rsid w:val="29A4DBBA"/>
    <w:rsid w:val="29B6B591"/>
    <w:rsid w:val="29D13BCE"/>
    <w:rsid w:val="29EB409F"/>
    <w:rsid w:val="2A66418B"/>
    <w:rsid w:val="2A69DFA8"/>
    <w:rsid w:val="2AEAF511"/>
    <w:rsid w:val="2B06F66F"/>
    <w:rsid w:val="2B178CDB"/>
    <w:rsid w:val="2B344127"/>
    <w:rsid w:val="2B450143"/>
    <w:rsid w:val="2B50DD03"/>
    <w:rsid w:val="2BBE12B9"/>
    <w:rsid w:val="2BD8E38F"/>
    <w:rsid w:val="2BEBF116"/>
    <w:rsid w:val="2C11C527"/>
    <w:rsid w:val="2C14D263"/>
    <w:rsid w:val="2C3143A0"/>
    <w:rsid w:val="2C4D7952"/>
    <w:rsid w:val="2C8D2ACF"/>
    <w:rsid w:val="2CCCA828"/>
    <w:rsid w:val="2D09238C"/>
    <w:rsid w:val="2D19CDD0"/>
    <w:rsid w:val="2D343DE4"/>
    <w:rsid w:val="2DE58E15"/>
    <w:rsid w:val="2DE6678A"/>
    <w:rsid w:val="2E1F77FC"/>
    <w:rsid w:val="2E5DE384"/>
    <w:rsid w:val="2E7C5233"/>
    <w:rsid w:val="2EC9899F"/>
    <w:rsid w:val="2EFFA599"/>
    <w:rsid w:val="2F36CF3D"/>
    <w:rsid w:val="30584407"/>
    <w:rsid w:val="308885A6"/>
    <w:rsid w:val="30A6B3DD"/>
    <w:rsid w:val="30DA3447"/>
    <w:rsid w:val="3133B82A"/>
    <w:rsid w:val="315A07BA"/>
    <w:rsid w:val="316BA634"/>
    <w:rsid w:val="3182D71A"/>
    <w:rsid w:val="323158F3"/>
    <w:rsid w:val="324141E2"/>
    <w:rsid w:val="3294B643"/>
    <w:rsid w:val="33EC9D97"/>
    <w:rsid w:val="3415F3AE"/>
    <w:rsid w:val="341F968E"/>
    <w:rsid w:val="34603008"/>
    <w:rsid w:val="34B94A2D"/>
    <w:rsid w:val="34C84F4C"/>
    <w:rsid w:val="34EB40A6"/>
    <w:rsid w:val="34ED3A46"/>
    <w:rsid w:val="35266DD8"/>
    <w:rsid w:val="3557064C"/>
    <w:rsid w:val="355FFC40"/>
    <w:rsid w:val="35DE39E4"/>
    <w:rsid w:val="37659B35"/>
    <w:rsid w:val="376DCA1C"/>
    <w:rsid w:val="38123104"/>
    <w:rsid w:val="385AD2EA"/>
    <w:rsid w:val="38BDE556"/>
    <w:rsid w:val="3991747F"/>
    <w:rsid w:val="3A64F892"/>
    <w:rsid w:val="3A9876B0"/>
    <w:rsid w:val="3AEBFDF1"/>
    <w:rsid w:val="3B47729A"/>
    <w:rsid w:val="3B68306C"/>
    <w:rsid w:val="3B8DCA03"/>
    <w:rsid w:val="3BC1E035"/>
    <w:rsid w:val="3C1800E6"/>
    <w:rsid w:val="3D028AF6"/>
    <w:rsid w:val="3D143E56"/>
    <w:rsid w:val="3D50D63A"/>
    <w:rsid w:val="3D532FF1"/>
    <w:rsid w:val="3D6BD6B5"/>
    <w:rsid w:val="3DEC80D1"/>
    <w:rsid w:val="3EC74E71"/>
    <w:rsid w:val="3F06C567"/>
    <w:rsid w:val="3F3E91D2"/>
    <w:rsid w:val="3F763404"/>
    <w:rsid w:val="3F7E0DC0"/>
    <w:rsid w:val="3FD5EC9E"/>
    <w:rsid w:val="3FEC2D5B"/>
    <w:rsid w:val="3FFE712C"/>
    <w:rsid w:val="40135316"/>
    <w:rsid w:val="4024CCE7"/>
    <w:rsid w:val="408755B3"/>
    <w:rsid w:val="40BCCB00"/>
    <w:rsid w:val="40C39274"/>
    <w:rsid w:val="40DC1230"/>
    <w:rsid w:val="40F24A46"/>
    <w:rsid w:val="412CA1F4"/>
    <w:rsid w:val="41633EDC"/>
    <w:rsid w:val="41A93831"/>
    <w:rsid w:val="41C1385F"/>
    <w:rsid w:val="4210254F"/>
    <w:rsid w:val="4264FD1A"/>
    <w:rsid w:val="42BFE9D9"/>
    <w:rsid w:val="42F9E26C"/>
    <w:rsid w:val="4369C918"/>
    <w:rsid w:val="43C6E65B"/>
    <w:rsid w:val="43E23FC7"/>
    <w:rsid w:val="440F5EE4"/>
    <w:rsid w:val="44F4F8A7"/>
    <w:rsid w:val="45069FCB"/>
    <w:rsid w:val="45070740"/>
    <w:rsid w:val="455F9728"/>
    <w:rsid w:val="45B18960"/>
    <w:rsid w:val="45BBBF4B"/>
    <w:rsid w:val="45D83F0D"/>
    <w:rsid w:val="4634DB1D"/>
    <w:rsid w:val="46771918"/>
    <w:rsid w:val="467B5F42"/>
    <w:rsid w:val="469CDEA1"/>
    <w:rsid w:val="46C110BD"/>
    <w:rsid w:val="471D7400"/>
    <w:rsid w:val="47539F7D"/>
    <w:rsid w:val="4771B702"/>
    <w:rsid w:val="4779DDE9"/>
    <w:rsid w:val="47DDEECB"/>
    <w:rsid w:val="48152814"/>
    <w:rsid w:val="483903A0"/>
    <w:rsid w:val="48C6DEA5"/>
    <w:rsid w:val="48CDA202"/>
    <w:rsid w:val="4992BA50"/>
    <w:rsid w:val="4A11F1CE"/>
    <w:rsid w:val="4A13D5E3"/>
    <w:rsid w:val="4A3290D0"/>
    <w:rsid w:val="4A71C20B"/>
    <w:rsid w:val="4B5EB6B1"/>
    <w:rsid w:val="4B8903B3"/>
    <w:rsid w:val="4BF9827D"/>
    <w:rsid w:val="4BFF0770"/>
    <w:rsid w:val="4C1F599D"/>
    <w:rsid w:val="4C245E33"/>
    <w:rsid w:val="4C2B48ED"/>
    <w:rsid w:val="4C3C9533"/>
    <w:rsid w:val="4C4AC8B3"/>
    <w:rsid w:val="4C90188C"/>
    <w:rsid w:val="4CB6A5DC"/>
    <w:rsid w:val="4CDC9355"/>
    <w:rsid w:val="4E265CF2"/>
    <w:rsid w:val="4E75AE92"/>
    <w:rsid w:val="4F9656DB"/>
    <w:rsid w:val="4FA239A9"/>
    <w:rsid w:val="4FA371A0"/>
    <w:rsid w:val="4FA4E643"/>
    <w:rsid w:val="4FAB777E"/>
    <w:rsid w:val="4FC0F908"/>
    <w:rsid w:val="5035775A"/>
    <w:rsid w:val="5093616F"/>
    <w:rsid w:val="50A4E57B"/>
    <w:rsid w:val="50D1F6A3"/>
    <w:rsid w:val="51488174"/>
    <w:rsid w:val="51611CCF"/>
    <w:rsid w:val="51855E99"/>
    <w:rsid w:val="51CEF3E1"/>
    <w:rsid w:val="5245BFF8"/>
    <w:rsid w:val="529A80CF"/>
    <w:rsid w:val="52D9B8B8"/>
    <w:rsid w:val="53039B8B"/>
    <w:rsid w:val="532FCF42"/>
    <w:rsid w:val="535BBAC9"/>
    <w:rsid w:val="53BDD99C"/>
    <w:rsid w:val="54105DDF"/>
    <w:rsid w:val="5451BBCE"/>
    <w:rsid w:val="54B80CE3"/>
    <w:rsid w:val="550A56DF"/>
    <w:rsid w:val="5513BF42"/>
    <w:rsid w:val="55550771"/>
    <w:rsid w:val="5555A058"/>
    <w:rsid w:val="5572B3A2"/>
    <w:rsid w:val="55D7C563"/>
    <w:rsid w:val="56032D80"/>
    <w:rsid w:val="564AA8F8"/>
    <w:rsid w:val="568FD86B"/>
    <w:rsid w:val="572CE2FB"/>
    <w:rsid w:val="576AEFB4"/>
    <w:rsid w:val="57ED2428"/>
    <w:rsid w:val="582C462C"/>
    <w:rsid w:val="584C5AD2"/>
    <w:rsid w:val="5875F2D5"/>
    <w:rsid w:val="58C17FC4"/>
    <w:rsid w:val="592EB522"/>
    <w:rsid w:val="594A90A3"/>
    <w:rsid w:val="5A751814"/>
    <w:rsid w:val="5A8A949C"/>
    <w:rsid w:val="5AC6CC68"/>
    <w:rsid w:val="5B08402D"/>
    <w:rsid w:val="5BBE4766"/>
    <w:rsid w:val="5BCA28CF"/>
    <w:rsid w:val="5BF96D98"/>
    <w:rsid w:val="5C123DEB"/>
    <w:rsid w:val="5C844042"/>
    <w:rsid w:val="5CA6546D"/>
    <w:rsid w:val="5CF139B5"/>
    <w:rsid w:val="5D4D8FB3"/>
    <w:rsid w:val="5D8D78A7"/>
    <w:rsid w:val="5DBA0F05"/>
    <w:rsid w:val="5DD29819"/>
    <w:rsid w:val="5E3A1321"/>
    <w:rsid w:val="5E91316B"/>
    <w:rsid w:val="5EA51CB7"/>
    <w:rsid w:val="5EF1A52A"/>
    <w:rsid w:val="5F0571E0"/>
    <w:rsid w:val="5F1457EA"/>
    <w:rsid w:val="5F3449F3"/>
    <w:rsid w:val="5F63C53E"/>
    <w:rsid w:val="5F6FFFDD"/>
    <w:rsid w:val="5FCBD617"/>
    <w:rsid w:val="5FCED1D5"/>
    <w:rsid w:val="6033B64C"/>
    <w:rsid w:val="60CC8207"/>
    <w:rsid w:val="60D66E2F"/>
    <w:rsid w:val="614D7D45"/>
    <w:rsid w:val="6165474C"/>
    <w:rsid w:val="617E52B4"/>
    <w:rsid w:val="619455E6"/>
    <w:rsid w:val="61A93E3D"/>
    <w:rsid w:val="621BC3A6"/>
    <w:rsid w:val="621DB618"/>
    <w:rsid w:val="624525B9"/>
    <w:rsid w:val="626144FC"/>
    <w:rsid w:val="6311E148"/>
    <w:rsid w:val="635065DD"/>
    <w:rsid w:val="63CEF893"/>
    <w:rsid w:val="64EBA3F6"/>
    <w:rsid w:val="64FBA411"/>
    <w:rsid w:val="652F3E8F"/>
    <w:rsid w:val="6536D140"/>
    <w:rsid w:val="65727410"/>
    <w:rsid w:val="65CC2C42"/>
    <w:rsid w:val="65E7BD35"/>
    <w:rsid w:val="662DCBCF"/>
    <w:rsid w:val="662F42CC"/>
    <w:rsid w:val="663E3453"/>
    <w:rsid w:val="66411118"/>
    <w:rsid w:val="6688D100"/>
    <w:rsid w:val="66CD83A9"/>
    <w:rsid w:val="66F9FBDA"/>
    <w:rsid w:val="671D4A95"/>
    <w:rsid w:val="678279E5"/>
    <w:rsid w:val="67FBA994"/>
    <w:rsid w:val="68234EC6"/>
    <w:rsid w:val="68366084"/>
    <w:rsid w:val="68403458"/>
    <w:rsid w:val="68572FD5"/>
    <w:rsid w:val="68B4E958"/>
    <w:rsid w:val="68BE4806"/>
    <w:rsid w:val="68D53D8A"/>
    <w:rsid w:val="695A8956"/>
    <w:rsid w:val="697AE38A"/>
    <w:rsid w:val="697CFE52"/>
    <w:rsid w:val="69C41D30"/>
    <w:rsid w:val="6A331FC0"/>
    <w:rsid w:val="6A59CEEE"/>
    <w:rsid w:val="6A6CBA8B"/>
    <w:rsid w:val="6AA5A4DB"/>
    <w:rsid w:val="6AC34C1E"/>
    <w:rsid w:val="6AE2630F"/>
    <w:rsid w:val="6B912F45"/>
    <w:rsid w:val="6BA4FC6E"/>
    <w:rsid w:val="6BFBECEB"/>
    <w:rsid w:val="6CB531A8"/>
    <w:rsid w:val="6CCF03DA"/>
    <w:rsid w:val="6CE525B5"/>
    <w:rsid w:val="6D38DBAC"/>
    <w:rsid w:val="6DA5EC53"/>
    <w:rsid w:val="6DDD5324"/>
    <w:rsid w:val="6E4449C1"/>
    <w:rsid w:val="6E9EC3D4"/>
    <w:rsid w:val="6EA60FB5"/>
    <w:rsid w:val="6F3ACD33"/>
    <w:rsid w:val="6F4689D3"/>
    <w:rsid w:val="708DA155"/>
    <w:rsid w:val="70ACBBD4"/>
    <w:rsid w:val="70E82F15"/>
    <w:rsid w:val="71AB3A3A"/>
    <w:rsid w:val="722628DE"/>
    <w:rsid w:val="72D05B7D"/>
    <w:rsid w:val="72E936EA"/>
    <w:rsid w:val="7354E728"/>
    <w:rsid w:val="7361696F"/>
    <w:rsid w:val="737DD45C"/>
    <w:rsid w:val="738265DE"/>
    <w:rsid w:val="739B8970"/>
    <w:rsid w:val="739DBF2B"/>
    <w:rsid w:val="74533350"/>
    <w:rsid w:val="74BEF2D4"/>
    <w:rsid w:val="74D73B94"/>
    <w:rsid w:val="758D7696"/>
    <w:rsid w:val="75AB72E3"/>
    <w:rsid w:val="75EABFBA"/>
    <w:rsid w:val="765A6097"/>
    <w:rsid w:val="767B9EAE"/>
    <w:rsid w:val="76C87305"/>
    <w:rsid w:val="76F1F85D"/>
    <w:rsid w:val="7836DFEE"/>
    <w:rsid w:val="78391FFB"/>
    <w:rsid w:val="789393EF"/>
    <w:rsid w:val="78BF9324"/>
    <w:rsid w:val="7954A088"/>
    <w:rsid w:val="79DE2B2D"/>
    <w:rsid w:val="7B07EBC7"/>
    <w:rsid w:val="7B0C8381"/>
    <w:rsid w:val="7B1DB089"/>
    <w:rsid w:val="7B52592C"/>
    <w:rsid w:val="7B68C4E1"/>
    <w:rsid w:val="7B8DACDB"/>
    <w:rsid w:val="7C0AC1BA"/>
    <w:rsid w:val="7C1165D7"/>
    <w:rsid w:val="7C36CF57"/>
    <w:rsid w:val="7C424BB8"/>
    <w:rsid w:val="7CE22E1F"/>
    <w:rsid w:val="7CE77525"/>
    <w:rsid w:val="7CEC140C"/>
    <w:rsid w:val="7D579C7F"/>
    <w:rsid w:val="7DC8C05F"/>
    <w:rsid w:val="7E426F64"/>
    <w:rsid w:val="7E6533F7"/>
    <w:rsid w:val="7E994FF5"/>
    <w:rsid w:val="7EA720B1"/>
    <w:rsid w:val="7F0192B1"/>
    <w:rsid w:val="7F496FD4"/>
    <w:rsid w:val="7F5B5596"/>
    <w:rsid w:val="7F9E0EB9"/>
    <w:rsid w:val="7FBC7D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0E097"/>
  <w14:defaultImageDpi w14:val="300"/>
  <w15:docId w15:val="{5DCFAA3D-CE1C-4DE0-A106-1B0EE22D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72E2"/>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02757"/>
    <w:rPr>
      <w:sz w:val="16"/>
      <w:szCs w:val="16"/>
    </w:rPr>
  </w:style>
  <w:style w:type="paragraph" w:styleId="CommentText">
    <w:name w:val="annotation text"/>
    <w:basedOn w:val="Normal"/>
    <w:link w:val="CommentTextChar"/>
    <w:uiPriority w:val="99"/>
    <w:unhideWhenUsed/>
    <w:rsid w:val="00902757"/>
    <w:rPr>
      <w:sz w:val="20"/>
      <w:szCs w:val="20"/>
    </w:rPr>
  </w:style>
  <w:style w:type="character" w:styleId="CommentTextChar" w:customStyle="1">
    <w:name w:val="Comment Text Char"/>
    <w:basedOn w:val="DefaultParagraphFont"/>
    <w:link w:val="CommentText"/>
    <w:uiPriority w:val="99"/>
    <w:rsid w:val="00902757"/>
    <w:rPr>
      <w:sz w:val="20"/>
      <w:szCs w:val="20"/>
    </w:rPr>
  </w:style>
  <w:style w:type="paragraph" w:styleId="CommentSubject">
    <w:name w:val="annotation subject"/>
    <w:basedOn w:val="CommentText"/>
    <w:next w:val="CommentText"/>
    <w:link w:val="CommentSubjectChar"/>
    <w:uiPriority w:val="99"/>
    <w:semiHidden/>
    <w:unhideWhenUsed/>
    <w:rsid w:val="00902757"/>
    <w:rPr>
      <w:b/>
      <w:bCs/>
    </w:rPr>
  </w:style>
  <w:style w:type="character" w:styleId="CommentSubjectChar" w:customStyle="1">
    <w:name w:val="Comment Subject Char"/>
    <w:basedOn w:val="CommentTextChar"/>
    <w:link w:val="CommentSubject"/>
    <w:uiPriority w:val="99"/>
    <w:semiHidden/>
    <w:rsid w:val="00902757"/>
    <w:rPr>
      <w:b/>
      <w:bCs/>
      <w:sz w:val="20"/>
      <w:szCs w:val="20"/>
    </w:rPr>
  </w:style>
  <w:style w:type="paragraph" w:styleId="Revision">
    <w:name w:val="Revision"/>
    <w:hidden/>
    <w:uiPriority w:val="99"/>
    <w:semiHidden/>
    <w:rsid w:val="004E602E"/>
    <w:pPr>
      <w:spacing w:after="0"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png" Id="rId1515092646" /><Relationship Type="http://schemas.openxmlformats.org/officeDocument/2006/relationships/image" Target="/media/image2.png" Id="rId855206549" /><Relationship Type="http://schemas.openxmlformats.org/officeDocument/2006/relationships/image" Target="/media/image3.png" Id="rId605464961" /><Relationship Type="http://schemas.openxmlformats.org/officeDocument/2006/relationships/image" Target="/media/image4.png" Id="rId1270242322" /><Relationship Type="http://schemas.openxmlformats.org/officeDocument/2006/relationships/image" Target="/media/image5.png" Id="rId2100710661" /><Relationship Type="http://schemas.openxmlformats.org/officeDocument/2006/relationships/image" Target="/media/image6.png" Id="rId2062417350" /><Relationship Type="http://schemas.openxmlformats.org/officeDocument/2006/relationships/image" Target="/media/image7.png" Id="rId285066527" /><Relationship Type="http://schemas.openxmlformats.org/officeDocument/2006/relationships/image" Target="/media/image8.png" Id="rId1854345704" /><Relationship Type="http://schemas.openxmlformats.org/officeDocument/2006/relationships/image" Target="/media/image9.png" Id="rId979024711" /><Relationship Type="http://schemas.openxmlformats.org/officeDocument/2006/relationships/image" Target="/media/imagea.png" Id="rId915784055" /><Relationship Type="http://schemas.openxmlformats.org/officeDocument/2006/relationships/image" Target="/media/imageb.png" Id="rId1675205035" /><Relationship Type="http://schemas.openxmlformats.org/officeDocument/2006/relationships/image" Target="/media/imagec.png" Id="rId453233739" /><Relationship Type="http://schemas.openxmlformats.org/officeDocument/2006/relationships/image" Target="/media/imaged.png" Id="rId955231658" /><Relationship Type="http://schemas.openxmlformats.org/officeDocument/2006/relationships/image" Target="/media/imagee.png" Id="rId1912148886" /><Relationship Type="http://schemas.openxmlformats.org/officeDocument/2006/relationships/image" Target="/media/imagef.png" Id="rId1064916619" /><Relationship Type="http://schemas.openxmlformats.org/officeDocument/2006/relationships/image" Target="/media/image10.png" Id="rId81582020" /><Relationship Type="http://schemas.openxmlformats.org/officeDocument/2006/relationships/image" Target="/media/image11.png" Id="rId681377361" /><Relationship Type="http://schemas.openxmlformats.org/officeDocument/2006/relationships/image" Target="/media/image12.png" Id="rId1403616085" /><Relationship Type="http://schemas.openxmlformats.org/officeDocument/2006/relationships/image" Target="/media/image13.png" Id="rId640877995" /><Relationship Type="http://schemas.openxmlformats.org/officeDocument/2006/relationships/image" Target="/media/image14.png" Id="rId1602130759" /><Relationship Type="http://schemas.openxmlformats.org/officeDocument/2006/relationships/image" Target="/media/image15.png" Id="rId19970849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6FA9562DEA43179FAEE284DCA8C98D"/>
        <w:category>
          <w:name w:val="General"/>
          <w:gallery w:val="placeholder"/>
        </w:category>
        <w:types>
          <w:type w:val="bbPlcHdr"/>
        </w:types>
        <w:behaviors>
          <w:behavior w:val="content"/>
        </w:behaviors>
        <w:guid w:val="{2BABA006-B5D2-4CBD-9870-8E41794BAA80}"/>
      </w:docPartPr>
      <w:docPartBody>
        <w:p w:rsidR="001F6D72" w:rsidP="001F6D72" w:rsidRDefault="001F6D72">
          <w:pPr>
            <w:pStyle w:val="5E6FA9562DEA43179FAEE284DCA8C98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72"/>
    <w:rsid w:val="00003434"/>
    <w:rsid w:val="000743ED"/>
    <w:rsid w:val="00193532"/>
    <w:rsid w:val="001F6D72"/>
    <w:rsid w:val="002646AD"/>
    <w:rsid w:val="004203F6"/>
    <w:rsid w:val="00447312"/>
    <w:rsid w:val="004B75D8"/>
    <w:rsid w:val="00597581"/>
    <w:rsid w:val="005E78B9"/>
    <w:rsid w:val="007756A4"/>
    <w:rsid w:val="007E1E3F"/>
    <w:rsid w:val="00882D83"/>
    <w:rsid w:val="00C171EA"/>
    <w:rsid w:val="00C25AB0"/>
    <w:rsid w:val="00C4140C"/>
    <w:rsid w:val="00CD5B48"/>
    <w:rsid w:val="00D6676F"/>
    <w:rsid w:val="00D821EE"/>
    <w:rsid w:val="00DC3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6FA9562DEA43179FAEE284DCA8C98D">
    <w:name w:val="5E6FA9562DEA43179FAEE284DCA8C98D"/>
    <w:rsid w:val="001F6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6A632B-955E-4FAF-AFAC-2B0F907233B2}">
  <ds:schemaRefs>
    <ds:schemaRef ds:uri="http://schemas.microsoft.com/sharepoint/v3/contenttype/forms"/>
  </ds:schemaRefs>
</ds:datastoreItem>
</file>

<file path=customXml/itemProps2.xml><?xml version="1.0" encoding="utf-8"?>
<ds:datastoreItem xmlns:ds="http://schemas.openxmlformats.org/officeDocument/2006/customXml" ds:itemID="{01A47006-46BD-41D3-8885-D51CBD92C676}">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646E39A5-7B6E-4757-B5B2-52FB2B31A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Claire Copa</dc:creator>
  <keywords/>
  <dc:description>generated by python-docx</dc:description>
  <lastModifiedBy>Claire Copa</lastModifiedBy>
  <revision>203</revision>
  <dcterms:created xsi:type="dcterms:W3CDTF">2026-02-25T17:54:00.0000000Z</dcterms:created>
  <dcterms:modified xsi:type="dcterms:W3CDTF">2026-06-25T14:07:38.6871530Z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