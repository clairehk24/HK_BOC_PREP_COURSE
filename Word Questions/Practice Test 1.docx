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12A2B" w:rsidR="00E124FB" w:rsidP="00712A2B" w:rsidRDefault="00F737F4" w14:paraId="43E608AD" w14:textId="095B84AD">
      <w:pPr>
        <w:pStyle w:val="Heading1"/>
        <w:rPr>
          <w:color w:val="365F96"/>
        </w:rPr>
      </w:pPr>
      <w:r w:rsidRPr="00712A2B" w:rsidR="00F737F4">
        <w:rPr>
          <w:rStyle w:val="TitleChar"/>
          <w:color w:val="365F96"/>
          <w:spacing w:val="0"/>
          <w:kern w:val="0"/>
          <w:sz w:val="28"/>
          <w:szCs w:val="28"/>
        </w:rPr>
        <w:t>Practice Test 1</w:t>
      </w:r>
      <w:r w:rsidRPr="00712A2B" w:rsidR="601FA695">
        <w:rPr>
          <w:rStyle w:val="TitleChar"/>
          <w:color w:val="365F96"/>
          <w:spacing w:val="0"/>
          <w:kern w:val="0"/>
          <w:sz w:val="28"/>
          <w:szCs w:val="28"/>
        </w:rPr>
        <w:t xml:space="preserve"> </w:t>
      </w:r>
    </w:p>
    <w:p w:rsidR="601FA695" w:rsidP="7FE6DCC4" w:rsidRDefault="601FA695" w14:paraId="16A6933B" w14:textId="5F6A1D0A">
      <w:pPr>
        <w:pStyle w:val="Normal"/>
        <w:rPr>
          <w:rFonts w:ascii="Calibri" w:hAnsi="Calibri" w:eastAsia="Calibri" w:cs="Calibri" w:asciiTheme="majorAscii" w:hAnsiTheme="majorAscii" w:eastAsiaTheme="majorAscii" w:cstheme="majorAscii"/>
          <w:i w:val="1"/>
          <w:iCs w:val="1"/>
          <w:color w:val="FF0000"/>
        </w:rPr>
      </w:pPr>
      <w:r w:rsidRPr="7FE6DCC4" w:rsidR="601FA695">
        <w:rPr>
          <w:rFonts w:ascii="Calibri" w:hAnsi="Calibri" w:eastAsia="Calibri" w:cs="Calibri" w:asciiTheme="majorAscii" w:hAnsiTheme="majorAscii" w:eastAsiaTheme="majorAscii" w:cstheme="majorAscii"/>
          <w:i w:val="1"/>
          <w:iCs w:val="1"/>
          <w:color w:val="FF0000"/>
        </w:rPr>
        <w:t xml:space="preserve">Added extra pulled questions to end of exam, 22 </w:t>
      </w:r>
      <w:r w:rsidRPr="7FE6DCC4" w:rsidR="71853B0E">
        <w:rPr>
          <w:rFonts w:ascii="Calibri" w:hAnsi="Calibri" w:eastAsia="Calibri" w:cs="Calibri" w:asciiTheme="majorAscii" w:hAnsiTheme="majorAscii" w:eastAsiaTheme="majorAscii" w:cstheme="majorAscii"/>
          <w:i w:val="1"/>
          <w:iCs w:val="1"/>
          <w:color w:val="FF0000"/>
        </w:rPr>
        <w:t>questions</w:t>
      </w:r>
      <w:r w:rsidRPr="7FE6DCC4" w:rsidR="601FA695">
        <w:rPr>
          <w:rFonts w:ascii="Calibri" w:hAnsi="Calibri" w:eastAsia="Calibri" w:cs="Calibri" w:asciiTheme="majorAscii" w:hAnsiTheme="majorAscii" w:eastAsiaTheme="majorAscii" w:cstheme="majorAscii"/>
          <w:i w:val="1"/>
          <w:iCs w:val="1"/>
          <w:color w:val="FF0000"/>
        </w:rPr>
        <w:t xml:space="preserve"> added to bring total to 175 questions</w:t>
      </w:r>
    </w:p>
    <w:p w:rsidR="00C70C05" w:rsidP="00712A2B" w:rsidRDefault="00D028F6" w14:paraId="33F0E2E9" w14:textId="6A3B5FB6">
      <w:pPr>
        <w:pStyle w:val="Heading2"/>
        <w:spacing w:after="200"/>
      </w:pPr>
      <w:r w:rsidR="00D028F6">
        <w:rPr/>
        <w:t>Total questions:</w:t>
      </w:r>
      <w:r w:rsidR="3240326F">
        <w:rPr/>
        <w:t xml:space="preserve"> 175</w:t>
      </w:r>
    </w:p>
    <w:p w:rsidRPr="00FE0E5D" w:rsidR="00C57043" w:rsidP="00712A2B" w:rsidRDefault="00C57043" w14:paraId="71FD94DF" w14:textId="3B8A64B2">
      <w:pPr>
        <w:pStyle w:val="Heading2"/>
        <w:spacing w:after="200"/>
      </w:pPr>
      <w:r w:rsidR="00C57043">
        <w:rPr/>
        <w:t xml:space="preserve">MC: </w:t>
      </w:r>
      <w:r w:rsidR="68BB90F9">
        <w:rPr/>
        <w:t>1</w:t>
      </w:r>
      <w:r w:rsidR="6C966869">
        <w:rPr/>
        <w:t>10</w:t>
      </w:r>
    </w:p>
    <w:p w:rsidR="6C966869" w:rsidP="7FE6DCC4" w:rsidRDefault="6C966869" w14:paraId="5877EBF9" w14:textId="5404C344">
      <w:pPr>
        <w:pStyle w:val="Heading2"/>
        <w:spacing w:after="200"/>
      </w:pPr>
      <w:r w:rsidR="6C966869">
        <w:rPr/>
        <w:t>MS: 42</w:t>
      </w:r>
    </w:p>
    <w:p w:rsidR="6C966869" w:rsidP="7FE6DCC4" w:rsidRDefault="6C966869" w14:paraId="3C8D5C2E" w14:textId="29367147">
      <w:pPr>
        <w:pStyle w:val="Heading2"/>
        <w:spacing w:after="200"/>
      </w:pPr>
      <w:r w:rsidR="6C966869">
        <w:rPr/>
        <w:t>Matching: 13</w:t>
      </w:r>
    </w:p>
    <w:p w:rsidR="6C966869" w:rsidP="7FE6DCC4" w:rsidRDefault="6C966869" w14:paraId="146CF081" w14:textId="36AC4677">
      <w:pPr>
        <w:pStyle w:val="Heading2"/>
        <w:spacing w:after="200"/>
      </w:pPr>
      <w:r w:rsidR="6C966869">
        <w:rPr/>
        <w:t xml:space="preserve">Drag and </w:t>
      </w:r>
      <w:r w:rsidR="6C966869">
        <w:rPr/>
        <w:t>drop:</w:t>
      </w:r>
      <w:r w:rsidR="6C966869">
        <w:rPr/>
        <w:t xml:space="preserve"> 5</w:t>
      </w:r>
    </w:p>
    <w:p w:rsidR="6C966869" w:rsidP="7FE6DCC4" w:rsidRDefault="6C966869" w14:paraId="178F2153" w14:textId="7052723B">
      <w:pPr>
        <w:pStyle w:val="Heading2"/>
        <w:spacing w:after="200"/>
      </w:pPr>
      <w:r w:rsidR="6C966869">
        <w:rPr/>
        <w:t>Hot spot: 5</w:t>
      </w:r>
    </w:p>
    <w:p w:rsidRPr="00FE0E5D" w:rsidR="00C57043" w:rsidP="00712A2B" w:rsidRDefault="00C57043" w14:paraId="1B265829" w14:textId="2339E45A">
      <w:pPr>
        <w:pStyle w:val="Heading2"/>
        <w:spacing w:after="200"/>
      </w:pPr>
      <w:r w:rsidRPr="00FE0E5D">
        <w:t>Testlets:10</w:t>
      </w:r>
    </w:p>
    <w:p w:rsidRPr="00FE0E5D" w:rsidR="009A4EA9" w:rsidP="00712A2B" w:rsidRDefault="00EB0DA2" w14:paraId="1B3FDC8E" w14:textId="690CF3F0">
      <w:pPr>
        <w:pStyle w:val="Heading2"/>
        <w:spacing w:after="200"/>
      </w:pPr>
      <w:r w:rsidR="00EB0DA2">
        <w:rPr/>
        <w:t>Multiple Choice Question</w:t>
      </w:r>
    </w:p>
    <w:p w:rsidRPr="004A70B3" w:rsidR="005D2C1B" w:rsidP="00AC663A" w:rsidRDefault="005D2C1B" w14:paraId="5FFCBFB8" w14:textId="77777777">
      <w:pPr>
        <w:spacing w:after="120"/>
        <w:rPr>
          <w:rFonts w:eastAsia="MS Mincho" w:asciiTheme="majorHAnsi" w:hAnsiTheme="majorHAnsi" w:cstheme="majorHAnsi"/>
          <w:sz w:val="22"/>
          <w:szCs w:val="22"/>
        </w:rPr>
      </w:pPr>
      <w:r w:rsidRPr="004A70B3">
        <w:rPr>
          <w:rFonts w:eastAsia="MS Mincho" w:asciiTheme="majorHAnsi" w:hAnsiTheme="majorHAnsi" w:cstheme="majorHAnsi"/>
          <w:b/>
          <w:sz w:val="22"/>
          <w:szCs w:val="22"/>
        </w:rPr>
        <w:t>1. What sites of compression occur in thoracic outlet syndrome?</w:t>
      </w:r>
    </w:p>
    <w:p w:rsidRPr="004A70B3" w:rsidR="005D2C1B" w:rsidP="2C09B7EE" w:rsidRDefault="00271615" w14:paraId="7E53EB41" w14:textId="07108E7E">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Interscalene triangle, costoclavicular space, insertion of the pectoralis minor, and the insertion of the pectoralis major</w:t>
      </w:r>
    </w:p>
    <w:p w:rsidRPr="004A70B3" w:rsidR="005D2C1B" w:rsidP="2C09B7EE" w:rsidRDefault="00271615" w14:paraId="74750EA7" w14:textId="7B58D51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Scalene muscles</w:t>
      </w:r>
    </w:p>
    <w:p w:rsidRPr="004A70B3" w:rsidR="005D2C1B" w:rsidP="2C09B7EE" w:rsidRDefault="00271615" w14:paraId="49C00831" w14:textId="33F73112">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Between the clavicle and the first rib</w:t>
      </w:r>
    </w:p>
    <w:p w:rsidRPr="004A70B3" w:rsidR="005D2C1B" w:rsidP="2C09B7EE" w:rsidRDefault="00271615" w14:paraId="67070C73" w14:textId="0F3E6F47">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xml:space="preserve">. Between the clavicle, </w:t>
      </w:r>
      <w:r w:rsidRPr="2C09B7EE" w:rsidR="008E5A5F">
        <w:rPr>
          <w:rFonts w:ascii="Calibri" w:hAnsi="Calibri" w:eastAsia="MS Mincho" w:cs="Calibri" w:asciiTheme="majorAscii" w:hAnsiTheme="majorAscii" w:cstheme="majorAscii"/>
          <w:sz w:val="22"/>
          <w:szCs w:val="22"/>
        </w:rPr>
        <w:t xml:space="preserve">the </w:t>
      </w:r>
      <w:r w:rsidRPr="2C09B7EE" w:rsidR="005D2C1B">
        <w:rPr>
          <w:rFonts w:ascii="Calibri" w:hAnsi="Calibri" w:eastAsia="MS Mincho" w:cs="Calibri" w:asciiTheme="majorAscii" w:hAnsiTheme="majorAscii" w:cstheme="majorAscii"/>
          <w:sz w:val="22"/>
          <w:szCs w:val="22"/>
        </w:rPr>
        <w:t>first rib, and head of the humerus</w:t>
      </w:r>
    </w:p>
    <w:p w:rsidR="005D2C1B" w:rsidP="2C09B7EE" w:rsidRDefault="00271615" w14:paraId="14759104" w14:textId="27D11F44">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Costoclavicular space, the insertion of the scalene muscles, and the insertion of the pectoralis major</w:t>
      </w:r>
    </w:p>
    <w:p w:rsidRPr="004A70B3" w:rsidR="005D2C1B" w:rsidP="00AC663A" w:rsidRDefault="005D2C1B" w14:paraId="7D48F5E1" w14:textId="5428466C">
      <w:pPr>
        <w:rPr>
          <w:rFonts w:eastAsia="MS Mincho" w:asciiTheme="majorHAnsi" w:hAnsiTheme="majorHAnsi" w:cstheme="majorHAnsi"/>
          <w:sz w:val="22"/>
          <w:szCs w:val="22"/>
        </w:rPr>
      </w:pPr>
    </w:p>
    <w:p w:rsidRPr="004A70B3" w:rsidR="005D2C1B" w:rsidP="00AC663A" w:rsidRDefault="5E4C6A9A" w14:paraId="730DB81D" w14:textId="10C4CDA9">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 xml:space="preserve">2. Which nerve root listed has </w:t>
      </w:r>
      <w:r w:rsidRPr="004A70B3" w:rsidR="549378FC">
        <w:rPr>
          <w:rFonts w:eastAsia="MS Mincho" w:asciiTheme="majorHAnsi" w:hAnsiTheme="majorHAnsi" w:cstheme="majorHAnsi"/>
          <w:b/>
          <w:bCs/>
          <w:sz w:val="22"/>
          <w:szCs w:val="22"/>
        </w:rPr>
        <w:t xml:space="preserve">a </w:t>
      </w:r>
      <w:r w:rsidRPr="004A70B3">
        <w:rPr>
          <w:rFonts w:eastAsia="MS Mincho" w:asciiTheme="majorHAnsi" w:hAnsiTheme="majorHAnsi" w:cstheme="majorHAnsi"/>
          <w:b/>
          <w:bCs/>
          <w:sz w:val="22"/>
          <w:szCs w:val="22"/>
        </w:rPr>
        <w:t>reflex response attributed to them?</w:t>
      </w:r>
    </w:p>
    <w:p w:rsidRPr="004A70B3" w:rsidR="005D2C1B" w:rsidP="2C09B7EE" w:rsidRDefault="00271615" w14:paraId="705D28A5" w14:textId="562EDF5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5E4C6A9A">
        <w:rPr>
          <w:rFonts w:ascii="Calibri" w:hAnsi="Calibri" w:eastAsia="MS Mincho" w:cs="Calibri" w:asciiTheme="majorAscii" w:hAnsiTheme="majorAscii" w:cstheme="majorAscii"/>
          <w:sz w:val="22"/>
          <w:szCs w:val="22"/>
        </w:rPr>
        <w:t>. C1</w:t>
      </w:r>
      <w:r w:rsidRPr="2C09B7EE" w:rsidR="008E5A5F">
        <w:rPr>
          <w:rFonts w:ascii="Calibri" w:hAnsi="Calibri" w:eastAsia="MS Mincho" w:cs="Calibri" w:asciiTheme="majorAscii" w:hAnsiTheme="majorAscii" w:cstheme="majorAscii"/>
          <w:sz w:val="22"/>
          <w:szCs w:val="22"/>
        </w:rPr>
        <w:t>–</w:t>
      </w:r>
      <w:r w:rsidRPr="2C09B7EE" w:rsidR="5E4C6A9A">
        <w:rPr>
          <w:rFonts w:ascii="Calibri" w:hAnsi="Calibri" w:eastAsia="MS Mincho" w:cs="Calibri" w:asciiTheme="majorAscii" w:hAnsiTheme="majorAscii" w:cstheme="majorAscii"/>
          <w:sz w:val="22"/>
          <w:szCs w:val="22"/>
        </w:rPr>
        <w:t>C</w:t>
      </w:r>
      <w:r w:rsidRPr="2C09B7EE" w:rsidR="16FB51A3">
        <w:rPr>
          <w:rFonts w:ascii="Calibri" w:hAnsi="Calibri" w:eastAsia="MS Mincho" w:cs="Calibri" w:asciiTheme="majorAscii" w:hAnsiTheme="majorAscii" w:cstheme="majorAscii"/>
          <w:sz w:val="22"/>
          <w:szCs w:val="22"/>
        </w:rPr>
        <w:t>2</w:t>
      </w:r>
    </w:p>
    <w:p w:rsidRPr="004A70B3" w:rsidR="005D2C1B" w:rsidP="2C09B7EE" w:rsidRDefault="00271615" w14:paraId="40ED2260" w14:textId="2E3EA417">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5E4C6A9A">
        <w:rPr>
          <w:rFonts w:ascii="Calibri" w:hAnsi="Calibri" w:eastAsia="MS Mincho" w:cs="Calibri" w:asciiTheme="majorAscii" w:hAnsiTheme="majorAscii" w:cstheme="majorAscii"/>
          <w:sz w:val="22"/>
          <w:szCs w:val="22"/>
        </w:rPr>
        <w:t>. C</w:t>
      </w:r>
      <w:r w:rsidRPr="2C09B7EE" w:rsidR="7B729391">
        <w:rPr>
          <w:rFonts w:ascii="Calibri" w:hAnsi="Calibri" w:eastAsia="MS Mincho" w:cs="Calibri" w:asciiTheme="majorAscii" w:hAnsiTheme="majorAscii" w:cstheme="majorAscii"/>
          <w:sz w:val="22"/>
          <w:szCs w:val="22"/>
        </w:rPr>
        <w:t>3</w:t>
      </w:r>
      <w:r w:rsidRPr="2C09B7EE" w:rsidR="008E5A5F">
        <w:rPr>
          <w:rFonts w:ascii="Calibri" w:hAnsi="Calibri" w:eastAsia="MS Mincho" w:cs="Calibri" w:asciiTheme="majorAscii" w:hAnsiTheme="majorAscii" w:cstheme="majorAscii"/>
          <w:sz w:val="22"/>
          <w:szCs w:val="22"/>
        </w:rPr>
        <w:t>–</w:t>
      </w:r>
      <w:r w:rsidRPr="2C09B7EE" w:rsidR="5E4C6A9A">
        <w:rPr>
          <w:rFonts w:ascii="Calibri" w:hAnsi="Calibri" w:eastAsia="MS Mincho" w:cs="Calibri" w:asciiTheme="majorAscii" w:hAnsiTheme="majorAscii" w:cstheme="majorAscii"/>
          <w:sz w:val="22"/>
          <w:szCs w:val="22"/>
        </w:rPr>
        <w:t>C</w:t>
      </w:r>
      <w:r w:rsidRPr="2C09B7EE" w:rsidR="7E2A9CA3">
        <w:rPr>
          <w:rFonts w:ascii="Calibri" w:hAnsi="Calibri" w:eastAsia="MS Mincho" w:cs="Calibri" w:asciiTheme="majorAscii" w:hAnsiTheme="majorAscii" w:cstheme="majorAscii"/>
          <w:sz w:val="22"/>
          <w:szCs w:val="22"/>
        </w:rPr>
        <w:t>4</w:t>
      </w:r>
    </w:p>
    <w:p w:rsidRPr="004A70B3" w:rsidR="005D2C1B" w:rsidP="2C09B7EE" w:rsidRDefault="00472036" w14:paraId="644C8E05" w14:textId="27101337">
      <w:pPr>
        <w:ind w:left="357"/>
        <w:rPr>
          <w:rFonts w:ascii="Calibri" w:hAnsi="Calibri" w:eastAsia="MS Mincho" w:cs="Calibri" w:asciiTheme="majorAscii" w:hAnsiTheme="majorAscii" w:cstheme="majorAscii"/>
          <w:sz w:val="22"/>
          <w:szCs w:val="22"/>
        </w:rPr>
      </w:pPr>
      <w:r w:rsidRPr="2C09B7EE" w:rsidR="00472036">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c</w:t>
      </w:r>
      <w:r w:rsidRPr="2C09B7EE" w:rsidR="5E4C6A9A">
        <w:rPr>
          <w:rFonts w:ascii="Calibri" w:hAnsi="Calibri" w:eastAsia="MS Mincho" w:cs="Calibri" w:asciiTheme="majorAscii" w:hAnsiTheme="majorAscii" w:cstheme="majorAscii"/>
          <w:sz w:val="22"/>
          <w:szCs w:val="22"/>
        </w:rPr>
        <w:t>. C</w:t>
      </w:r>
      <w:r w:rsidRPr="2C09B7EE" w:rsidR="3FDD14D8">
        <w:rPr>
          <w:rFonts w:ascii="Calibri" w:hAnsi="Calibri" w:eastAsia="MS Mincho" w:cs="Calibri" w:asciiTheme="majorAscii" w:hAnsiTheme="majorAscii" w:cstheme="majorAscii"/>
          <w:sz w:val="22"/>
          <w:szCs w:val="22"/>
        </w:rPr>
        <w:t>5</w:t>
      </w:r>
      <w:r w:rsidRPr="2C09B7EE" w:rsidR="008E5A5F">
        <w:rPr>
          <w:rFonts w:ascii="Calibri" w:hAnsi="Calibri" w:eastAsia="MS Mincho" w:cs="Calibri" w:asciiTheme="majorAscii" w:hAnsiTheme="majorAscii" w:cstheme="majorAscii"/>
          <w:sz w:val="22"/>
          <w:szCs w:val="22"/>
        </w:rPr>
        <w:t>–</w:t>
      </w:r>
      <w:r w:rsidRPr="2C09B7EE" w:rsidR="5E4C6A9A">
        <w:rPr>
          <w:rFonts w:ascii="Calibri" w:hAnsi="Calibri" w:eastAsia="MS Mincho" w:cs="Calibri" w:asciiTheme="majorAscii" w:hAnsiTheme="majorAscii" w:cstheme="majorAscii"/>
          <w:sz w:val="22"/>
          <w:szCs w:val="22"/>
        </w:rPr>
        <w:t>C</w:t>
      </w:r>
      <w:r w:rsidRPr="2C09B7EE" w:rsidR="455903A8">
        <w:rPr>
          <w:rFonts w:ascii="Calibri" w:hAnsi="Calibri" w:eastAsia="MS Mincho" w:cs="Calibri" w:asciiTheme="majorAscii" w:hAnsiTheme="majorAscii" w:cstheme="majorAscii"/>
          <w:sz w:val="22"/>
          <w:szCs w:val="22"/>
        </w:rPr>
        <w:t>6</w:t>
      </w:r>
    </w:p>
    <w:p w:rsidRPr="004A70B3" w:rsidR="005D2C1B" w:rsidP="2C09B7EE" w:rsidRDefault="00271615" w14:paraId="67F14B27" w14:textId="6168C0A0">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5E4C6A9A">
        <w:rPr>
          <w:rFonts w:ascii="Calibri" w:hAnsi="Calibri" w:eastAsia="MS Mincho" w:cs="Calibri" w:asciiTheme="majorAscii" w:hAnsiTheme="majorAscii" w:cstheme="majorAscii"/>
          <w:sz w:val="22"/>
          <w:szCs w:val="22"/>
        </w:rPr>
        <w:t xml:space="preserve">. </w:t>
      </w:r>
      <w:r w:rsidRPr="2C09B7EE" w:rsidR="63C22AB4">
        <w:rPr>
          <w:rFonts w:ascii="Calibri" w:hAnsi="Calibri" w:eastAsia="MS Mincho" w:cs="Calibri" w:asciiTheme="majorAscii" w:hAnsiTheme="majorAscii" w:cstheme="majorAscii"/>
          <w:sz w:val="22"/>
          <w:szCs w:val="22"/>
        </w:rPr>
        <w:t>C7</w:t>
      </w:r>
      <w:r w:rsidRPr="2C09B7EE" w:rsidR="008E5A5F">
        <w:rPr>
          <w:rFonts w:ascii="Calibri" w:hAnsi="Calibri" w:eastAsia="MS Mincho" w:cs="Calibri" w:asciiTheme="majorAscii" w:hAnsiTheme="majorAscii" w:cstheme="majorAscii"/>
          <w:sz w:val="22"/>
          <w:szCs w:val="22"/>
        </w:rPr>
        <w:t>–</w:t>
      </w:r>
      <w:r w:rsidRPr="2C09B7EE" w:rsidR="5E4C6A9A">
        <w:rPr>
          <w:rFonts w:ascii="Calibri" w:hAnsi="Calibri" w:eastAsia="MS Mincho" w:cs="Calibri" w:asciiTheme="majorAscii" w:hAnsiTheme="majorAscii" w:cstheme="majorAscii"/>
          <w:sz w:val="22"/>
          <w:szCs w:val="22"/>
        </w:rPr>
        <w:t>C8</w:t>
      </w:r>
    </w:p>
    <w:p w:rsidR="005D2C1B" w:rsidP="2C09B7EE" w:rsidRDefault="00271615" w14:paraId="2EDD023E" w14:textId="3D1D7CCE">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5E4C6A9A">
        <w:rPr>
          <w:rFonts w:ascii="Calibri" w:hAnsi="Calibri" w:eastAsia="MS Mincho" w:cs="Calibri" w:asciiTheme="majorAscii" w:hAnsiTheme="majorAscii" w:cstheme="majorAscii"/>
          <w:sz w:val="22"/>
          <w:szCs w:val="22"/>
        </w:rPr>
        <w:t xml:space="preserve">. </w:t>
      </w:r>
      <w:r w:rsidRPr="2C09B7EE" w:rsidR="5F976F13">
        <w:rPr>
          <w:rFonts w:ascii="Calibri" w:hAnsi="Calibri" w:eastAsia="MS Mincho" w:cs="Calibri" w:asciiTheme="majorAscii" w:hAnsiTheme="majorAscii" w:cstheme="majorAscii"/>
          <w:sz w:val="22"/>
          <w:szCs w:val="22"/>
        </w:rPr>
        <w:t>C8</w:t>
      </w:r>
      <w:r w:rsidRPr="2C09B7EE" w:rsidR="008E5A5F">
        <w:rPr>
          <w:rFonts w:ascii="Calibri" w:hAnsi="Calibri" w:eastAsia="MS Mincho" w:cs="Calibri" w:asciiTheme="majorAscii" w:hAnsiTheme="majorAscii" w:cstheme="majorAscii"/>
          <w:sz w:val="22"/>
          <w:szCs w:val="22"/>
        </w:rPr>
        <w:t>–</w:t>
      </w:r>
      <w:r w:rsidRPr="2C09B7EE" w:rsidR="5F976F13">
        <w:rPr>
          <w:rFonts w:ascii="Calibri" w:hAnsi="Calibri" w:eastAsia="MS Mincho" w:cs="Calibri" w:asciiTheme="majorAscii" w:hAnsiTheme="majorAscii" w:cstheme="majorAscii"/>
          <w:sz w:val="22"/>
          <w:szCs w:val="22"/>
        </w:rPr>
        <w:t>T1</w:t>
      </w:r>
    </w:p>
    <w:p w:rsidRPr="004A70B3" w:rsidR="00AC663A" w:rsidP="00AC663A" w:rsidRDefault="00AC663A" w14:paraId="2617933C" w14:textId="77777777">
      <w:pPr>
        <w:rPr>
          <w:rFonts w:eastAsia="MS Mincho" w:asciiTheme="majorHAnsi" w:hAnsiTheme="majorHAnsi" w:cstheme="majorHAnsi"/>
          <w:sz w:val="22"/>
          <w:szCs w:val="22"/>
        </w:rPr>
      </w:pPr>
    </w:p>
    <w:p w:rsidRPr="004A70B3" w:rsidR="005D2C1B" w:rsidP="00AC663A" w:rsidRDefault="2D3C3C1D" w14:paraId="2CFD644C" w14:textId="50EC3E11">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3. Which of the following conditions are potential degenerative changes that may occur in the cervical spine if chronic or overuse soft-tissue injuries are not identified and corrected?</w:t>
      </w:r>
    </w:p>
    <w:p w:rsidRPr="004A70B3" w:rsidR="005D2C1B" w:rsidP="2C09B7EE" w:rsidRDefault="00271615" w14:paraId="0FFD8F5B" w14:textId="12622BB8">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Fibromyalgia and </w:t>
      </w:r>
      <w:r w:rsidRPr="2C09B7EE" w:rsidR="04CFD401">
        <w:rPr>
          <w:rFonts w:ascii="Calibri" w:hAnsi="Calibri" w:eastAsia="MS Mincho" w:cs="Calibri" w:asciiTheme="majorAscii" w:hAnsiTheme="majorAscii" w:cstheme="majorAscii"/>
          <w:sz w:val="22"/>
          <w:szCs w:val="22"/>
        </w:rPr>
        <w:t>increased cervical kyphosis</w:t>
      </w:r>
    </w:p>
    <w:p w:rsidRPr="004A70B3" w:rsidR="005D2C1B" w:rsidP="2C09B7EE" w:rsidRDefault="00271615" w14:paraId="0D713E13" w14:textId="3835A609">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42772873">
        <w:rPr>
          <w:rFonts w:ascii="Calibri" w:hAnsi="Calibri" w:eastAsia="MS Mincho" w:cs="Calibri" w:asciiTheme="majorAscii" w:hAnsiTheme="majorAscii" w:cstheme="majorAscii"/>
          <w:sz w:val="22"/>
          <w:szCs w:val="22"/>
        </w:rPr>
        <w:t>Spond</w:t>
      </w:r>
      <w:r w:rsidRPr="2C09B7EE" w:rsidR="23CA083F">
        <w:rPr>
          <w:rFonts w:ascii="Calibri" w:hAnsi="Calibri" w:eastAsia="MS Mincho" w:cs="Calibri" w:asciiTheme="majorAscii" w:hAnsiTheme="majorAscii" w:cstheme="majorAscii"/>
          <w:sz w:val="22"/>
          <w:szCs w:val="22"/>
        </w:rPr>
        <w:t>y</w:t>
      </w:r>
      <w:r w:rsidRPr="2C09B7EE" w:rsidR="42772873">
        <w:rPr>
          <w:rFonts w:ascii="Calibri" w:hAnsi="Calibri" w:eastAsia="MS Mincho" w:cs="Calibri" w:asciiTheme="majorAscii" w:hAnsiTheme="majorAscii" w:cstheme="majorAscii"/>
          <w:sz w:val="22"/>
          <w:szCs w:val="22"/>
        </w:rPr>
        <w:t>litis</w:t>
      </w:r>
    </w:p>
    <w:p w:rsidRPr="004A70B3" w:rsidR="005D2C1B" w:rsidP="2C09B7EE" w:rsidRDefault="00472036" w14:paraId="4C67123A" w14:textId="44E2AA15">
      <w:pPr>
        <w:ind w:left="357"/>
        <w:rPr>
          <w:rFonts w:ascii="Calibri" w:hAnsi="Calibri" w:eastAsia="MS Mincho" w:cs="Calibri" w:asciiTheme="majorAscii" w:hAnsiTheme="majorAscii" w:cstheme="majorAscii"/>
          <w:sz w:val="22"/>
          <w:szCs w:val="22"/>
        </w:rPr>
      </w:pPr>
      <w:r w:rsidRPr="2C09B7EE" w:rsidR="00472036">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xml:space="preserve">. </w:t>
      </w:r>
      <w:r w:rsidRPr="2C09B7EE" w:rsidR="005D2C1B">
        <w:rPr>
          <w:rFonts w:ascii="Calibri" w:hAnsi="Calibri" w:eastAsia="MS Mincho" w:cs="Calibri" w:asciiTheme="majorAscii" w:hAnsiTheme="majorAscii" w:cstheme="majorAscii"/>
          <w:sz w:val="22"/>
          <w:szCs w:val="22"/>
        </w:rPr>
        <w:t>Facet</w:t>
      </w:r>
      <w:r w:rsidRPr="2C09B7EE" w:rsidR="005D2C1B">
        <w:rPr>
          <w:rFonts w:ascii="Calibri" w:hAnsi="Calibri" w:eastAsia="MS Mincho" w:cs="Calibri" w:asciiTheme="majorAscii" w:hAnsiTheme="majorAscii" w:cstheme="majorAscii"/>
          <w:sz w:val="22"/>
          <w:szCs w:val="22"/>
        </w:rPr>
        <w:t xml:space="preserve"> syndrome and degenerative disc disease</w:t>
      </w:r>
    </w:p>
    <w:p w:rsidRPr="004A70B3" w:rsidR="005D2C1B" w:rsidP="2C09B7EE" w:rsidRDefault="00271615" w14:paraId="2933252C" w14:textId="56C9339B">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Chronic cervical joint instabilities and scoliosis</w:t>
      </w:r>
    </w:p>
    <w:p w:rsidR="005D2C1B" w:rsidP="2C09B7EE" w:rsidRDefault="00271615" w14:paraId="2A25C441" w14:textId="124327CA">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xml:space="preserve">. </w:t>
      </w:r>
      <w:r w:rsidRPr="2C09B7EE" w:rsidR="30D978A9">
        <w:rPr>
          <w:rFonts w:ascii="Calibri" w:hAnsi="Calibri" w:eastAsia="MS Mincho" w:cs="Calibri" w:asciiTheme="majorAscii" w:hAnsiTheme="majorAscii" w:cstheme="majorAscii"/>
          <w:sz w:val="22"/>
          <w:szCs w:val="22"/>
        </w:rPr>
        <w:t>Anteriolisthesis</w:t>
      </w:r>
    </w:p>
    <w:p w:rsidRPr="004A70B3" w:rsidR="00AC663A" w:rsidP="00AC663A" w:rsidRDefault="00AC663A" w14:paraId="0D06E84C" w14:textId="77777777">
      <w:pPr>
        <w:rPr>
          <w:rFonts w:eastAsia="MS Mincho" w:asciiTheme="majorHAnsi" w:hAnsiTheme="majorHAnsi" w:cstheme="majorHAnsi"/>
          <w:sz w:val="22"/>
          <w:szCs w:val="22"/>
        </w:rPr>
      </w:pPr>
    </w:p>
    <w:p w:rsidRPr="004A70B3" w:rsidR="005D2C1B" w:rsidP="00AC663A" w:rsidRDefault="2D3C3C1D" w14:paraId="003DA828" w14:textId="0E5838A3">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4. Which of the following factors increase one's susceptibility to muscular strains to the lumbar spine musculature?</w:t>
      </w:r>
    </w:p>
    <w:p w:rsidRPr="004A70B3" w:rsidR="005D2C1B" w:rsidP="2C09B7EE" w:rsidRDefault="00271615" w14:paraId="5868AEFE" w14:textId="07AA6032">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Poor posture and sudden eccentric loads</w:t>
      </w:r>
    </w:p>
    <w:p w:rsidRPr="004A70B3" w:rsidR="005D2C1B" w:rsidP="2C09B7EE" w:rsidRDefault="00271615" w14:paraId="430E2369" w14:textId="27A15918">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Muscular imbalance and excessive lordosis</w:t>
      </w:r>
    </w:p>
    <w:p w:rsidRPr="004A70B3" w:rsidR="005D2C1B" w:rsidP="2C09B7EE" w:rsidRDefault="00271615" w14:paraId="107152E8" w14:textId="0FA2A81C">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Poor conditioning and sudden extension with rotation</w:t>
      </w:r>
    </w:p>
    <w:p w:rsidRPr="004A70B3" w:rsidR="005D2C1B" w:rsidP="2C09B7EE" w:rsidRDefault="00271615" w14:paraId="66864700" w14:textId="4F8ED154">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Lack of flexibility of the hip flexors and lack of flexibility to the back extensors</w:t>
      </w:r>
    </w:p>
    <w:p w:rsidR="005D2C1B" w:rsidP="2C09B7EE" w:rsidRDefault="00472036" w14:paraId="485EB818" w14:textId="7CB53AFF">
      <w:pPr>
        <w:ind w:left="357"/>
        <w:rPr>
          <w:rFonts w:ascii="Calibri" w:hAnsi="Calibri" w:eastAsia="MS Mincho" w:cs="Calibri" w:asciiTheme="majorAscii" w:hAnsiTheme="majorAscii" w:cstheme="majorAscii"/>
          <w:sz w:val="22"/>
          <w:szCs w:val="22"/>
        </w:rPr>
      </w:pPr>
      <w:r w:rsidRPr="2C09B7EE" w:rsidR="00472036">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Weak abdominal muscles and hamstring inflexibility</w:t>
      </w:r>
    </w:p>
    <w:p w:rsidRPr="004A70B3" w:rsidR="00AC663A" w:rsidP="00AC663A" w:rsidRDefault="00AC663A" w14:paraId="1C7084DF" w14:textId="77777777">
      <w:pPr>
        <w:rPr>
          <w:rFonts w:eastAsia="MS Mincho" w:asciiTheme="majorHAnsi" w:hAnsiTheme="majorHAnsi" w:cstheme="majorHAnsi"/>
          <w:sz w:val="22"/>
          <w:szCs w:val="22"/>
        </w:rPr>
      </w:pPr>
    </w:p>
    <w:p w:rsidRPr="004A70B3" w:rsidR="005D2C1B" w:rsidP="00AC663A" w:rsidRDefault="5E4C6A9A" w14:paraId="6BF00295" w14:textId="0A76354B">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 xml:space="preserve">5. Which of the following special tests </w:t>
      </w:r>
      <w:r w:rsidRPr="004A70B3" w:rsidR="0C3DFA74">
        <w:rPr>
          <w:rFonts w:eastAsia="MS Mincho" w:asciiTheme="majorHAnsi" w:hAnsiTheme="majorHAnsi" w:cstheme="majorHAnsi"/>
          <w:b/>
          <w:bCs/>
          <w:sz w:val="22"/>
          <w:szCs w:val="22"/>
        </w:rPr>
        <w:t xml:space="preserve">is </w:t>
      </w:r>
      <w:r w:rsidRPr="004A70B3">
        <w:rPr>
          <w:rFonts w:eastAsia="MS Mincho" w:asciiTheme="majorHAnsi" w:hAnsiTheme="majorHAnsi" w:cstheme="majorHAnsi"/>
          <w:b/>
          <w:bCs/>
          <w:sz w:val="22"/>
          <w:szCs w:val="22"/>
        </w:rPr>
        <w:t>used to reproduce symptoms of disc herniations or nerve root irritation?</w:t>
      </w:r>
    </w:p>
    <w:p w:rsidRPr="004A70B3" w:rsidR="005D2C1B" w:rsidP="2C09B7EE" w:rsidRDefault="00271615" w14:paraId="719FF00F" w14:textId="245AB6A9">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Bounce test</w:t>
      </w:r>
    </w:p>
    <w:p w:rsidRPr="004A70B3" w:rsidR="005D2C1B" w:rsidP="2C09B7EE" w:rsidRDefault="00472036" w14:paraId="1FC958E0" w14:textId="078585C1">
      <w:pPr>
        <w:ind w:left="357"/>
        <w:rPr>
          <w:rFonts w:ascii="Calibri" w:hAnsi="Calibri" w:eastAsia="MS Mincho" w:cs="Calibri" w:asciiTheme="majorAscii" w:hAnsiTheme="majorAscii" w:cstheme="majorAscii"/>
          <w:sz w:val="22"/>
          <w:szCs w:val="22"/>
        </w:rPr>
      </w:pPr>
      <w:r w:rsidRPr="2C09B7EE" w:rsidR="00472036">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Slump test</w:t>
      </w:r>
    </w:p>
    <w:p w:rsidRPr="004A70B3" w:rsidR="005D2C1B" w:rsidP="2C09B7EE" w:rsidRDefault="00271615" w14:paraId="0A6352BC" w14:textId="2828B4D4">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Hoover test</w:t>
      </w:r>
    </w:p>
    <w:p w:rsidRPr="004A70B3" w:rsidR="005D2C1B" w:rsidP="2C09B7EE" w:rsidRDefault="00271615" w14:paraId="1F69A31B" w14:textId="350382D3">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Trendelenburg test</w:t>
      </w:r>
    </w:p>
    <w:p w:rsidR="005D2C1B" w:rsidP="2C09B7EE" w:rsidRDefault="00271615" w14:paraId="32A30E1D" w14:textId="1874F5A6">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Sacroiliac dysfunction test</w:t>
      </w:r>
    </w:p>
    <w:p w:rsidRPr="004A70B3" w:rsidR="00AC663A" w:rsidP="00AC663A" w:rsidRDefault="00AC663A" w14:paraId="00D5FD4D" w14:textId="77777777">
      <w:pPr>
        <w:rPr>
          <w:rFonts w:eastAsia="MS Mincho" w:asciiTheme="majorHAnsi" w:hAnsiTheme="majorHAnsi" w:cstheme="majorHAnsi"/>
          <w:sz w:val="22"/>
          <w:szCs w:val="22"/>
        </w:rPr>
      </w:pPr>
    </w:p>
    <w:p w:rsidRPr="004A70B3" w:rsidR="005D2C1B" w:rsidP="00AC663A" w:rsidRDefault="49FE2989" w14:paraId="108A5A6D" w14:textId="3063642F">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6. What structures are at risk for becoming entrapped with a humeroulnar dislocation or with the subsequent reduction and indicate a medical emergency?</w:t>
      </w:r>
    </w:p>
    <w:p w:rsidRPr="004A70B3" w:rsidR="005D2C1B" w:rsidP="2C09B7EE" w:rsidRDefault="00271615" w14:paraId="26BBB382" w14:textId="33DBA516">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Brachial artery and median artery</w:t>
      </w:r>
    </w:p>
    <w:p w:rsidRPr="004A70B3" w:rsidR="005D2C1B" w:rsidP="2C09B7EE" w:rsidRDefault="00D443B2" w14:paraId="09E246A4" w14:textId="7863EA0F">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Ulnar nerve and median nerve</w:t>
      </w:r>
    </w:p>
    <w:p w:rsidRPr="004A70B3" w:rsidR="005D2C1B" w:rsidP="2C09B7EE" w:rsidRDefault="00271615" w14:paraId="48BCAED6" w14:textId="08307131">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Radial nerve</w:t>
      </w:r>
    </w:p>
    <w:p w:rsidRPr="004A70B3" w:rsidR="005D2C1B" w:rsidP="2C09B7EE" w:rsidRDefault="00271615" w14:paraId="098C167F" w14:textId="3A7CB5C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Musculocutaneous nerve</w:t>
      </w:r>
    </w:p>
    <w:p w:rsidR="005D2C1B" w:rsidP="2C09B7EE" w:rsidRDefault="00271615" w14:paraId="5E47B5F0" w14:textId="5599784C">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Radial artery</w:t>
      </w:r>
    </w:p>
    <w:p w:rsidRPr="004A70B3" w:rsidR="00AC663A" w:rsidP="00AC663A" w:rsidRDefault="00AC663A" w14:paraId="069BD9B7" w14:textId="77777777">
      <w:pPr>
        <w:rPr>
          <w:rFonts w:eastAsia="MS Mincho" w:asciiTheme="majorHAnsi" w:hAnsiTheme="majorHAnsi" w:cstheme="majorHAnsi"/>
          <w:sz w:val="22"/>
          <w:szCs w:val="22"/>
        </w:rPr>
      </w:pPr>
    </w:p>
    <w:p w:rsidRPr="00AC663A" w:rsidR="3A34FCE9" w:rsidP="2C09B7EE" w:rsidRDefault="0B625D33" w14:paraId="2D81336A" w14:textId="64C18226">
      <w:pPr>
        <w:spacing w:after="120"/>
        <w:rPr>
          <w:rFonts w:ascii="Calibri" w:hAnsi="Calibri" w:eastAsia="Aptos" w:cs="Calibri" w:asciiTheme="majorAscii" w:hAnsiTheme="majorAscii" w:cstheme="majorAscii"/>
          <w:b w:val="1"/>
          <w:bCs w:val="1"/>
          <w:sz w:val="22"/>
          <w:szCs w:val="22"/>
          <w:rPrChange w:author="" w16du:dateUtc="2026-05-22T10:43:00Z" w:id="1603680106">
            <w:rPr>
              <w:rFonts w:ascii="Aptos" w:hAnsi="Aptos" w:eastAsia="Aptos" w:cs="Aptos"/>
              <w:lang w:val="en"/>
            </w:rPr>
          </w:rPrChange>
        </w:rPr>
      </w:pPr>
      <w:r w:rsidRPr="2C09B7EE" w:rsidR="0B625D33">
        <w:rPr>
          <w:rFonts w:ascii="Calibri" w:hAnsi="Calibri" w:eastAsia="MS Mincho" w:cs="Calibri" w:asciiTheme="majorAscii" w:hAnsiTheme="majorAscii" w:cstheme="majorAscii"/>
          <w:b w:val="1"/>
          <w:bCs w:val="1"/>
          <w:sz w:val="22"/>
          <w:szCs w:val="22"/>
        </w:rPr>
        <w:t xml:space="preserve">7. </w:t>
      </w:r>
      <w:r w:rsidRPr="2C09B7EE" w:rsidR="272DDD82">
        <w:rPr>
          <w:rFonts w:ascii="Calibri" w:hAnsi="Calibri" w:eastAsia="Aptos" w:cs="Calibri" w:asciiTheme="majorAscii" w:hAnsiTheme="majorAscii" w:cstheme="majorAscii"/>
          <w:b w:val="1"/>
          <w:bCs w:val="1"/>
          <w:sz w:val="22"/>
          <w:szCs w:val="22"/>
        </w:rPr>
        <w:t xml:space="preserve">While a patient is having an MRI, various images </w:t>
      </w:r>
      <w:r w:rsidRPr="2C09B7EE" w:rsidR="272DDD82">
        <w:rPr>
          <w:rFonts w:ascii="Calibri" w:hAnsi="Calibri" w:eastAsia="Aptos" w:cs="Calibri" w:asciiTheme="majorAscii" w:hAnsiTheme="majorAscii" w:cstheme="majorAscii"/>
          <w:b w:val="1"/>
          <w:bCs w:val="1"/>
          <w:sz w:val="22"/>
          <w:szCs w:val="22"/>
        </w:rPr>
        <w:t>show</w:t>
      </w:r>
      <w:r w:rsidRPr="2C09B7EE" w:rsidR="272DDD82">
        <w:rPr>
          <w:rFonts w:ascii="Calibri" w:hAnsi="Calibri" w:eastAsia="Aptos" w:cs="Calibri" w:asciiTheme="majorAscii" w:hAnsiTheme="majorAscii" w:cstheme="majorAscii"/>
          <w:b w:val="1"/>
          <w:bCs w:val="1"/>
          <w:sz w:val="22"/>
          <w:szCs w:val="22"/>
        </w:rPr>
        <w:t xml:space="preserve"> up on the screen. You see a bright white image across the screen with surrounding dark imaging around the abdomen. Which of the following is true about T1 versus T2 images?</w:t>
      </w:r>
    </w:p>
    <w:p w:rsidRPr="004A70B3" w:rsidR="3A34FCE9" w:rsidP="2C09B7EE" w:rsidRDefault="272DDD82" w14:paraId="6AABE1A2" w14:textId="27748368">
      <w:pPr>
        <w:ind w:left="357"/>
        <w:rPr>
          <w:rFonts w:ascii="Calibri" w:hAnsi="Calibri" w:eastAsia="Aptos" w:cs="Calibri" w:asciiTheme="majorAscii" w:hAnsiTheme="majorAscii" w:cstheme="majorAscii"/>
          <w:sz w:val="22"/>
          <w:szCs w:val="22"/>
          <w:rPrChange w:author="" w16du:dateUtc="2026-05-22T10:43:00Z" w:id="990014055">
            <w:rPr>
              <w:rFonts w:ascii="Aptos" w:hAnsi="Aptos" w:eastAsia="Aptos" w:cs="Aptos"/>
              <w:lang w:val="en"/>
            </w:rPr>
          </w:rPrChange>
        </w:rPr>
      </w:pPr>
      <w:r w:rsidRPr="2C09B7EE" w:rsidR="272DDD82">
        <w:rPr>
          <w:rFonts w:ascii="Calibri" w:hAnsi="Calibri" w:eastAsia="Aptos" w:cs="Calibri" w:asciiTheme="majorAscii" w:hAnsiTheme="majorAscii" w:cstheme="majorAscii"/>
          <w:sz w:val="22"/>
          <w:szCs w:val="22"/>
        </w:rPr>
        <w:t>a. T1: dark fat, dark water/fluid</w:t>
      </w:r>
    </w:p>
    <w:p w:rsidRPr="004A70B3" w:rsidR="3A34FCE9" w:rsidP="2C09B7EE" w:rsidRDefault="272DDD82" w14:paraId="19AD567A" w14:textId="17AF2BD9">
      <w:pPr>
        <w:ind w:left="357"/>
        <w:rPr>
          <w:rFonts w:ascii="Calibri" w:hAnsi="Calibri" w:eastAsia="Aptos" w:cs="Calibri" w:asciiTheme="majorAscii" w:hAnsiTheme="majorAscii" w:cstheme="majorAscii"/>
          <w:sz w:val="22"/>
          <w:szCs w:val="22"/>
          <w:rPrChange w:author="" w16du:dateUtc="2026-05-22T10:43:00Z" w:id="1339043736">
            <w:rPr>
              <w:rFonts w:ascii="Aptos" w:hAnsi="Aptos" w:eastAsia="Aptos" w:cs="Aptos"/>
              <w:lang w:val="en"/>
            </w:rPr>
          </w:rPrChange>
        </w:rPr>
      </w:pPr>
      <w:r w:rsidRPr="2C09B7EE" w:rsidR="272DDD82">
        <w:rPr>
          <w:rFonts w:ascii="Calibri" w:hAnsi="Calibri" w:eastAsia="Aptos" w:cs="Calibri" w:asciiTheme="majorAscii" w:hAnsiTheme="majorAscii" w:cstheme="majorAscii"/>
          <w:sz w:val="22"/>
          <w:szCs w:val="22"/>
        </w:rPr>
        <w:t>b. T1: bright/white water/fluid, dark fat</w:t>
      </w:r>
    </w:p>
    <w:p w:rsidRPr="004A70B3" w:rsidR="3A34FCE9" w:rsidP="2C09B7EE" w:rsidRDefault="272DDD82" w14:paraId="0D1CFF9D" w14:textId="12D443DB">
      <w:pPr>
        <w:ind w:left="357"/>
        <w:rPr>
          <w:rFonts w:ascii="Calibri" w:hAnsi="Calibri" w:eastAsia="Aptos" w:cs="Calibri" w:asciiTheme="majorAscii" w:hAnsiTheme="majorAscii" w:cstheme="majorAscii"/>
          <w:sz w:val="22"/>
          <w:szCs w:val="22"/>
          <w:rPrChange w:author="" w16du:dateUtc="2026-05-22T10:43:00Z" w:id="118759436">
            <w:rPr>
              <w:rFonts w:ascii="Aptos" w:hAnsi="Aptos" w:eastAsia="Aptos" w:cs="Aptos"/>
              <w:lang w:val="en"/>
            </w:rPr>
          </w:rPrChange>
        </w:rPr>
      </w:pPr>
      <w:r w:rsidRPr="2C09B7EE" w:rsidR="272DDD82">
        <w:rPr>
          <w:rFonts w:ascii="Calibri" w:hAnsi="Calibri" w:eastAsia="Aptos" w:cs="Calibri" w:asciiTheme="majorAscii" w:hAnsiTheme="majorAscii" w:cstheme="majorAscii"/>
          <w:sz w:val="22"/>
          <w:szCs w:val="22"/>
        </w:rPr>
        <w:t>*c. T2: bright/white fat, bright/white water/fluid</w:t>
      </w:r>
    </w:p>
    <w:p w:rsidR="3A34FCE9" w:rsidP="2C09B7EE" w:rsidRDefault="272DDD82" w14:paraId="68F8ECEC" w14:textId="1F385378">
      <w:pPr>
        <w:ind w:left="357"/>
        <w:rPr>
          <w:rFonts w:ascii="Calibri" w:hAnsi="Calibri" w:eastAsia="Aptos" w:cs="Calibri" w:asciiTheme="majorAscii" w:hAnsiTheme="majorAscii" w:cstheme="majorAscii"/>
          <w:sz w:val="22"/>
          <w:szCs w:val="22"/>
        </w:rPr>
      </w:pPr>
      <w:r w:rsidRPr="2C09B7EE" w:rsidR="272DDD82">
        <w:rPr>
          <w:rFonts w:ascii="Calibri" w:hAnsi="Calibri" w:eastAsia="Aptos" w:cs="Calibri" w:asciiTheme="majorAscii" w:hAnsiTheme="majorAscii" w:cstheme="majorAscii"/>
          <w:sz w:val="22"/>
          <w:szCs w:val="22"/>
        </w:rPr>
        <w:t>d. T2: bright/white water/fluid, dark fat</w:t>
      </w:r>
    </w:p>
    <w:p w:rsidRPr="004A70B3" w:rsidR="00AC663A" w:rsidP="2C09B7EE" w:rsidRDefault="00AC663A" w14:paraId="16493A52" w14:textId="77777777">
      <w:pPr>
        <w:rPr>
          <w:rFonts w:ascii="Calibri" w:hAnsi="Calibri" w:eastAsia="Aptos" w:cs="Calibri" w:asciiTheme="majorAscii" w:hAnsiTheme="majorAscii" w:cstheme="majorAscii"/>
          <w:sz w:val="22"/>
          <w:szCs w:val="22"/>
          <w:rPrChange w:author="" w16du:dateUtc="2026-05-22T10:43:00Z" w:id="661117162">
            <w:rPr>
              <w:rFonts w:ascii="Aptos" w:hAnsi="Aptos" w:eastAsia="Aptos" w:cs="Aptos"/>
              <w:lang w:val="en"/>
            </w:rPr>
          </w:rPrChange>
        </w:rPr>
      </w:pPr>
    </w:p>
    <w:p w:rsidRPr="004A70B3" w:rsidR="005D2C1B" w:rsidP="00AC663A" w:rsidRDefault="5E4C6A9A" w14:paraId="4B46BB99" w14:textId="0309A032">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8. Which of the following can be used when assessing a patient's sensory function?</w:t>
      </w:r>
    </w:p>
    <w:p w:rsidRPr="004A70B3" w:rsidR="005D2C1B" w:rsidP="2C09B7EE" w:rsidRDefault="00271615" w14:paraId="7397ADCD" w14:textId="70E2F234">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Balancing on a firm or foam surface</w:t>
      </w:r>
    </w:p>
    <w:p w:rsidRPr="004A70B3" w:rsidR="005D2C1B" w:rsidP="2C09B7EE" w:rsidRDefault="00271615" w14:paraId="1CF38DC8" w14:textId="3E5D784A">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Having the patient follow your finger back to their nose</w:t>
      </w:r>
    </w:p>
    <w:p w:rsidRPr="004A70B3" w:rsidR="005D2C1B" w:rsidP="2C09B7EE" w:rsidRDefault="00271615" w14:paraId="4692F252" w14:textId="5DFE1F57">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Distinguishing surface texture</w:t>
      </w:r>
    </w:p>
    <w:p w:rsidRPr="004A70B3" w:rsidR="005D2C1B" w:rsidP="2C09B7EE" w:rsidRDefault="00271615" w14:paraId="0E670444" w14:textId="783AEC23">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Balancing with closed eyes</w:t>
      </w:r>
    </w:p>
    <w:p w:rsidR="005D2C1B" w:rsidP="2C09B7EE" w:rsidRDefault="00D443B2" w14:paraId="211B5B54" w14:textId="2D1E46CC">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Distinguishing pinpricks and temperature differences</w:t>
      </w:r>
    </w:p>
    <w:p w:rsidRPr="004A70B3" w:rsidR="00575285" w:rsidP="00575285" w:rsidRDefault="00575285" w14:paraId="5211EC27" w14:textId="77777777">
      <w:pPr>
        <w:rPr>
          <w:rFonts w:eastAsia="MS Mincho" w:asciiTheme="majorHAnsi" w:hAnsiTheme="majorHAnsi" w:cstheme="majorHAnsi"/>
          <w:sz w:val="22"/>
          <w:szCs w:val="22"/>
        </w:rPr>
      </w:pPr>
    </w:p>
    <w:p w:rsidRPr="004A70B3" w:rsidR="005D2C1B" w:rsidP="00AC663A" w:rsidRDefault="49FE2989" w14:paraId="4C461E66" w14:textId="774F98FC">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9. Which of the following are red flags for someone possibly suffering from depression?</w:t>
      </w:r>
    </w:p>
    <w:p w:rsidRPr="004A70B3" w:rsidR="005D2C1B" w:rsidP="2C09B7EE" w:rsidRDefault="00271615" w14:paraId="39090D04" w14:textId="5CF6BDC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Depressed mood and appetite disturbance</w:t>
      </w:r>
    </w:p>
    <w:p w:rsidRPr="004A70B3" w:rsidR="005D2C1B" w:rsidP="2C09B7EE" w:rsidRDefault="00271615" w14:paraId="2B4523C0" w14:textId="4DC5056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Diminished interest and planning for the future</w:t>
      </w:r>
    </w:p>
    <w:p w:rsidRPr="004A70B3" w:rsidR="005D2C1B" w:rsidP="2C09B7EE" w:rsidRDefault="00271615" w14:paraId="167959AA" w14:textId="2FB8248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Irritability or anger and shortness of breath</w:t>
      </w:r>
    </w:p>
    <w:p w:rsidRPr="004A70B3" w:rsidR="005D2C1B" w:rsidP="2C09B7EE" w:rsidRDefault="00271615" w14:paraId="48718B3A" w14:textId="05CB58D9">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Substance abuse and worry or nervousness</w:t>
      </w:r>
    </w:p>
    <w:p w:rsidR="005D2C1B" w:rsidP="2C09B7EE" w:rsidRDefault="00D443B2" w14:paraId="46F6F9F3" w14:textId="3A8FD58C">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Diminished performance and social withdrawal or isolation</w:t>
      </w:r>
    </w:p>
    <w:p w:rsidRPr="004A70B3" w:rsidR="00575285" w:rsidP="00575285" w:rsidRDefault="00575285" w14:paraId="1E7719ED" w14:textId="77777777">
      <w:pPr>
        <w:rPr>
          <w:rFonts w:eastAsia="MS Mincho" w:asciiTheme="majorHAnsi" w:hAnsiTheme="majorHAnsi" w:cstheme="majorHAnsi"/>
          <w:sz w:val="22"/>
          <w:szCs w:val="22"/>
        </w:rPr>
      </w:pPr>
    </w:p>
    <w:p w:rsidRPr="004A70B3" w:rsidR="005D2C1B" w:rsidP="00AC663A" w:rsidRDefault="49FE2989" w14:paraId="215D3F1B" w14:textId="6F595AA5">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10. Which of the following are red flags for someone possibly suffering from an eating disorder?</w:t>
      </w:r>
    </w:p>
    <w:p w:rsidRPr="004A70B3" w:rsidR="005D2C1B" w:rsidP="2C09B7EE" w:rsidRDefault="00271615" w14:paraId="114AB9F7" w14:textId="7359807F">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Worry or nervousness</w:t>
      </w:r>
    </w:p>
    <w:p w:rsidRPr="004A70B3" w:rsidR="005D2C1B" w:rsidP="2C09B7EE" w:rsidRDefault="00271615" w14:paraId="7ACCF352" w14:textId="1407A0D2">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Fluctuations or other weight changes and increased thirst</w:t>
      </w:r>
    </w:p>
    <w:p w:rsidRPr="004A70B3" w:rsidR="005D2C1B" w:rsidP="2C09B7EE" w:rsidRDefault="005D2C1B" w14:paraId="239F92A4" w14:textId="31F9B77D">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Secretive, peculiar behavior and substance abuse</w:t>
      </w:r>
    </w:p>
    <w:p w:rsidRPr="004A70B3" w:rsidR="005D2C1B" w:rsidP="2C09B7EE" w:rsidRDefault="00D443B2" w14:paraId="3BC96F2D" w14:textId="77FBD36A">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271615">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Ritualized eating habits</w:t>
      </w:r>
    </w:p>
    <w:p w:rsidR="005D2C1B" w:rsidP="2C09B7EE" w:rsidRDefault="00271615" w14:paraId="39BAE3C5" w14:textId="6156CCD1">
      <w:pPr>
        <w:ind w:left="357"/>
        <w:rPr>
          <w:rFonts w:ascii="Calibri" w:hAnsi="Calibri" w:eastAsia="MS Mincho" w:cs="Calibri" w:asciiTheme="majorAscii" w:hAnsiTheme="majorAscii" w:cstheme="majorAscii"/>
          <w:sz w:val="22"/>
          <w:szCs w:val="22"/>
        </w:rPr>
      </w:pPr>
      <w:r w:rsidRPr="2C09B7EE" w:rsidR="00271615">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Mood change and panic attacks</w:t>
      </w:r>
    </w:p>
    <w:p w:rsidRPr="004A70B3" w:rsidR="00575285" w:rsidP="00575285" w:rsidRDefault="00575285" w14:paraId="5CB3CF7A" w14:textId="77777777">
      <w:pPr>
        <w:rPr>
          <w:rFonts w:eastAsia="MS Mincho" w:asciiTheme="majorHAnsi" w:hAnsiTheme="majorHAnsi" w:cstheme="majorHAnsi"/>
          <w:sz w:val="22"/>
          <w:szCs w:val="22"/>
        </w:rPr>
      </w:pPr>
    </w:p>
    <w:p w:rsidRPr="004A70B3" w:rsidR="005D2C1B" w:rsidP="00AC663A" w:rsidRDefault="2D3C3C1D" w14:paraId="6CCEB262" w14:textId="491FBC1D">
      <w:pPr>
        <w:spacing w:after="120"/>
        <w:rPr>
          <w:rFonts w:eastAsia="MS Mincho" w:asciiTheme="majorHAnsi" w:hAnsiTheme="majorHAnsi" w:cstheme="majorHAnsi"/>
          <w:sz w:val="22"/>
          <w:szCs w:val="22"/>
        </w:rPr>
      </w:pPr>
      <w:r w:rsidRPr="004A70B3">
        <w:rPr>
          <w:rFonts w:eastAsia="MS Mincho" w:asciiTheme="majorHAnsi" w:hAnsiTheme="majorHAnsi" w:cstheme="majorHAnsi"/>
          <w:b/>
          <w:bCs/>
          <w:sz w:val="22"/>
          <w:szCs w:val="22"/>
        </w:rPr>
        <w:t>11. If an athletic trainer suspects a patient has suffered a head injury, which of the following should result in an immediate referral to the emergency department?</w:t>
      </w:r>
    </w:p>
    <w:p w:rsidRPr="004A70B3" w:rsidR="005D2C1B" w:rsidP="2C09B7EE" w:rsidRDefault="00FA78FE" w14:paraId="509E4F77" w14:textId="39735D78">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Deteriorating neurological function and pinpoint pupils</w:t>
      </w:r>
    </w:p>
    <w:p w:rsidRPr="004A70B3" w:rsidR="005D2C1B" w:rsidP="2C09B7EE" w:rsidRDefault="00D443B2" w14:paraId="645B576E" w14:textId="44AB120F">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Bleeding or cerebrospinal fluid coming</w:t>
      </w:r>
      <w:r w:rsidRPr="2C09B7EE" w:rsidR="008E5A5F">
        <w:rPr>
          <w:rFonts w:ascii="Calibri" w:hAnsi="Calibri" w:eastAsia="MS Mincho" w:cs="Calibri" w:asciiTheme="majorAscii" w:hAnsiTheme="majorAscii" w:cstheme="majorAscii"/>
          <w:sz w:val="22"/>
          <w:szCs w:val="22"/>
        </w:rPr>
        <w:t xml:space="preserve"> out</w:t>
      </w:r>
      <w:r w:rsidRPr="2C09B7EE" w:rsidR="005D2C1B">
        <w:rPr>
          <w:rFonts w:ascii="Calibri" w:hAnsi="Calibri" w:eastAsia="MS Mincho" w:cs="Calibri" w:asciiTheme="majorAscii" w:hAnsiTheme="majorAscii" w:cstheme="majorAscii"/>
          <w:sz w:val="22"/>
          <w:szCs w:val="22"/>
        </w:rPr>
        <w:t xml:space="preserve"> from the nose or ears</w:t>
      </w:r>
      <w:r w:rsidRPr="2C09B7EE" w:rsidR="00152C34">
        <w:rPr>
          <w:rFonts w:ascii="Calibri" w:hAnsi="Calibri" w:eastAsia="MS Mincho" w:cs="Calibri" w:asciiTheme="majorAscii" w:hAnsiTheme="majorAscii" w:cstheme="majorAscii"/>
          <w:sz w:val="22"/>
          <w:szCs w:val="22"/>
        </w:rPr>
        <w:t>,</w:t>
      </w:r>
      <w:r w:rsidRPr="2C09B7EE" w:rsidR="005D2C1B">
        <w:rPr>
          <w:rFonts w:ascii="Calibri" w:hAnsi="Calibri" w:eastAsia="MS Mincho" w:cs="Calibri" w:asciiTheme="majorAscii" w:hAnsiTheme="majorAscii" w:cstheme="majorAscii"/>
          <w:sz w:val="22"/>
          <w:szCs w:val="22"/>
        </w:rPr>
        <w:t xml:space="preserve"> and irregular respirations or pulse</w:t>
      </w:r>
    </w:p>
    <w:p w:rsidRPr="004A70B3" w:rsidR="005D2C1B" w:rsidP="2C09B7EE" w:rsidRDefault="00FA78FE" w14:paraId="1F35F094" w14:textId="140AC323">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Vomiting and decreasing level of consciousness</w:t>
      </w:r>
    </w:p>
    <w:p w:rsidRPr="004A70B3" w:rsidR="005D2C1B" w:rsidP="2C09B7EE" w:rsidRDefault="00FA78FE" w14:paraId="735B1A88" w14:textId="0EE73A10">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Amnesia and seizures</w:t>
      </w:r>
    </w:p>
    <w:p w:rsidR="005D2C1B" w:rsidP="2C09B7EE" w:rsidRDefault="00FA78FE" w14:paraId="0915B92A" w14:textId="4D1B736E">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Loss of consciousness and unequal, unreactive, or dilated pupil</w:t>
      </w:r>
    </w:p>
    <w:p w:rsidRPr="004A70B3" w:rsidR="00575285" w:rsidP="00575285" w:rsidRDefault="00575285" w14:paraId="2C9943B0" w14:textId="77777777">
      <w:pPr>
        <w:rPr>
          <w:rFonts w:eastAsia="MS Mincho" w:asciiTheme="majorHAnsi" w:hAnsiTheme="majorHAnsi" w:cstheme="majorHAnsi"/>
          <w:sz w:val="22"/>
          <w:szCs w:val="22"/>
        </w:rPr>
      </w:pPr>
    </w:p>
    <w:p w:rsidRPr="004A70B3" w:rsidR="005D2C1B" w:rsidP="00AC663A" w:rsidRDefault="005D2C1B" w14:paraId="73839AB1" w14:textId="77777777">
      <w:pPr>
        <w:spacing w:after="120"/>
        <w:rPr>
          <w:rFonts w:eastAsia="MS Mincho" w:asciiTheme="majorHAnsi" w:hAnsiTheme="majorHAnsi" w:cstheme="majorHAnsi"/>
          <w:sz w:val="22"/>
          <w:szCs w:val="22"/>
        </w:rPr>
      </w:pPr>
      <w:r w:rsidRPr="004A70B3">
        <w:rPr>
          <w:rFonts w:eastAsia="MS Mincho" w:asciiTheme="majorHAnsi" w:hAnsiTheme="majorHAnsi" w:cstheme="majorHAnsi"/>
          <w:b/>
          <w:sz w:val="22"/>
          <w:szCs w:val="22"/>
        </w:rPr>
        <w:t>12. Which of the following conditions are medical emergencies and require the health care professional to initiate the emergency action plan?</w:t>
      </w:r>
    </w:p>
    <w:p w:rsidRPr="004A70B3" w:rsidR="005D2C1B" w:rsidP="2C09B7EE" w:rsidRDefault="00FA78FE" w14:paraId="1AD279DB" w14:textId="2C47F451">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Splenomegaly</w:t>
      </w:r>
    </w:p>
    <w:p w:rsidRPr="004A70B3" w:rsidR="005D2C1B" w:rsidP="2C09B7EE" w:rsidRDefault="00FA78FE" w14:paraId="17997C49" w14:textId="0EEDDE74">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Corneal abrasion and head laceration</w:t>
      </w:r>
    </w:p>
    <w:p w:rsidRPr="004A70B3" w:rsidR="005D2C1B" w:rsidP="2C09B7EE" w:rsidRDefault="00D443B2" w14:paraId="7641B90F" w14:textId="6E02A6CF">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Guillain-Barré syndrome and testicular torsion</w:t>
      </w:r>
    </w:p>
    <w:p w:rsidRPr="004A70B3" w:rsidR="005D2C1B" w:rsidP="2C09B7EE" w:rsidRDefault="00FA78FE" w14:paraId="52656BA9" w14:textId="3D2BF8FA">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Sickle cell trait collapse and sexually transmitted diseases</w:t>
      </w:r>
    </w:p>
    <w:p w:rsidR="005D2C1B" w:rsidP="2C09B7EE" w:rsidRDefault="00FA78FE" w14:paraId="17E00BF0" w14:textId="2F3AB92D">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5E4C6A9A">
        <w:rPr>
          <w:rFonts w:ascii="Calibri" w:hAnsi="Calibri" w:eastAsia="MS Mincho" w:cs="Calibri" w:asciiTheme="majorAscii" w:hAnsiTheme="majorAscii" w:cstheme="majorAscii"/>
          <w:sz w:val="22"/>
          <w:szCs w:val="22"/>
        </w:rPr>
        <w:t>. Stroke and coronavirus</w:t>
      </w:r>
    </w:p>
    <w:p w:rsidRPr="004A70B3" w:rsidR="00275D43" w:rsidP="00C70C05" w:rsidRDefault="00275D43" w14:paraId="45F42D0F" w14:textId="77777777">
      <w:pPr>
        <w:pStyle w:val="Heading2"/>
        <w:spacing w:after="200"/>
      </w:pPr>
      <w:r w:rsidR="00275D43">
        <w:rPr/>
        <w:t>Multiple Select Question</w:t>
      </w:r>
    </w:p>
    <w:p w:rsidRPr="00C70C05" w:rsidR="00C70C05" w:rsidP="2C09B7EE" w:rsidRDefault="0B625D33" w14:paraId="2DDFE9D2" w14:textId="2B895966">
      <w:pPr>
        <w:spacing w:after="120"/>
        <w:rPr>
          <w:rFonts w:ascii="Calibri" w:hAnsi="Calibri" w:eastAsia="Aptos" w:cs="Calibri" w:asciiTheme="majorAscii" w:hAnsiTheme="majorAscii" w:cstheme="majorAscii"/>
          <w:b w:val="1"/>
          <w:bCs w:val="1"/>
          <w:sz w:val="22"/>
          <w:szCs w:val="22"/>
        </w:rPr>
      </w:pPr>
      <w:r w:rsidRPr="2C09B7EE" w:rsidR="0B625D33">
        <w:rPr>
          <w:rFonts w:ascii="Calibri" w:hAnsi="Calibri" w:eastAsia="MS Mincho" w:cs="Calibri" w:asciiTheme="majorAscii" w:hAnsiTheme="majorAscii" w:cstheme="majorAscii"/>
          <w:b w:val="1"/>
          <w:bCs w:val="1"/>
          <w:sz w:val="22"/>
          <w:szCs w:val="22"/>
        </w:rPr>
        <w:t xml:space="preserve">13. </w:t>
      </w:r>
      <w:r w:rsidRPr="2C09B7EE" w:rsidR="008E5A5F">
        <w:rPr>
          <w:rFonts w:ascii="Calibri" w:hAnsi="Calibri" w:eastAsia="Aptos" w:cs="Calibri" w:asciiTheme="majorAscii" w:hAnsiTheme="majorAscii" w:cstheme="majorAscii"/>
          <w:b w:val="1"/>
          <w:bCs w:val="1"/>
          <w:sz w:val="22"/>
          <w:szCs w:val="22"/>
        </w:rPr>
        <w:t xml:space="preserve">Which of the following aspects </w:t>
      </w:r>
      <w:r w:rsidRPr="2C09B7EE" w:rsidR="008E5A5F">
        <w:rPr>
          <w:rFonts w:ascii="Calibri" w:hAnsi="Calibri" w:eastAsia="Aptos" w:cs="Calibri" w:asciiTheme="majorAscii" w:hAnsiTheme="majorAscii" w:cstheme="majorAscii"/>
          <w:b w:val="1"/>
          <w:bCs w:val="1"/>
          <w:sz w:val="22"/>
          <w:szCs w:val="22"/>
        </w:rPr>
        <w:t xml:space="preserve">encompasses </w:t>
      </w:r>
      <w:r w:rsidRPr="2C09B7EE" w:rsidR="008E5A5F">
        <w:rPr>
          <w:rFonts w:ascii="Calibri" w:hAnsi="Calibri" w:eastAsia="Aptos" w:cs="Calibri" w:asciiTheme="majorAscii" w:hAnsiTheme="majorAscii" w:cstheme="majorAscii"/>
          <w:b w:val="1"/>
          <w:bCs w:val="1"/>
          <w:sz w:val="22"/>
          <w:szCs w:val="22"/>
        </w:rPr>
        <w:t>e</w:t>
      </w:r>
      <w:r w:rsidRPr="2C09B7EE" w:rsidR="354EDC96">
        <w:rPr>
          <w:rFonts w:ascii="Calibri" w:hAnsi="Calibri" w:eastAsia="Aptos" w:cs="Calibri" w:asciiTheme="majorAscii" w:hAnsiTheme="majorAscii" w:cstheme="majorAscii"/>
          <w:b w:val="1"/>
          <w:bCs w:val="1"/>
          <w:sz w:val="22"/>
          <w:szCs w:val="22"/>
        </w:rPr>
        <w:t>ffective communication with a patient</w:t>
      </w:r>
      <w:r w:rsidRPr="2C09B7EE" w:rsidR="354EDC96">
        <w:rPr>
          <w:rFonts w:ascii="Calibri" w:hAnsi="Calibri" w:eastAsia="Aptos" w:cs="Calibri" w:asciiTheme="majorAscii" w:hAnsiTheme="majorAscii" w:cstheme="majorAscii"/>
          <w:b w:val="1"/>
          <w:bCs w:val="1"/>
          <w:sz w:val="22"/>
          <w:szCs w:val="22"/>
        </w:rPr>
        <w:t xml:space="preserve">? </w:t>
      </w:r>
      <w:r w:rsidRPr="2C09B7EE" w:rsidR="00814D11">
        <w:rPr>
          <w:rFonts w:ascii="Calibri" w:hAnsi="Calibri" w:eastAsia="Aptos" w:cs="Calibri" w:asciiTheme="majorAscii" w:hAnsiTheme="majorAscii" w:cstheme="majorAscii"/>
          <w:b w:val="1"/>
          <w:bCs w:val="1"/>
          <w:sz w:val="22"/>
          <w:szCs w:val="22"/>
        </w:rPr>
        <w:t xml:space="preserve">Choose </w:t>
      </w:r>
      <w:r w:rsidRPr="2C09B7EE" w:rsidR="354EDC96">
        <w:rPr>
          <w:rFonts w:ascii="Calibri" w:hAnsi="Calibri" w:eastAsia="Aptos" w:cs="Calibri" w:asciiTheme="majorAscii" w:hAnsiTheme="majorAscii" w:cstheme="majorAscii"/>
          <w:b w:val="1"/>
          <w:bCs w:val="1"/>
          <w:sz w:val="22"/>
          <w:szCs w:val="22"/>
        </w:rPr>
        <w:t xml:space="preserve">all that </w:t>
      </w:r>
      <w:r w:rsidRPr="2C09B7EE" w:rsidR="354EDC96">
        <w:rPr>
          <w:rFonts w:ascii="Calibri" w:hAnsi="Calibri" w:eastAsia="Aptos" w:cs="Calibri" w:asciiTheme="majorAscii" w:hAnsiTheme="majorAscii" w:cstheme="majorAscii"/>
          <w:b w:val="1"/>
          <w:bCs w:val="1"/>
          <w:sz w:val="22"/>
          <w:szCs w:val="22"/>
        </w:rPr>
        <w:t>apply</w:t>
      </w:r>
      <w:r w:rsidRPr="2C09B7EE" w:rsidR="354EDC96">
        <w:rPr>
          <w:rFonts w:ascii="Calibri" w:hAnsi="Calibri" w:eastAsia="Aptos" w:cs="Calibri" w:asciiTheme="majorAscii" w:hAnsiTheme="majorAscii" w:cstheme="majorAscii"/>
          <w:b w:val="1"/>
          <w:bCs w:val="1"/>
          <w:sz w:val="22"/>
          <w:szCs w:val="22"/>
        </w:rPr>
        <w:t>.</w:t>
      </w:r>
    </w:p>
    <w:p w:rsidRPr="004A70B3" w:rsidR="24D486E5" w:rsidP="2C09B7EE" w:rsidRDefault="354EDC96" w14:paraId="6D7B00C0" w14:textId="615E5B4B">
      <w:pPr>
        <w:ind w:left="357"/>
        <w:rPr>
          <w:rFonts w:ascii="Calibri" w:hAnsi="Calibri" w:eastAsia="Aptos" w:cs="Calibri" w:asciiTheme="majorAscii" w:hAnsiTheme="majorAscii" w:cstheme="majorAscii"/>
          <w:sz w:val="22"/>
          <w:szCs w:val="22"/>
          <w:rPrChange w:author="" w16du:dateUtc="2026-05-22T10:43:00Z" w:id="1236413605">
            <w:rPr>
              <w:rFonts w:ascii="Aptos" w:hAnsi="Aptos" w:eastAsia="Aptos" w:cs="Aptos"/>
              <w:lang w:val="en"/>
            </w:rPr>
          </w:rPrChange>
        </w:rPr>
      </w:pPr>
      <w:r w:rsidRPr="2C09B7EE" w:rsidR="354EDC96">
        <w:rPr>
          <w:rFonts w:ascii="Calibri" w:hAnsi="Calibri" w:eastAsia="Aptos" w:cs="Calibri" w:asciiTheme="majorAscii" w:hAnsiTheme="majorAscii" w:cstheme="majorAscii"/>
          <w:sz w:val="22"/>
          <w:szCs w:val="22"/>
        </w:rPr>
        <w:t xml:space="preserve">*a. </w:t>
      </w:r>
      <w:r w:rsidRPr="2C09B7EE" w:rsidR="008E5A5F">
        <w:rPr>
          <w:rFonts w:ascii="Calibri" w:hAnsi="Calibri" w:eastAsia="Aptos" w:cs="Calibri" w:asciiTheme="majorAscii" w:hAnsiTheme="majorAscii" w:cstheme="majorAscii"/>
          <w:sz w:val="22"/>
          <w:szCs w:val="22"/>
        </w:rPr>
        <w:t>E</w:t>
      </w:r>
      <w:r w:rsidRPr="2C09B7EE" w:rsidR="354EDC96">
        <w:rPr>
          <w:rFonts w:ascii="Calibri" w:hAnsi="Calibri" w:eastAsia="Aptos" w:cs="Calibri" w:asciiTheme="majorAscii" w:hAnsiTheme="majorAscii" w:cstheme="majorAscii"/>
          <w:sz w:val="22"/>
          <w:szCs w:val="22"/>
        </w:rPr>
        <w:t xml:space="preserve">ye </w:t>
      </w:r>
      <w:r w:rsidRPr="2C09B7EE" w:rsidR="354EDC96">
        <w:rPr>
          <w:rFonts w:ascii="Calibri" w:hAnsi="Calibri" w:eastAsia="MS Mincho" w:cs="Calibri" w:asciiTheme="majorAscii" w:hAnsiTheme="majorAscii" w:cstheme="majorAscii"/>
          <w:sz w:val="22"/>
          <w:szCs w:val="22"/>
        </w:rPr>
        <w:t>contact</w:t>
      </w:r>
    </w:p>
    <w:p w:rsidR="00C70C05" w:rsidP="2C09B7EE" w:rsidRDefault="354EDC96" w14:paraId="69AE5A69" w14:textId="243B270E">
      <w:pPr>
        <w:ind w:left="357"/>
        <w:rPr>
          <w:rFonts w:ascii="Calibri" w:hAnsi="Calibri" w:eastAsia="Aptos" w:cs="Calibri" w:asciiTheme="majorAscii" w:hAnsiTheme="majorAscii" w:cstheme="majorAscii"/>
          <w:sz w:val="22"/>
          <w:szCs w:val="22"/>
        </w:rPr>
      </w:pPr>
      <w:r w:rsidRPr="2C09B7EE" w:rsidR="354EDC96">
        <w:rPr>
          <w:rFonts w:ascii="Calibri" w:hAnsi="Calibri" w:eastAsia="Aptos" w:cs="Calibri" w:asciiTheme="majorAscii" w:hAnsiTheme="majorAscii" w:cstheme="majorAscii"/>
          <w:sz w:val="22"/>
          <w:szCs w:val="22"/>
        </w:rPr>
        <w:t xml:space="preserve">*b. </w:t>
      </w:r>
      <w:r w:rsidRPr="2C09B7EE" w:rsidR="008E5A5F">
        <w:rPr>
          <w:rFonts w:ascii="Calibri" w:hAnsi="Calibri" w:eastAsia="MS Mincho" w:cs="Calibri" w:asciiTheme="majorAscii" w:hAnsiTheme="majorAscii" w:cstheme="majorAscii"/>
          <w:sz w:val="22"/>
          <w:szCs w:val="22"/>
        </w:rPr>
        <w:t>R</w:t>
      </w:r>
      <w:r w:rsidRPr="2C09B7EE" w:rsidR="354EDC96">
        <w:rPr>
          <w:rFonts w:ascii="Calibri" w:hAnsi="Calibri" w:eastAsia="MS Mincho" w:cs="Calibri" w:asciiTheme="majorAscii" w:hAnsiTheme="majorAscii" w:cstheme="majorAscii"/>
          <w:sz w:val="22"/>
          <w:szCs w:val="22"/>
        </w:rPr>
        <w:t>epetition</w:t>
      </w:r>
      <w:r w:rsidRPr="2C09B7EE" w:rsidR="354EDC96">
        <w:rPr>
          <w:rFonts w:ascii="Calibri" w:hAnsi="Calibri" w:eastAsia="Aptos" w:cs="Calibri" w:asciiTheme="majorAscii" w:hAnsiTheme="majorAscii" w:cstheme="majorAscii"/>
          <w:sz w:val="22"/>
          <w:szCs w:val="22"/>
        </w:rPr>
        <w:t xml:space="preserve"> of key words from </w:t>
      </w:r>
      <w:r w:rsidRPr="2C09B7EE" w:rsidR="00152C34">
        <w:rPr>
          <w:rFonts w:ascii="Calibri" w:hAnsi="Calibri" w:eastAsia="Aptos" w:cs="Calibri" w:asciiTheme="majorAscii" w:hAnsiTheme="majorAscii" w:cstheme="majorAscii"/>
          <w:sz w:val="22"/>
          <w:szCs w:val="22"/>
        </w:rPr>
        <w:t xml:space="preserve">the </w:t>
      </w:r>
      <w:r w:rsidRPr="2C09B7EE" w:rsidR="354EDC96">
        <w:rPr>
          <w:rFonts w:ascii="Calibri" w:hAnsi="Calibri" w:eastAsia="Aptos" w:cs="Calibri" w:asciiTheme="majorAscii" w:hAnsiTheme="majorAscii" w:cstheme="majorAscii"/>
          <w:sz w:val="22"/>
          <w:szCs w:val="22"/>
        </w:rPr>
        <w:t>patient</w:t>
      </w:r>
    </w:p>
    <w:p w:rsidRPr="004A70B3" w:rsidR="24D486E5" w:rsidP="2C09B7EE" w:rsidRDefault="354EDC96" w14:paraId="515CDF43" w14:textId="63988A4D">
      <w:pPr>
        <w:ind w:left="357"/>
        <w:rPr>
          <w:rFonts w:ascii="Calibri" w:hAnsi="Calibri" w:eastAsia="Aptos" w:cs="Calibri" w:asciiTheme="majorAscii" w:hAnsiTheme="majorAscii" w:cstheme="majorAscii"/>
          <w:sz w:val="22"/>
          <w:szCs w:val="22"/>
          <w:rPrChange w:author="" w16du:dateUtc="2026-05-22T10:43:00Z" w:id="534807457">
            <w:rPr>
              <w:rFonts w:ascii="Aptos" w:hAnsi="Aptos" w:eastAsia="Aptos" w:cs="Aptos"/>
              <w:lang w:val="en"/>
            </w:rPr>
          </w:rPrChange>
        </w:rPr>
      </w:pPr>
      <w:r w:rsidRPr="2C09B7EE" w:rsidR="354EDC96">
        <w:rPr>
          <w:rFonts w:ascii="Calibri" w:hAnsi="Calibri" w:eastAsia="Aptos" w:cs="Calibri" w:asciiTheme="majorAscii" w:hAnsiTheme="majorAscii" w:cstheme="majorAscii"/>
          <w:sz w:val="22"/>
          <w:szCs w:val="22"/>
        </w:rPr>
        <w:t xml:space="preserve">c. </w:t>
      </w:r>
      <w:r w:rsidRPr="2C09B7EE" w:rsidR="008E5A5F">
        <w:rPr>
          <w:rFonts w:ascii="Calibri" w:hAnsi="Calibri" w:eastAsia="Aptos" w:cs="Calibri" w:asciiTheme="majorAscii" w:hAnsiTheme="majorAscii" w:cstheme="majorAscii"/>
          <w:sz w:val="22"/>
          <w:szCs w:val="22"/>
        </w:rPr>
        <w:t>A</w:t>
      </w:r>
      <w:r w:rsidRPr="2C09B7EE" w:rsidR="354EDC96">
        <w:rPr>
          <w:rFonts w:ascii="Calibri" w:hAnsi="Calibri" w:eastAsia="Aptos" w:cs="Calibri" w:asciiTheme="majorAscii" w:hAnsiTheme="majorAscii" w:cstheme="majorAscii"/>
          <w:sz w:val="22"/>
          <w:szCs w:val="22"/>
        </w:rPr>
        <w:t xml:space="preserve">rms crossed behind </w:t>
      </w:r>
      <w:r w:rsidRPr="2C09B7EE" w:rsidR="00152C34">
        <w:rPr>
          <w:rFonts w:ascii="Calibri" w:hAnsi="Calibri" w:eastAsia="Aptos" w:cs="Calibri" w:asciiTheme="majorAscii" w:hAnsiTheme="majorAscii" w:cstheme="majorAscii"/>
          <w:sz w:val="22"/>
          <w:szCs w:val="22"/>
        </w:rPr>
        <w:t xml:space="preserve">the </w:t>
      </w:r>
      <w:r w:rsidRPr="2C09B7EE" w:rsidR="354EDC96">
        <w:rPr>
          <w:rFonts w:ascii="Calibri" w:hAnsi="Calibri" w:eastAsia="Aptos" w:cs="Calibri" w:asciiTheme="majorAscii" w:hAnsiTheme="majorAscii" w:cstheme="majorAscii"/>
          <w:sz w:val="22"/>
          <w:szCs w:val="22"/>
        </w:rPr>
        <w:t>computer or writing implements</w:t>
      </w:r>
    </w:p>
    <w:p w:rsidR="00C70C05" w:rsidP="2C09B7EE" w:rsidRDefault="354EDC96" w14:paraId="501C46D9" w14:textId="59DB957D">
      <w:pPr>
        <w:ind w:left="357"/>
        <w:rPr>
          <w:rFonts w:ascii="Calibri" w:hAnsi="Calibri" w:eastAsia="Aptos" w:cs="Calibri" w:asciiTheme="majorAscii" w:hAnsiTheme="majorAscii" w:cstheme="majorAscii"/>
          <w:sz w:val="22"/>
          <w:szCs w:val="22"/>
        </w:rPr>
      </w:pPr>
      <w:r w:rsidRPr="2C09B7EE" w:rsidR="354EDC96">
        <w:rPr>
          <w:rFonts w:ascii="Calibri" w:hAnsi="Calibri" w:eastAsia="Aptos" w:cs="Calibri" w:asciiTheme="majorAscii" w:hAnsiTheme="majorAscii" w:cstheme="majorAscii"/>
          <w:sz w:val="22"/>
          <w:szCs w:val="22"/>
        </w:rPr>
        <w:t xml:space="preserve">*d. </w:t>
      </w:r>
      <w:r w:rsidRPr="2C09B7EE" w:rsidR="008E5A5F">
        <w:rPr>
          <w:rFonts w:ascii="Calibri" w:hAnsi="Calibri" w:eastAsia="Aptos" w:cs="Calibri" w:asciiTheme="majorAscii" w:hAnsiTheme="majorAscii" w:cstheme="majorAscii"/>
          <w:sz w:val="22"/>
          <w:szCs w:val="22"/>
        </w:rPr>
        <w:t>S</w:t>
      </w:r>
      <w:r w:rsidRPr="2C09B7EE" w:rsidR="354EDC96">
        <w:rPr>
          <w:rFonts w:ascii="Calibri" w:hAnsi="Calibri" w:eastAsia="Aptos" w:cs="Calibri" w:asciiTheme="majorAscii" w:hAnsiTheme="majorAscii" w:cstheme="majorAscii"/>
          <w:sz w:val="22"/>
          <w:szCs w:val="22"/>
        </w:rPr>
        <w:t>imple phrases of acknowledgment</w:t>
      </w:r>
    </w:p>
    <w:p w:rsidRPr="00846FDA" w:rsidR="00275D43" w:rsidP="00C70C05" w:rsidRDefault="00275D43" w14:paraId="63404BDC" w14:textId="77777777">
      <w:pPr>
        <w:pStyle w:val="Heading2"/>
        <w:spacing w:after="200"/>
      </w:pPr>
      <w:r w:rsidR="00275D43">
        <w:rPr/>
        <w:t>Multiple Choice Question</w:t>
      </w:r>
    </w:p>
    <w:p w:rsidRPr="00846FDA" w:rsidR="005D2C1B" w:rsidP="00C70C05" w:rsidRDefault="49FE2989" w14:paraId="52CBC65E" w14:textId="3CF02175">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14. Which of the following eye conditions would warrant immediate physician referral?</w:t>
      </w:r>
    </w:p>
    <w:p w:rsidRPr="00846FDA" w:rsidR="005D2C1B" w:rsidP="2C09B7EE" w:rsidRDefault="00D443B2" w14:paraId="6E85E9F9" w14:textId="51AC256A">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Conjunctivitis</w:t>
      </w:r>
    </w:p>
    <w:p w:rsidRPr="00846FDA" w:rsidR="005D2C1B" w:rsidP="2C09B7EE" w:rsidRDefault="00FA78FE" w14:paraId="226DEFE4" w14:textId="437A8E1A">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Periorbital contusion</w:t>
      </w:r>
    </w:p>
    <w:p w:rsidRPr="00846FDA" w:rsidR="005D2C1B" w:rsidP="2C09B7EE" w:rsidRDefault="00FA78FE" w14:paraId="6E98D02C" w14:textId="4D885FAC">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Sty</w:t>
      </w:r>
      <w:r w:rsidRPr="2C09B7EE" w:rsidR="00275D43">
        <w:rPr>
          <w:rFonts w:ascii="Calibri" w:hAnsi="Calibri" w:eastAsia="MS Mincho" w:cs="Calibri" w:asciiTheme="majorAscii" w:hAnsiTheme="majorAscii" w:cstheme="majorAscii"/>
          <w:sz w:val="22"/>
          <w:szCs w:val="22"/>
        </w:rPr>
        <w:t>e</w:t>
      </w:r>
    </w:p>
    <w:p w:rsidRPr="00846FDA" w:rsidR="005D2C1B" w:rsidP="2C09B7EE" w:rsidRDefault="00FA78FE" w14:paraId="777719B9" w14:textId="4F64CB43">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Subconjunctival hemorrhage</w:t>
      </w:r>
    </w:p>
    <w:p w:rsidR="005D2C1B" w:rsidP="2C09B7EE" w:rsidRDefault="00FA78FE" w14:paraId="2F22C438" w14:textId="35A78A89">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Chemical burn to the eye and a displaced contact lens</w:t>
      </w:r>
    </w:p>
    <w:p w:rsidRPr="00846FDA" w:rsidR="00995723" w:rsidP="00995723" w:rsidRDefault="00995723" w14:paraId="3B86B5D7" w14:textId="77777777">
      <w:pPr>
        <w:spacing w:line="276" w:lineRule="auto"/>
        <w:contextualSpacing/>
        <w:rPr>
          <w:rFonts w:eastAsia="MS Mincho" w:asciiTheme="majorHAnsi" w:hAnsiTheme="majorHAnsi" w:cstheme="majorHAnsi"/>
          <w:sz w:val="22"/>
          <w:szCs w:val="22"/>
        </w:rPr>
      </w:pPr>
    </w:p>
    <w:p w:rsidRPr="00846FDA" w:rsidR="005D2C1B" w:rsidP="006A3CBB" w:rsidRDefault="49FE2989" w14:paraId="027DC10F" w14:textId="036EE41D">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15. Which of the following dermatological conditions are highly contagious?</w:t>
      </w:r>
    </w:p>
    <w:p w:rsidRPr="00846FDA" w:rsidR="005D2C1B" w:rsidP="2C09B7EE" w:rsidRDefault="00D443B2" w14:paraId="2D6419F8" w14:textId="0F2396A5">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Impetigo</w:t>
      </w:r>
    </w:p>
    <w:p w:rsidRPr="00846FDA" w:rsidR="005D2C1B" w:rsidP="2C09B7EE" w:rsidRDefault="00FA78FE" w14:paraId="7444F770" w14:textId="5966D66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Head lice</w:t>
      </w:r>
    </w:p>
    <w:p w:rsidRPr="00846FDA" w:rsidR="005D2C1B" w:rsidP="2C09B7EE" w:rsidRDefault="00FA78FE" w14:paraId="14D58B50" w14:textId="1DA7CC5F">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Pediculosis capitis</w:t>
      </w:r>
    </w:p>
    <w:p w:rsidRPr="00846FDA" w:rsidR="005D2C1B" w:rsidP="2C09B7EE" w:rsidRDefault="00FA78FE" w14:paraId="5F4E26D8" w14:textId="07DF6F5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Tinea versicolor</w:t>
      </w:r>
    </w:p>
    <w:p w:rsidR="005D2C1B" w:rsidP="2C09B7EE" w:rsidRDefault="00FA78FE" w14:paraId="543521CE" w14:textId="1BC44C7C">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Poison ivy</w:t>
      </w:r>
    </w:p>
    <w:p w:rsidRPr="00846FDA" w:rsidR="00193B29" w:rsidP="00193B29" w:rsidRDefault="00193B29" w14:paraId="44A7D649"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7001A1C6" w14:textId="6EFB5D88">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16. The overall goal in diabetes treatment is to decrease the end-stage effect</w:t>
      </w:r>
      <w:r w:rsidRPr="2C09B7EE" w:rsidR="00152C34">
        <w:rPr>
          <w:rFonts w:ascii="Calibri" w:hAnsi="Calibri" w:eastAsia="MS Mincho" w:cs="Calibri" w:asciiTheme="majorAscii" w:hAnsiTheme="majorAscii" w:cstheme="majorAscii"/>
          <w:b w:val="1"/>
          <w:bCs w:val="1"/>
          <w:sz w:val="22"/>
          <w:szCs w:val="22"/>
        </w:rPr>
        <w:t>s</w:t>
      </w:r>
      <w:r w:rsidRPr="2C09B7EE" w:rsidR="49FE2989">
        <w:rPr>
          <w:rFonts w:ascii="Calibri" w:hAnsi="Calibri" w:eastAsia="MS Mincho" w:cs="Calibri" w:asciiTheme="majorAscii" w:hAnsiTheme="majorAscii" w:cstheme="majorAscii"/>
          <w:b w:val="1"/>
          <w:bCs w:val="1"/>
          <w:sz w:val="22"/>
          <w:szCs w:val="22"/>
        </w:rPr>
        <w:t xml:space="preserve"> of the disease. Which of the following is an end-stage effect of diabetes?</w:t>
      </w:r>
    </w:p>
    <w:p w:rsidRPr="00846FDA" w:rsidR="005D2C1B" w:rsidP="2C09B7EE" w:rsidRDefault="00FA78FE" w14:paraId="09A80D90" w14:textId="4F91C1F7">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Stroke</w:t>
      </w:r>
    </w:p>
    <w:p w:rsidRPr="00846FDA" w:rsidR="005D2C1B" w:rsidP="2C09B7EE" w:rsidRDefault="00FA78FE" w14:paraId="0F1CFEB2" w14:textId="2B0022C7">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Colon cancer</w:t>
      </w:r>
    </w:p>
    <w:p w:rsidRPr="00846FDA" w:rsidR="005D2C1B" w:rsidP="2C09B7EE" w:rsidRDefault="00D443B2" w14:paraId="66639AAC" w14:textId="06538212">
      <w:pPr>
        <w:ind w:left="357"/>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Cardiovascular disease</w:t>
      </w:r>
    </w:p>
    <w:p w:rsidRPr="00846FDA" w:rsidR="005D2C1B" w:rsidP="2C09B7EE" w:rsidRDefault="00FA78FE" w14:paraId="1631B88A" w14:textId="455A84BF">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Deafness</w:t>
      </w:r>
    </w:p>
    <w:p w:rsidR="005D2C1B" w:rsidP="2C09B7EE" w:rsidRDefault="00FA78FE" w14:paraId="0C8149DF" w14:textId="7531286B">
      <w:pPr>
        <w:ind w:left="357"/>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Gastrointestinal problems</w:t>
      </w:r>
    </w:p>
    <w:p w:rsidRPr="00846FDA" w:rsidR="00E42181" w:rsidP="00E42181" w:rsidRDefault="00E42181" w14:paraId="583CCF73" w14:textId="77777777">
      <w:pPr>
        <w:rPr>
          <w:rFonts w:eastAsia="MS Mincho" w:asciiTheme="majorHAnsi" w:hAnsiTheme="majorHAnsi" w:cstheme="majorHAnsi"/>
          <w:sz w:val="22"/>
          <w:szCs w:val="22"/>
        </w:rPr>
      </w:pPr>
    </w:p>
    <w:p w:rsidRPr="00846FDA" w:rsidR="005D2C1B" w:rsidP="00F826DA" w:rsidRDefault="005D2C1B" w14:paraId="0FE6B6A3" w14:textId="77777777">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17. Which of the following is a red flag for diabetes?</w:t>
      </w:r>
    </w:p>
    <w:p w:rsidRPr="00846FDA" w:rsidR="005D2C1B" w:rsidP="2C09B7EE" w:rsidRDefault="00D443B2" w14:paraId="20F937A6" w14:textId="0128BECA">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Blurry vision and numbness, tingling, and pain in hands or feet</w:t>
      </w:r>
    </w:p>
    <w:p w:rsidRPr="00846FDA" w:rsidR="005D2C1B" w:rsidP="2C09B7EE" w:rsidRDefault="00FA78FE" w14:paraId="13D8AA22" w14:textId="22E819C1">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Confusion and polyuria</w:t>
      </w:r>
    </w:p>
    <w:p w:rsidRPr="00846FDA" w:rsidR="005D2C1B" w:rsidP="2C09B7EE" w:rsidRDefault="00FA78FE" w14:paraId="7A03911F" w14:textId="6F1F6D89">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Headaches and polyphagia</w:t>
      </w:r>
    </w:p>
    <w:p w:rsidRPr="00846FDA" w:rsidR="005D2C1B" w:rsidP="2C09B7EE" w:rsidRDefault="00FA78FE" w14:paraId="75E349FF" w14:textId="0937A58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Slurred speech and polydipsia</w:t>
      </w:r>
    </w:p>
    <w:p w:rsidR="005D2C1B" w:rsidP="2C09B7EE" w:rsidRDefault="00FA78FE" w14:paraId="2B9A9FAB" w14:textId="614E7BD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Tremors and lack of coordination</w:t>
      </w:r>
    </w:p>
    <w:p w:rsidRPr="00846FDA" w:rsidR="00275D43" w:rsidP="0058788C" w:rsidRDefault="00275D43" w14:paraId="573124EE" w14:textId="77777777">
      <w:pPr>
        <w:pStyle w:val="Heading2"/>
        <w:spacing w:after="200"/>
      </w:pPr>
      <w:r w:rsidR="00275D43">
        <w:rPr/>
        <w:t>Multiple Select Question</w:t>
      </w:r>
    </w:p>
    <w:p w:rsidR="00C70C05" w:rsidP="2C09B7EE" w:rsidRDefault="49FE2989" w14:paraId="7F45DE55" w14:textId="79257F57">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18. Which of the following immunizations are routinely </w:t>
      </w:r>
      <w:r w:rsidRPr="2C09B7EE" w:rsidR="49FE2989">
        <w:rPr>
          <w:rFonts w:ascii="Calibri" w:hAnsi="Calibri" w:eastAsia="MS Mincho" w:cs="Calibri" w:asciiTheme="majorAscii" w:hAnsiTheme="majorAscii" w:cstheme="majorAscii"/>
          <w:b w:val="1"/>
          <w:bCs w:val="1"/>
          <w:sz w:val="22"/>
          <w:szCs w:val="22"/>
        </w:rPr>
        <w:t>required</w:t>
      </w:r>
      <w:r w:rsidRPr="2C09B7EE" w:rsidR="49FE2989">
        <w:rPr>
          <w:rFonts w:ascii="Calibri" w:hAnsi="Calibri" w:eastAsia="MS Mincho" w:cs="Calibri" w:asciiTheme="majorAscii" w:hAnsiTheme="majorAscii" w:cstheme="majorAscii"/>
          <w:b w:val="1"/>
          <w:bCs w:val="1"/>
          <w:sz w:val="22"/>
          <w:szCs w:val="22"/>
        </w:rPr>
        <w:t xml:space="preserve"> for children?</w:t>
      </w:r>
      <w:r w:rsidRPr="2C09B7EE" w:rsidR="474561DD">
        <w:rPr>
          <w:rFonts w:ascii="Calibri" w:hAnsi="Calibri" w:eastAsia="MS Mincho" w:cs="Calibri" w:asciiTheme="majorAscii" w:hAnsiTheme="majorAscii" w:cstheme="majorAscii"/>
          <w:b w:val="1"/>
          <w:bCs w:val="1"/>
          <w:sz w:val="22"/>
          <w:szCs w:val="22"/>
        </w:rPr>
        <w:t xml:space="preserve"> </w:t>
      </w:r>
      <w:r w:rsidRPr="2C09B7EE" w:rsidR="00814D11">
        <w:rPr>
          <w:rFonts w:ascii="Calibri" w:hAnsi="Calibri" w:eastAsia="MS Mincho" w:cs="Calibri" w:asciiTheme="majorAscii" w:hAnsiTheme="majorAscii" w:cstheme="majorAscii"/>
          <w:b w:val="1"/>
          <w:bCs w:val="1"/>
          <w:sz w:val="22"/>
          <w:szCs w:val="22"/>
        </w:rPr>
        <w:t xml:space="preserve">Choose </w:t>
      </w:r>
      <w:r w:rsidRPr="2C09B7EE" w:rsidR="474561DD">
        <w:rPr>
          <w:rFonts w:ascii="Calibri" w:hAnsi="Calibri" w:eastAsia="MS Mincho" w:cs="Calibri" w:asciiTheme="majorAscii" w:hAnsiTheme="majorAscii" w:cstheme="majorAscii"/>
          <w:b w:val="1"/>
          <w:bCs w:val="1"/>
          <w:sz w:val="22"/>
          <w:szCs w:val="22"/>
        </w:rPr>
        <w:t xml:space="preserve">all that </w:t>
      </w:r>
      <w:r w:rsidRPr="2C09B7EE" w:rsidR="474561DD">
        <w:rPr>
          <w:rFonts w:ascii="Calibri" w:hAnsi="Calibri" w:eastAsia="MS Mincho" w:cs="Calibri" w:asciiTheme="majorAscii" w:hAnsiTheme="majorAscii" w:cstheme="majorAscii"/>
          <w:b w:val="1"/>
          <w:bCs w:val="1"/>
          <w:sz w:val="22"/>
          <w:szCs w:val="22"/>
        </w:rPr>
        <w:t>apply</w:t>
      </w:r>
      <w:r w:rsidRPr="2C09B7EE" w:rsidR="474561DD">
        <w:rPr>
          <w:rFonts w:ascii="Calibri" w:hAnsi="Calibri" w:eastAsia="MS Mincho" w:cs="Calibri" w:asciiTheme="majorAscii" w:hAnsiTheme="majorAscii" w:cstheme="majorAscii"/>
          <w:b w:val="1"/>
          <w:bCs w:val="1"/>
          <w:sz w:val="22"/>
          <w:szCs w:val="22"/>
        </w:rPr>
        <w:t>.</w:t>
      </w:r>
    </w:p>
    <w:p w:rsidRPr="00846FDA" w:rsidR="005D2C1B" w:rsidP="2C09B7EE" w:rsidRDefault="00D443B2" w14:paraId="0F587C74" w14:textId="02FC9BD8">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Diphtheria</w:t>
      </w:r>
    </w:p>
    <w:p w:rsidRPr="00846FDA" w:rsidR="005D2C1B" w:rsidP="2C09B7EE" w:rsidRDefault="00FA78FE" w14:paraId="50AB27AF" w14:textId="000400E2">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Coronavirus</w:t>
      </w:r>
    </w:p>
    <w:p w:rsidRPr="00846FDA" w:rsidR="005D2C1B" w:rsidP="2C09B7EE" w:rsidRDefault="00FA78FE" w14:paraId="511E5198" w14:textId="34A8D3E9">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Herpes zoster</w:t>
      </w:r>
    </w:p>
    <w:p w:rsidRPr="00846FDA" w:rsidR="005D2C1B" w:rsidP="2C09B7EE" w:rsidRDefault="00FA78FE" w14:paraId="132D1913" w14:textId="40A3D50D">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Human papillomavirus</w:t>
      </w:r>
    </w:p>
    <w:p w:rsidRPr="00846FDA" w:rsidR="005D2C1B" w:rsidP="2C09B7EE" w:rsidRDefault="00D443B2" w14:paraId="4427B41C" w14:textId="77E7B89B">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Whooping cough</w:t>
      </w:r>
    </w:p>
    <w:p w:rsidRPr="00846FDA" w:rsidR="00275D43" w:rsidP="0058788C" w:rsidRDefault="00275D43" w14:paraId="3E1F65BF" w14:textId="77777777">
      <w:pPr>
        <w:pStyle w:val="Heading2"/>
        <w:spacing w:after="200"/>
      </w:pPr>
      <w:r w:rsidR="00275D43">
        <w:rPr/>
        <w:t>Multiple Choice Question</w:t>
      </w:r>
    </w:p>
    <w:p w:rsidRPr="00846FDA" w:rsidR="005D2C1B" w:rsidP="2C09B7EE" w:rsidRDefault="005D2C1B" w14:paraId="183947B4" w14:textId="56C4CDC9">
      <w:pPr>
        <w:spacing w:after="120"/>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 xml:space="preserve">19. </w:t>
      </w:r>
      <w:r w:rsidRPr="2C09B7EE" w:rsidR="008E5A5F">
        <w:rPr>
          <w:rFonts w:ascii="Calibri" w:hAnsi="Calibri" w:eastAsia="MS Mincho" w:cs="Calibri" w:asciiTheme="majorAscii" w:hAnsiTheme="majorAscii" w:cstheme="majorAscii"/>
          <w:b w:val="1"/>
          <w:bCs w:val="1"/>
          <w:sz w:val="22"/>
          <w:szCs w:val="22"/>
        </w:rPr>
        <w:t>Damage to which of the following structures may a</w:t>
      </w:r>
      <w:r w:rsidRPr="2C09B7EE" w:rsidR="005D2C1B">
        <w:rPr>
          <w:rFonts w:ascii="Calibri" w:hAnsi="Calibri" w:eastAsia="MS Mincho" w:cs="Calibri" w:asciiTheme="majorAscii" w:hAnsiTheme="majorAscii" w:cstheme="majorAscii"/>
          <w:b w:val="1"/>
          <w:bCs w:val="1"/>
          <w:sz w:val="22"/>
          <w:szCs w:val="22"/>
        </w:rPr>
        <w:t xml:space="preserve">nterolateral rotary instability </w:t>
      </w:r>
      <w:r w:rsidRPr="2C09B7EE" w:rsidR="005D2C1B">
        <w:rPr>
          <w:rFonts w:ascii="Calibri" w:hAnsi="Calibri" w:eastAsia="MS Mincho" w:cs="Calibri" w:asciiTheme="majorAscii" w:hAnsiTheme="majorAscii" w:cstheme="majorAscii"/>
          <w:b w:val="1"/>
          <w:bCs w:val="1"/>
          <w:sz w:val="22"/>
          <w:szCs w:val="22"/>
        </w:rPr>
        <w:t>be associated with</w:t>
      </w:r>
      <w:r w:rsidRPr="2C09B7EE" w:rsidR="005D2C1B">
        <w:rPr>
          <w:rFonts w:ascii="Calibri" w:hAnsi="Calibri" w:eastAsia="MS Mincho" w:cs="Calibri" w:asciiTheme="majorAscii" w:hAnsiTheme="majorAscii" w:cstheme="majorAscii"/>
          <w:b w:val="1"/>
          <w:bCs w:val="1"/>
          <w:sz w:val="22"/>
          <w:szCs w:val="22"/>
        </w:rPr>
        <w:t>?</w:t>
      </w:r>
    </w:p>
    <w:p w:rsidRPr="00846FDA" w:rsidR="005D2C1B" w:rsidP="2C09B7EE" w:rsidRDefault="00D443B2" w14:paraId="68807D2F" w14:textId="0F4C1BF2">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Anterior cruciate ligament and posterior cruciate ligament</w:t>
      </w:r>
    </w:p>
    <w:p w:rsidRPr="00846FDA" w:rsidR="005D2C1B" w:rsidP="2C09B7EE" w:rsidRDefault="00FA78FE" w14:paraId="244F6824" w14:textId="23278449">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Arcuate ligament and anterolateral capsule</w:t>
      </w:r>
    </w:p>
    <w:p w:rsidRPr="00846FDA" w:rsidR="005D2C1B" w:rsidP="2C09B7EE" w:rsidRDefault="00FA78FE" w14:paraId="155AEE6B" w14:textId="5EF8A80E">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Iliotibial band and lateral joint capsule</w:t>
      </w:r>
    </w:p>
    <w:p w:rsidRPr="00846FDA" w:rsidR="005D2C1B" w:rsidP="2C09B7EE" w:rsidRDefault="00FA78FE" w14:paraId="5C794155" w14:textId="013079A1">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Anteromedial capsule and posterolateral capsule</w:t>
      </w:r>
    </w:p>
    <w:p w:rsidR="005D2C1B" w:rsidP="2C09B7EE" w:rsidRDefault="00FA78FE" w14:paraId="32CC3824" w14:textId="643E8E47">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Biceps femoris and lateral collateral ligament</w:t>
      </w:r>
    </w:p>
    <w:p w:rsidRPr="00846FDA" w:rsidR="0058788C" w:rsidP="0058788C" w:rsidRDefault="0058788C" w14:paraId="1FE6F64A" w14:textId="77777777">
      <w:pPr>
        <w:contextualSpacing/>
        <w:rPr>
          <w:rFonts w:eastAsia="MS Mincho" w:asciiTheme="majorHAnsi" w:hAnsiTheme="majorHAnsi" w:cstheme="majorHAnsi"/>
          <w:sz w:val="22"/>
          <w:szCs w:val="22"/>
        </w:rPr>
      </w:pPr>
    </w:p>
    <w:p w:rsidRPr="00846FDA" w:rsidR="005D2C1B" w:rsidP="2C09B7EE" w:rsidRDefault="49FE2989" w14:paraId="12DA67E5" w14:textId="332E19CD">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20. </w:t>
      </w:r>
      <w:r w:rsidRPr="2C09B7EE" w:rsidR="00EB09CD">
        <w:rPr>
          <w:rFonts w:ascii="Calibri" w:hAnsi="Calibri" w:eastAsia="MS Mincho" w:cs="Calibri" w:asciiTheme="majorAscii" w:hAnsiTheme="majorAscii" w:cstheme="majorAscii"/>
          <w:b w:val="1"/>
          <w:bCs w:val="1"/>
          <w:sz w:val="22"/>
          <w:szCs w:val="22"/>
        </w:rPr>
        <w:t>R</w:t>
      </w:r>
      <w:r w:rsidRPr="2C09B7EE" w:rsidR="008E5A5F">
        <w:rPr>
          <w:rFonts w:ascii="Calibri" w:hAnsi="Calibri" w:eastAsia="MS Mincho" w:cs="Calibri" w:asciiTheme="majorAscii" w:hAnsiTheme="majorAscii" w:cstheme="majorAscii"/>
          <w:b w:val="1"/>
          <w:bCs w:val="1"/>
          <w:sz w:val="22"/>
          <w:szCs w:val="22"/>
        </w:rPr>
        <w:t xml:space="preserve">upture or laxity of which of the following structures </w:t>
      </w:r>
      <w:r w:rsidRPr="2C09B7EE" w:rsidR="00EB09CD">
        <w:rPr>
          <w:rFonts w:ascii="Calibri" w:hAnsi="Calibri" w:eastAsia="MS Mincho" w:cs="Calibri" w:asciiTheme="majorAscii" w:hAnsiTheme="majorAscii" w:cstheme="majorAscii"/>
          <w:b w:val="1"/>
          <w:bCs w:val="1"/>
          <w:sz w:val="22"/>
          <w:szCs w:val="22"/>
        </w:rPr>
        <w:t>may p</w:t>
      </w:r>
      <w:r w:rsidRPr="2C09B7EE" w:rsidR="49FE2989">
        <w:rPr>
          <w:rFonts w:ascii="Calibri" w:hAnsi="Calibri" w:eastAsia="MS Mincho" w:cs="Calibri" w:asciiTheme="majorAscii" w:hAnsiTheme="majorAscii" w:cstheme="majorAscii"/>
          <w:b w:val="1"/>
          <w:bCs w:val="1"/>
          <w:sz w:val="22"/>
          <w:szCs w:val="22"/>
        </w:rPr>
        <w:t xml:space="preserve">osteromedial rotary instability </w:t>
      </w:r>
      <w:r w:rsidRPr="2C09B7EE" w:rsidR="49FE2989">
        <w:rPr>
          <w:rFonts w:ascii="Calibri" w:hAnsi="Calibri" w:eastAsia="MS Mincho" w:cs="Calibri" w:asciiTheme="majorAscii" w:hAnsiTheme="majorAscii" w:cstheme="majorAscii"/>
          <w:b w:val="1"/>
          <w:bCs w:val="1"/>
          <w:sz w:val="22"/>
          <w:szCs w:val="22"/>
        </w:rPr>
        <w:t>be associated</w:t>
      </w:r>
      <w:r w:rsidRPr="2C09B7EE" w:rsidR="00EB09CD">
        <w:rPr>
          <w:rFonts w:ascii="Calibri" w:hAnsi="Calibri" w:eastAsia="MS Mincho" w:cs="Calibri" w:asciiTheme="majorAscii" w:hAnsiTheme="majorAscii" w:cstheme="majorAscii"/>
          <w:b w:val="1"/>
          <w:bCs w:val="1"/>
          <w:sz w:val="22"/>
          <w:szCs w:val="22"/>
        </w:rPr>
        <w:t xml:space="preserve"> with</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D443B2" w14:paraId="5FD07A28" w14:textId="4FDB455C">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Posterior cruciate ligament and medial joint capsule</w:t>
      </w:r>
    </w:p>
    <w:p w:rsidRPr="00846FDA" w:rsidR="005D2C1B" w:rsidP="2C09B7EE" w:rsidRDefault="00FA78FE" w14:paraId="5BEB32B0" w14:textId="04059BD8">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Anterior cruciate ligament and medial collateral ligament</w:t>
      </w:r>
    </w:p>
    <w:p w:rsidRPr="00846FDA" w:rsidR="005D2C1B" w:rsidP="2C09B7EE" w:rsidRDefault="00FA78FE" w14:paraId="690461D4" w14:textId="4B275A69">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Anterolateral capsule</w:t>
      </w:r>
    </w:p>
    <w:p w:rsidRPr="00846FDA" w:rsidR="005D2C1B" w:rsidP="2C09B7EE" w:rsidRDefault="00FA78FE" w14:paraId="6829DE53" w14:textId="080B30D9">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Anteromedial capsule</w:t>
      </w:r>
    </w:p>
    <w:p w:rsidR="005D2C1B" w:rsidP="2C09B7EE" w:rsidRDefault="00FA78FE" w14:paraId="29430DF7" w14:textId="391A8C78">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Arcuate ligament</w:t>
      </w:r>
    </w:p>
    <w:p w:rsidRPr="00846FDA" w:rsidR="0058788C" w:rsidP="0058788C" w:rsidRDefault="0058788C" w14:paraId="1D46B244" w14:textId="77777777">
      <w:pPr>
        <w:contextualSpacing/>
        <w:rPr>
          <w:rFonts w:eastAsia="MS Mincho" w:asciiTheme="majorHAnsi" w:hAnsiTheme="majorHAnsi" w:cstheme="majorHAnsi"/>
          <w:sz w:val="22"/>
          <w:szCs w:val="22"/>
        </w:rPr>
      </w:pPr>
    </w:p>
    <w:p w:rsidRPr="00846FDA" w:rsidR="005D2C1B" w:rsidP="2C09B7EE" w:rsidRDefault="49FE2989" w14:paraId="7918F591" w14:textId="5DA861CC">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21. Obesity is a well-known risk factor for several conditions. Which of the following does obesity increase the likelihood of</w:t>
      </w:r>
      <w:r w:rsidRPr="2C09B7EE" w:rsidR="00EB09CD">
        <w:rPr>
          <w:rFonts w:ascii="Calibri" w:hAnsi="Calibri" w:eastAsia="MS Mincho" w:cs="Calibri" w:asciiTheme="majorAscii" w:hAnsiTheme="majorAscii" w:cstheme="majorAscii"/>
          <w:b w:val="1"/>
          <w:bCs w:val="1"/>
          <w:sz w:val="22"/>
          <w:szCs w:val="22"/>
        </w:rPr>
        <w:t>?</w:t>
      </w:r>
    </w:p>
    <w:p w:rsidRPr="00846FDA" w:rsidR="005D2C1B" w:rsidP="2C09B7EE" w:rsidRDefault="00FA78FE" w14:paraId="4D91ACAB" w14:textId="691485FB">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Celiac disease</w:t>
      </w:r>
    </w:p>
    <w:p w:rsidRPr="00846FDA" w:rsidR="005D2C1B" w:rsidP="2C09B7EE" w:rsidRDefault="00FA78FE" w14:paraId="6899F2A9" w14:textId="0E372F08">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5B039849">
        <w:rPr>
          <w:rFonts w:ascii="Calibri" w:hAnsi="Calibri" w:eastAsia="MS Mincho" w:cs="Calibri" w:asciiTheme="majorAscii" w:hAnsiTheme="majorAscii" w:cstheme="majorAscii"/>
          <w:sz w:val="22"/>
          <w:szCs w:val="22"/>
        </w:rPr>
        <w:t>Type I diabetes</w:t>
      </w:r>
    </w:p>
    <w:p w:rsidRPr="00846FDA" w:rsidR="005D2C1B" w:rsidP="2C09B7EE" w:rsidRDefault="00FA78FE" w14:paraId="74FF35BA" w14:textId="59A5F234">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Breast cancer</w:t>
      </w:r>
    </w:p>
    <w:p w:rsidRPr="00846FDA" w:rsidR="005D2C1B" w:rsidP="2C09B7EE" w:rsidRDefault="00FA78FE" w14:paraId="7DBD15D4" w14:textId="49A42A2C">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1016C107">
        <w:rPr>
          <w:rFonts w:ascii="Calibri" w:hAnsi="Calibri" w:eastAsia="MS Mincho" w:cs="Calibri" w:asciiTheme="majorAscii" w:hAnsiTheme="majorAscii" w:cstheme="majorAscii"/>
          <w:sz w:val="22"/>
          <w:szCs w:val="22"/>
        </w:rPr>
        <w:t>Depression</w:t>
      </w:r>
    </w:p>
    <w:p w:rsidR="005D2C1B" w:rsidP="2C09B7EE" w:rsidRDefault="00D443B2" w14:paraId="59FB708F" w14:textId="46618235">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Gastroesophageal reflux disease (GERD)</w:t>
      </w:r>
    </w:p>
    <w:p w:rsidRPr="00846FDA" w:rsidR="0058788C" w:rsidP="0058788C" w:rsidRDefault="0058788C" w14:paraId="5B7E4F54" w14:textId="77777777">
      <w:pPr>
        <w:contextualSpacing/>
        <w:rPr>
          <w:rFonts w:eastAsia="MS Mincho" w:asciiTheme="majorHAnsi" w:hAnsiTheme="majorHAnsi" w:cstheme="majorHAnsi"/>
          <w:sz w:val="22"/>
          <w:szCs w:val="22"/>
        </w:rPr>
      </w:pPr>
    </w:p>
    <w:p w:rsidRPr="00846FDA" w:rsidR="005D2C1B" w:rsidP="2C09B7EE" w:rsidRDefault="005D2C1B" w14:paraId="646F1B9F" w14:textId="40BEF20F">
      <w:pPr>
        <w:spacing w:after="120"/>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 xml:space="preserve">22. </w:t>
      </w:r>
      <w:r w:rsidRPr="2C09B7EE" w:rsidR="00EB09CD">
        <w:rPr>
          <w:rFonts w:ascii="Calibri" w:hAnsi="Calibri" w:eastAsia="MS Mincho" w:cs="Calibri" w:asciiTheme="majorAscii" w:hAnsiTheme="majorAscii" w:cstheme="majorAscii"/>
          <w:b w:val="1"/>
          <w:bCs w:val="1"/>
          <w:sz w:val="22"/>
          <w:szCs w:val="22"/>
        </w:rPr>
        <w:t>Which of the following includes s</w:t>
      </w:r>
      <w:r w:rsidRPr="2C09B7EE" w:rsidR="005D2C1B">
        <w:rPr>
          <w:rFonts w:ascii="Calibri" w:hAnsi="Calibri" w:eastAsia="MS Mincho" w:cs="Calibri" w:asciiTheme="majorAscii" w:hAnsiTheme="majorAscii" w:cstheme="majorAscii"/>
          <w:b w:val="1"/>
          <w:bCs w:val="1"/>
          <w:sz w:val="22"/>
          <w:szCs w:val="22"/>
        </w:rPr>
        <w:t>igns and symptoms of compartment syndrome in the lower leg</w:t>
      </w:r>
      <w:r w:rsidRPr="2C09B7EE" w:rsidR="005D2C1B">
        <w:rPr>
          <w:rFonts w:ascii="Calibri" w:hAnsi="Calibri" w:eastAsia="MS Mincho" w:cs="Calibri" w:asciiTheme="majorAscii" w:hAnsiTheme="majorAscii" w:cstheme="majorAscii"/>
          <w:b w:val="1"/>
          <w:bCs w:val="1"/>
          <w:sz w:val="22"/>
          <w:szCs w:val="22"/>
        </w:rPr>
        <w:t>?</w:t>
      </w:r>
    </w:p>
    <w:p w:rsidRPr="00846FDA" w:rsidR="005D2C1B" w:rsidP="2C09B7EE" w:rsidRDefault="00FA78FE" w14:paraId="1583A092" w14:textId="36BD0BD8">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Cool, dry skin from blood flow restrictions</w:t>
      </w:r>
    </w:p>
    <w:p w:rsidRPr="00846FDA" w:rsidR="005D2C1B" w:rsidP="2C09B7EE" w:rsidRDefault="00FA78FE" w14:paraId="75B3B38A" w14:textId="0151F336">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Decreased blood pressure of the lower leg</w:t>
      </w:r>
    </w:p>
    <w:p w:rsidRPr="00846FDA" w:rsidR="005D2C1B" w:rsidP="2C09B7EE" w:rsidRDefault="00FA78FE" w14:paraId="09FB9F4F" w14:textId="6153B4CF">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Redness from decreased blood flow</w:t>
      </w:r>
    </w:p>
    <w:p w:rsidRPr="00846FDA" w:rsidR="005D2C1B" w:rsidP="2C09B7EE" w:rsidRDefault="00D443B2" w14:paraId="151B5C04" w14:textId="5CB1B4E0">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Pulselessness from decreased blood flow and pain emanating from the involved compartment</w:t>
      </w:r>
    </w:p>
    <w:p w:rsidR="005D2C1B" w:rsidP="2C09B7EE" w:rsidRDefault="00FA78FE" w14:paraId="55A5AF69" w14:textId="7DEE4F17">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Deformity of the lower leg due to blood flow and neurological changes</w:t>
      </w:r>
    </w:p>
    <w:p w:rsidRPr="00846FDA" w:rsidR="0058788C" w:rsidP="0058788C" w:rsidRDefault="0058788C" w14:paraId="501CE63A" w14:textId="77777777">
      <w:pPr>
        <w:contextualSpacing/>
        <w:rPr>
          <w:rFonts w:eastAsia="MS Mincho" w:asciiTheme="majorHAnsi" w:hAnsiTheme="majorHAnsi" w:cstheme="majorHAnsi"/>
          <w:sz w:val="22"/>
          <w:szCs w:val="22"/>
        </w:rPr>
      </w:pPr>
    </w:p>
    <w:p w:rsidRPr="00846FDA" w:rsidR="005D2C1B" w:rsidP="00F826DA" w:rsidRDefault="005D2C1B" w14:paraId="591DEDA0" w14:textId="38CF9019">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23. A patient is determined to have a rearfoot varus postural presentation. What are the chronic injuries that may occur because of this foot alignment?</w:t>
      </w:r>
    </w:p>
    <w:p w:rsidRPr="00846FDA" w:rsidR="005D2C1B" w:rsidP="2C09B7EE" w:rsidRDefault="00FA78FE" w14:paraId="6C31FE7F" w14:textId="29A24D0F">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Anterior tibialis tendinitis</w:t>
      </w:r>
    </w:p>
    <w:p w:rsidRPr="00846FDA" w:rsidR="005D2C1B" w:rsidP="2C09B7EE" w:rsidRDefault="00FA78FE" w14:paraId="54FD3324" w14:textId="24764F5B">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Achilles tendon tendinitis</w:t>
      </w:r>
    </w:p>
    <w:p w:rsidRPr="00846FDA" w:rsidR="005D2C1B" w:rsidP="2C09B7EE" w:rsidRDefault="00FA78FE" w14:paraId="109FC03A" w14:textId="494405E5">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Tarsal tunnel syndrome</w:t>
      </w:r>
    </w:p>
    <w:p w:rsidRPr="00846FDA" w:rsidR="005D2C1B" w:rsidP="2C09B7EE" w:rsidRDefault="00FA78FE" w14:paraId="5B9E23DF" w14:textId="344D2721">
      <w:pPr>
        <w:spacing/>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Peroneus tendinitis</w:t>
      </w:r>
    </w:p>
    <w:p w:rsidRPr="00846FDA" w:rsidR="005D2C1B" w:rsidP="2C09B7EE" w:rsidRDefault="00D443B2" w14:paraId="5CD301B2" w14:textId="20687D6C">
      <w:pPr>
        <w:spacing/>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Medial tibial stress syndrome</w:t>
      </w:r>
    </w:p>
    <w:p w:rsidRPr="00846FDA" w:rsidR="5F24732B" w:rsidP="72EDB99D" w:rsidRDefault="5F24732B" w14:paraId="6CDFE3BC" w14:textId="2DCD98DD">
      <w:pPr>
        <w:spacing w:after="200" w:line="276" w:lineRule="auto"/>
        <w:rPr>
          <w:rFonts w:eastAsia="MS Mincho" w:asciiTheme="majorHAnsi" w:hAnsiTheme="majorHAnsi" w:cstheme="majorHAnsi"/>
          <w:b/>
          <w:bCs/>
          <w:sz w:val="22"/>
          <w:szCs w:val="22"/>
        </w:rPr>
      </w:pPr>
    </w:p>
    <w:p w:rsidRPr="00846FDA" w:rsidR="5F24732B" w:rsidP="2C09B7EE" w:rsidRDefault="49FE2989" w14:paraId="47B060E1" w14:textId="51BA5467">
      <w:pPr>
        <w:spacing w:after="120"/>
        <w:rPr>
          <w:rFonts w:ascii="Calibri" w:hAnsi="Calibri" w:cs="Calibri" w:asciiTheme="majorAscii" w:hAnsiTheme="majorAscii" w:cstheme="majorAscii"/>
          <w:b w:val="1"/>
          <w:bCs w:val="1"/>
          <w:color w:val="000000" w:themeColor="text1"/>
          <w:rPrChange w:author="" w16du:dateUtc="2026-05-22T10:43:00Z" w:id="1351150481">
            <w:rPr>
              <w:color w:val="000000" w:themeColor="text1"/>
            </w:rPr>
          </w:rPrChange>
        </w:rPr>
      </w:pPr>
      <w:r w:rsidRPr="2C09B7EE" w:rsidR="49FE2989">
        <w:rPr>
          <w:rFonts w:ascii="Calibri" w:hAnsi="Calibri" w:eastAsia="MS Mincho" w:cs="Calibri" w:asciiTheme="majorAscii" w:hAnsiTheme="majorAscii" w:cstheme="majorAscii"/>
          <w:b w:val="1"/>
          <w:bCs w:val="1"/>
          <w:sz w:val="22"/>
          <w:szCs w:val="22"/>
        </w:rPr>
        <w:t xml:space="preserve">24. </w:t>
      </w:r>
      <w:r w:rsidRPr="2C09B7EE" w:rsidR="0D0A4A04">
        <w:rPr>
          <w:rFonts w:ascii="Calibri" w:hAnsi="Calibri" w:cs="Calibri" w:asciiTheme="majorAscii" w:hAnsiTheme="majorAscii" w:cstheme="majorAscii"/>
          <w:b w:val="1"/>
          <w:bCs w:val="1"/>
          <w:color w:val="000000" w:themeColor="text1" w:themeTint="FF" w:themeShade="FF"/>
        </w:rPr>
        <w:t>A 19-year-old boxer sustains a direct blow to the left side of their abdomen during a match. They complain of left upper quadrant pain that radiates to the left shoulder. Examination reveals abdominal rigidity and signs of shock. What is the most likely diagnosis?</w:t>
      </w:r>
    </w:p>
    <w:p w:rsidRPr="00846FDA" w:rsidR="5F24732B" w:rsidP="2C09B7EE" w:rsidRDefault="0D0A4A04" w14:paraId="0009C4D8" w14:textId="2B8A129C">
      <w:pPr>
        <w:spacing/>
        <w:ind w:left="357"/>
        <w:contextualSpacing w:val="1"/>
        <w:rPr>
          <w:rFonts w:ascii="Calibri" w:hAnsi="Calibri" w:cs="Calibri" w:asciiTheme="majorAscii" w:hAnsiTheme="majorAscii" w:cstheme="majorAscii"/>
          <w:color w:val="000000" w:themeColor="text1"/>
        </w:rPr>
      </w:pPr>
      <w:r w:rsidRPr="2C09B7EE" w:rsidR="0D0A4A04">
        <w:rPr>
          <w:rFonts w:ascii="Calibri" w:hAnsi="Calibri" w:cs="Calibri" w:asciiTheme="majorAscii" w:hAnsiTheme="majorAscii" w:cstheme="majorAscii"/>
          <w:color w:val="000000" w:themeColor="text1" w:themeTint="FF" w:themeShade="FF"/>
        </w:rPr>
        <w:t xml:space="preserve">a. </w:t>
      </w:r>
      <w:r w:rsidRPr="2C09B7EE" w:rsidR="000C41C2">
        <w:rPr>
          <w:rFonts w:ascii="Calibri" w:hAnsi="Calibri" w:cs="Calibri" w:asciiTheme="majorAscii" w:hAnsiTheme="majorAscii" w:cstheme="majorAscii"/>
          <w:color w:val="000000" w:themeColor="text1" w:themeTint="FF" w:themeShade="FF"/>
        </w:rPr>
        <w:t>L</w:t>
      </w:r>
      <w:r w:rsidRPr="2C09B7EE" w:rsidR="0D0A4A04">
        <w:rPr>
          <w:rFonts w:ascii="Calibri" w:hAnsi="Calibri" w:cs="Calibri" w:asciiTheme="majorAscii" w:hAnsiTheme="majorAscii" w:cstheme="majorAscii"/>
          <w:color w:val="000000" w:themeColor="text1" w:themeTint="FF" w:themeShade="FF"/>
        </w:rPr>
        <w:t>iver laceration</w:t>
      </w:r>
    </w:p>
    <w:p w:rsidRPr="00846FDA" w:rsidR="5F24732B" w:rsidP="2C09B7EE" w:rsidRDefault="0D0A4A04" w14:paraId="140930E8" w14:textId="73AB5959">
      <w:pPr>
        <w:spacing/>
        <w:ind w:left="357"/>
        <w:contextualSpacing w:val="1"/>
        <w:rPr>
          <w:rFonts w:ascii="Calibri" w:hAnsi="Calibri" w:cs="Calibri" w:asciiTheme="majorAscii" w:hAnsiTheme="majorAscii" w:cstheme="majorAscii"/>
          <w:color w:val="000000" w:themeColor="text1"/>
        </w:rPr>
      </w:pPr>
      <w:r w:rsidRPr="2C09B7EE" w:rsidR="0D0A4A04">
        <w:rPr>
          <w:rFonts w:ascii="Calibri" w:hAnsi="Calibri" w:cs="Calibri" w:asciiTheme="majorAscii" w:hAnsiTheme="majorAscii" w:cstheme="majorAscii"/>
          <w:color w:val="000000" w:themeColor="text1" w:themeTint="FF" w:themeShade="FF"/>
        </w:rPr>
        <w:t xml:space="preserve">b. </w:t>
      </w:r>
      <w:r w:rsidRPr="2C09B7EE" w:rsidR="000C41C2">
        <w:rPr>
          <w:rFonts w:ascii="Calibri" w:hAnsi="Calibri" w:cs="Calibri" w:asciiTheme="majorAscii" w:hAnsiTheme="majorAscii" w:cstheme="majorAscii"/>
          <w:color w:val="000000" w:themeColor="text1" w:themeTint="FF" w:themeShade="FF"/>
        </w:rPr>
        <w:t>K</w:t>
      </w:r>
      <w:r w:rsidRPr="2C09B7EE" w:rsidR="0D0A4A04">
        <w:rPr>
          <w:rFonts w:ascii="Calibri" w:hAnsi="Calibri" w:cs="Calibri" w:asciiTheme="majorAscii" w:hAnsiTheme="majorAscii" w:cstheme="majorAscii"/>
          <w:color w:val="000000" w:themeColor="text1" w:themeTint="FF" w:themeShade="FF"/>
        </w:rPr>
        <w:t>idney contusion</w:t>
      </w:r>
    </w:p>
    <w:p w:rsidRPr="00846FDA" w:rsidR="5F24732B" w:rsidP="2C09B7EE" w:rsidRDefault="0D0A4A04" w14:paraId="3F6390FB" w14:textId="346E9211">
      <w:pPr>
        <w:spacing/>
        <w:ind w:left="357"/>
        <w:contextualSpacing w:val="1"/>
        <w:rPr>
          <w:rFonts w:ascii="Calibri" w:hAnsi="Calibri" w:cs="Calibri" w:asciiTheme="majorAscii" w:hAnsiTheme="majorAscii" w:cstheme="majorAscii"/>
          <w:color w:val="000000" w:themeColor="text1"/>
        </w:rPr>
      </w:pPr>
      <w:r w:rsidRPr="2C09B7EE" w:rsidR="0D0A4A04">
        <w:rPr>
          <w:rFonts w:ascii="Calibri" w:hAnsi="Calibri" w:cs="Calibri" w:asciiTheme="majorAscii" w:hAnsiTheme="majorAscii" w:cstheme="majorAscii"/>
          <w:color w:val="000000" w:themeColor="text1" w:themeTint="FF" w:themeShade="FF"/>
        </w:rPr>
        <w:t xml:space="preserve">*c. </w:t>
      </w:r>
      <w:r w:rsidRPr="2C09B7EE" w:rsidR="000C41C2">
        <w:rPr>
          <w:rFonts w:ascii="Calibri" w:hAnsi="Calibri" w:cs="Calibri" w:asciiTheme="majorAscii" w:hAnsiTheme="majorAscii" w:cstheme="majorAscii"/>
          <w:color w:val="000000" w:themeColor="text1" w:themeTint="FF" w:themeShade="FF"/>
        </w:rPr>
        <w:t>S</w:t>
      </w:r>
      <w:r w:rsidRPr="2C09B7EE" w:rsidR="0D0A4A04">
        <w:rPr>
          <w:rFonts w:ascii="Calibri" w:hAnsi="Calibri" w:cs="Calibri" w:asciiTheme="majorAscii" w:hAnsiTheme="majorAscii" w:cstheme="majorAscii"/>
          <w:color w:val="000000" w:themeColor="text1" w:themeTint="FF" w:themeShade="FF"/>
        </w:rPr>
        <w:t>plenic rupture</w:t>
      </w:r>
    </w:p>
    <w:p w:rsidR="5F24732B" w:rsidP="2C09B7EE" w:rsidRDefault="0D0A4A04" w14:paraId="2056489B" w14:textId="389A8B3A">
      <w:pPr>
        <w:spacing/>
        <w:ind w:left="357"/>
        <w:contextualSpacing w:val="1"/>
        <w:rPr>
          <w:rFonts w:ascii="Calibri" w:hAnsi="Calibri" w:cs="Calibri" w:asciiTheme="majorAscii" w:hAnsiTheme="majorAscii" w:cstheme="majorAscii"/>
          <w:color w:val="000000" w:themeColor="text1"/>
        </w:rPr>
      </w:pPr>
      <w:r w:rsidRPr="2C09B7EE" w:rsidR="0D0A4A04">
        <w:rPr>
          <w:rFonts w:ascii="Calibri" w:hAnsi="Calibri" w:cs="Calibri" w:asciiTheme="majorAscii" w:hAnsiTheme="majorAscii" w:cstheme="majorAscii"/>
          <w:color w:val="000000" w:themeColor="text1" w:themeTint="FF" w:themeShade="FF"/>
        </w:rPr>
        <w:t xml:space="preserve">d. </w:t>
      </w:r>
      <w:r w:rsidRPr="2C09B7EE" w:rsidR="000C41C2">
        <w:rPr>
          <w:rFonts w:ascii="Calibri" w:hAnsi="Calibri" w:cs="Calibri" w:asciiTheme="majorAscii" w:hAnsiTheme="majorAscii" w:cstheme="majorAscii"/>
          <w:color w:val="000000" w:themeColor="text1" w:themeTint="FF" w:themeShade="FF"/>
        </w:rPr>
        <w:t>B</w:t>
      </w:r>
      <w:r w:rsidRPr="2C09B7EE" w:rsidR="0D0A4A04">
        <w:rPr>
          <w:rFonts w:ascii="Calibri" w:hAnsi="Calibri" w:cs="Calibri" w:asciiTheme="majorAscii" w:hAnsiTheme="majorAscii" w:cstheme="majorAscii"/>
          <w:color w:val="000000" w:themeColor="text1" w:themeTint="FF" w:themeShade="FF"/>
        </w:rPr>
        <w:t>ladder rupture</w:t>
      </w:r>
    </w:p>
    <w:p w:rsidRPr="00846FDA" w:rsidR="0058788C" w:rsidP="0058788C" w:rsidRDefault="0058788C" w14:paraId="5A538D72" w14:textId="77777777">
      <w:pPr>
        <w:contextualSpacing/>
        <w:rPr>
          <w:rFonts w:asciiTheme="majorHAnsi" w:hAnsiTheme="majorHAnsi" w:cstheme="majorHAnsi"/>
          <w:color w:val="000000" w:themeColor="text1"/>
        </w:rPr>
      </w:pPr>
    </w:p>
    <w:p w:rsidRPr="00846FDA" w:rsidR="5315AFBA" w:rsidP="2C09B7EE" w:rsidRDefault="0B625D33" w14:paraId="29ACC160" w14:textId="64146E42">
      <w:pPr>
        <w:spacing w:after="120"/>
        <w:rPr>
          <w:rFonts w:ascii="Calibri" w:hAnsi="Calibri" w:eastAsia="Aptos" w:cs="Calibri" w:asciiTheme="majorAscii" w:hAnsiTheme="majorAscii" w:cstheme="majorAscii"/>
          <w:b w:val="1"/>
          <w:bCs w:val="1"/>
          <w:rPrChange w:author="" w16du:dateUtc="2026-05-22T10:43:00Z" w:id="796070676">
            <w:rPr>
              <w:rFonts w:ascii="Aptos" w:hAnsi="Aptos" w:eastAsia="Aptos" w:cs="Aptos"/>
              <w:i/>
              <w:iCs/>
            </w:rPr>
          </w:rPrChange>
        </w:rPr>
      </w:pPr>
      <w:r w:rsidRPr="2C09B7EE" w:rsidR="0B625D33">
        <w:rPr>
          <w:rFonts w:ascii="Calibri" w:hAnsi="Calibri" w:eastAsia="MS Mincho" w:cs="Calibri" w:asciiTheme="majorAscii" w:hAnsiTheme="majorAscii" w:cstheme="majorAscii"/>
          <w:b w:val="1"/>
          <w:bCs w:val="1"/>
          <w:sz w:val="22"/>
          <w:szCs w:val="22"/>
        </w:rPr>
        <w:t xml:space="preserve">25. </w:t>
      </w:r>
      <w:r w:rsidRPr="2C09B7EE" w:rsidR="000C41C2">
        <w:rPr>
          <w:rFonts w:ascii="Calibri" w:hAnsi="Calibri" w:eastAsia="MS Mincho" w:cs="Calibri" w:asciiTheme="majorAscii" w:hAnsiTheme="majorAscii" w:cstheme="majorAscii"/>
          <w:b w:val="1"/>
          <w:bCs w:val="1"/>
          <w:sz w:val="22"/>
          <w:szCs w:val="22"/>
        </w:rPr>
        <w:t xml:space="preserve">At what temperature </w:t>
      </w:r>
      <w:r w:rsidRPr="2C09B7EE" w:rsidR="00152C34">
        <w:rPr>
          <w:rFonts w:ascii="Calibri" w:hAnsi="Calibri" w:eastAsia="MS Mincho" w:cs="Calibri" w:asciiTheme="majorAscii" w:hAnsiTheme="majorAscii" w:cstheme="majorAscii"/>
          <w:b w:val="1"/>
          <w:bCs w:val="1"/>
          <w:sz w:val="22"/>
          <w:szCs w:val="22"/>
        </w:rPr>
        <w:t>should medications</w:t>
      </w:r>
      <w:r w:rsidRPr="2C09B7EE" w:rsidR="6C7B2794">
        <w:rPr>
          <w:rFonts w:ascii="Calibri" w:hAnsi="Calibri" w:eastAsia="Aptos" w:cs="Calibri" w:asciiTheme="majorAscii" w:hAnsiTheme="majorAscii" w:cstheme="majorAscii"/>
          <w:b w:val="1"/>
          <w:bCs w:val="1"/>
        </w:rPr>
        <w:t xml:space="preserve"> be stored </w:t>
      </w:r>
      <w:r w:rsidRPr="2C09B7EE" w:rsidR="6C7B2794">
        <w:rPr>
          <w:rFonts w:ascii="Calibri" w:hAnsi="Calibri" w:eastAsia="Aptos" w:cs="Calibri" w:asciiTheme="majorAscii" w:hAnsiTheme="majorAscii" w:cstheme="majorAscii"/>
          <w:b w:val="1"/>
          <w:bCs w:val="1"/>
        </w:rPr>
        <w:t xml:space="preserve">to </w:t>
      </w:r>
      <w:r w:rsidRPr="2C09B7EE" w:rsidR="6C7B2794">
        <w:rPr>
          <w:rFonts w:ascii="Calibri" w:hAnsi="Calibri" w:eastAsia="Aptos" w:cs="Calibri" w:asciiTheme="majorAscii" w:hAnsiTheme="majorAscii" w:cstheme="majorAscii"/>
          <w:b w:val="1"/>
          <w:bCs w:val="1"/>
        </w:rPr>
        <w:t>maintain</w:t>
      </w:r>
      <w:r w:rsidRPr="2C09B7EE" w:rsidR="6C7B2794">
        <w:rPr>
          <w:rFonts w:ascii="Calibri" w:hAnsi="Calibri" w:eastAsia="Aptos" w:cs="Calibri" w:asciiTheme="majorAscii" w:hAnsiTheme="majorAscii" w:cstheme="majorAscii"/>
          <w:b w:val="1"/>
          <w:bCs w:val="1"/>
        </w:rPr>
        <w:t xml:space="preserve"> potency and safety</w:t>
      </w:r>
      <w:r w:rsidRPr="2C09B7EE" w:rsidR="000C41C2">
        <w:rPr>
          <w:rFonts w:ascii="Calibri" w:hAnsi="Calibri" w:eastAsia="Aptos" w:cs="Calibri" w:asciiTheme="majorAscii" w:hAnsiTheme="majorAscii" w:cstheme="majorAscii"/>
          <w:b w:val="1"/>
          <w:bCs w:val="1"/>
        </w:rPr>
        <w:t>?</w:t>
      </w:r>
    </w:p>
    <w:p w:rsidRPr="00846FDA" w:rsidR="5315AFBA" w:rsidP="2C09B7EE" w:rsidRDefault="6C7B2794" w14:paraId="6DFB0B54" w14:textId="5792F50B">
      <w:pPr>
        <w:spacing w:line="276" w:lineRule="auto"/>
        <w:ind w:left="357"/>
        <w:contextualSpacing w:val="1"/>
        <w:rPr>
          <w:rFonts w:ascii="Calibri" w:hAnsi="Calibri" w:eastAsia="Aptos" w:cs="Calibri" w:asciiTheme="majorAscii" w:hAnsiTheme="majorAscii" w:cstheme="majorAscii"/>
          <w:rPrChange w:author="" w16du:dateUtc="2026-05-22T10:43:00Z" w:id="1658497754">
            <w:rPr>
              <w:rFonts w:ascii="Aptos" w:hAnsi="Aptos" w:eastAsia="Aptos" w:cs="Aptos"/>
              <w:i/>
              <w:iCs/>
              <w:lang w:val="en"/>
            </w:rPr>
          </w:rPrChange>
        </w:rPr>
      </w:pPr>
      <w:r w:rsidRPr="2C09B7EE" w:rsidR="6C7B2794">
        <w:rPr>
          <w:rFonts w:ascii="Calibri" w:hAnsi="Calibri" w:eastAsia="Aptos" w:cs="Calibri" w:asciiTheme="majorAscii" w:hAnsiTheme="majorAscii" w:cstheme="majorAscii"/>
        </w:rPr>
        <w:t>a. 55 to 75 °F</w:t>
      </w:r>
    </w:p>
    <w:p w:rsidRPr="00846FDA" w:rsidR="5315AFBA" w:rsidP="2C09B7EE" w:rsidRDefault="6C7B2794" w14:paraId="1E48F63A" w14:textId="40333711">
      <w:pPr>
        <w:spacing w:line="276" w:lineRule="auto"/>
        <w:ind w:left="357"/>
        <w:contextualSpacing w:val="1"/>
        <w:rPr>
          <w:rFonts w:ascii="Calibri" w:hAnsi="Calibri" w:eastAsia="Aptos" w:cs="Calibri" w:asciiTheme="majorAscii" w:hAnsiTheme="majorAscii" w:cstheme="majorAscii"/>
          <w:rPrChange w:author="" w16du:dateUtc="2026-05-22T10:43:00Z" w:id="1713557396">
            <w:rPr>
              <w:rFonts w:ascii="Aptos" w:hAnsi="Aptos" w:eastAsia="Aptos" w:cs="Aptos"/>
              <w:i/>
              <w:iCs/>
              <w:lang w:val="en"/>
            </w:rPr>
          </w:rPrChange>
        </w:rPr>
      </w:pPr>
      <w:r w:rsidRPr="2C09B7EE" w:rsidR="6C7B2794">
        <w:rPr>
          <w:rFonts w:ascii="Calibri" w:hAnsi="Calibri" w:eastAsia="Aptos" w:cs="Calibri" w:asciiTheme="majorAscii" w:hAnsiTheme="majorAscii" w:cstheme="majorAscii"/>
        </w:rPr>
        <w:t>b. 60 to 85 °F</w:t>
      </w:r>
    </w:p>
    <w:p w:rsidRPr="00846FDA" w:rsidR="5315AFBA" w:rsidP="2C09B7EE" w:rsidRDefault="6C7B2794" w14:paraId="7C06F7F0" w14:textId="451387E6">
      <w:pPr>
        <w:spacing w:line="276" w:lineRule="auto"/>
        <w:ind w:left="357"/>
        <w:contextualSpacing w:val="1"/>
        <w:rPr>
          <w:rFonts w:ascii="Calibri" w:hAnsi="Calibri" w:eastAsia="Aptos" w:cs="Calibri" w:asciiTheme="majorAscii" w:hAnsiTheme="majorAscii" w:cstheme="majorAscii"/>
          <w:rPrChange w:author="" w16du:dateUtc="2026-05-22T10:43:00Z" w:id="951480647">
            <w:rPr>
              <w:rFonts w:ascii="Aptos" w:hAnsi="Aptos" w:eastAsia="Aptos" w:cs="Aptos"/>
              <w:i/>
              <w:iCs/>
              <w:lang w:val="en"/>
            </w:rPr>
          </w:rPrChange>
        </w:rPr>
      </w:pPr>
      <w:r w:rsidRPr="2C09B7EE" w:rsidR="6C7B2794">
        <w:rPr>
          <w:rFonts w:ascii="Calibri" w:hAnsi="Calibri" w:eastAsia="Aptos" w:cs="Calibri" w:asciiTheme="majorAscii" w:hAnsiTheme="majorAscii" w:cstheme="majorAscii"/>
        </w:rPr>
        <w:t>c. 65 to 75 °F</w:t>
      </w:r>
    </w:p>
    <w:p w:rsidRPr="00846FDA" w:rsidR="5315AFBA" w:rsidP="2C09B7EE" w:rsidRDefault="6C7B2794" w14:paraId="164823FB" w14:textId="41C5B8FC">
      <w:pPr>
        <w:spacing w:line="276" w:lineRule="auto"/>
        <w:ind w:left="357"/>
        <w:contextualSpacing w:val="1"/>
        <w:rPr>
          <w:rFonts w:ascii="Calibri" w:hAnsi="Calibri" w:eastAsia="Aptos" w:cs="Calibri" w:asciiTheme="majorAscii" w:hAnsiTheme="majorAscii" w:cstheme="majorAscii"/>
          <w:rPrChange w:author="" w16du:dateUtc="2026-05-22T10:43:00Z" w:id="1649885217">
            <w:rPr>
              <w:rFonts w:ascii="Aptos" w:hAnsi="Aptos" w:eastAsia="Aptos" w:cs="Aptos"/>
              <w:i/>
              <w:iCs/>
              <w:lang w:val="en"/>
            </w:rPr>
          </w:rPrChange>
        </w:rPr>
      </w:pPr>
      <w:r w:rsidRPr="2C09B7EE" w:rsidR="6C7B2794">
        <w:rPr>
          <w:rFonts w:ascii="Calibri" w:hAnsi="Calibri" w:eastAsia="Aptos" w:cs="Calibri" w:asciiTheme="majorAscii" w:hAnsiTheme="majorAscii" w:cstheme="majorAscii"/>
        </w:rPr>
        <w:t>*d. 65 to 80 °F</w:t>
      </w:r>
    </w:p>
    <w:p w:rsidRPr="00846FDA" w:rsidR="52C48609" w:rsidP="72EDB99D" w:rsidRDefault="52C48609" w14:paraId="4B6A8488" w14:textId="7C6AAF97">
      <w:pPr>
        <w:rPr>
          <w:rFonts w:asciiTheme="majorHAnsi" w:hAnsiTheme="majorHAnsi" w:cstheme="majorHAnsi"/>
        </w:rPr>
      </w:pPr>
    </w:p>
    <w:p w:rsidRPr="00846FDA" w:rsidR="005D2C1B" w:rsidP="00F826DA" w:rsidRDefault="49FE2989" w14:paraId="62613869" w14:textId="4E30A8CA">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26. Which of the following diagnoses is considered an autoimmune condition?</w:t>
      </w:r>
    </w:p>
    <w:p w:rsidRPr="00846FDA" w:rsidR="005D2C1B" w:rsidP="2C09B7EE" w:rsidRDefault="00FA78FE" w14:paraId="46BE10E6" w14:textId="19F4681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Amenorrhea</w:t>
      </w:r>
    </w:p>
    <w:p w:rsidRPr="00846FDA" w:rsidR="005D2C1B" w:rsidP="2C09B7EE" w:rsidRDefault="00FA78FE" w14:paraId="049B31F5" w14:textId="6C0966D9">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Fibromyalgia</w:t>
      </w:r>
    </w:p>
    <w:p w:rsidRPr="00846FDA" w:rsidR="005D2C1B" w:rsidP="2C09B7EE" w:rsidRDefault="00FA78FE" w14:paraId="50D834C8" w14:textId="27C6EEF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Neoplastic disease</w:t>
      </w:r>
    </w:p>
    <w:p w:rsidRPr="00846FDA" w:rsidR="005D2C1B" w:rsidP="2C09B7EE" w:rsidRDefault="00FA78FE" w14:paraId="116DC004" w14:textId="762E02FC">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Pleurisy</w:t>
      </w:r>
    </w:p>
    <w:p w:rsidR="005D2C1B" w:rsidP="2C09B7EE" w:rsidRDefault="00D443B2" w14:paraId="3A6C0763" w14:textId="4EF6B456">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Celiac disease (Correct)</w:t>
      </w:r>
    </w:p>
    <w:p w:rsidRPr="00846FDA" w:rsidR="0058788C" w:rsidP="0058788C" w:rsidRDefault="0058788C" w14:paraId="1E58C17B" w14:textId="77777777">
      <w:pPr>
        <w:spacing w:line="276" w:lineRule="auto"/>
        <w:contextualSpacing/>
        <w:rPr>
          <w:rFonts w:eastAsia="MS Mincho" w:asciiTheme="majorHAnsi" w:hAnsiTheme="majorHAnsi" w:cstheme="majorHAnsi"/>
          <w:sz w:val="22"/>
          <w:szCs w:val="22"/>
        </w:rPr>
      </w:pPr>
    </w:p>
    <w:p w:rsidR="00940827" w:rsidP="2C09B7EE" w:rsidRDefault="49FE2989" w14:paraId="6F44C1DC" w14:textId="6D478DCB">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27. </w:t>
      </w:r>
      <w:r w:rsidRPr="2C09B7EE" w:rsidR="743DB7EB">
        <w:rPr>
          <w:rFonts w:ascii="Calibri" w:hAnsi="Calibri" w:eastAsia="MS Mincho" w:cs="Calibri" w:asciiTheme="majorAscii" w:hAnsiTheme="majorAscii" w:cstheme="majorAscii"/>
          <w:b w:val="1"/>
          <w:bCs w:val="1"/>
          <w:sz w:val="22"/>
          <w:szCs w:val="22"/>
        </w:rPr>
        <w:t>Which action best reflects the athletic trainer’s professional responsibility in patient education?</w:t>
      </w:r>
    </w:p>
    <w:p w:rsidRPr="0058788C" w:rsidR="00940827" w:rsidP="2C09B7EE" w:rsidRDefault="00940827" w14:paraId="193F95C1" w14:textId="6B910B97">
      <w:pPr>
        <w:spacing w:line="276" w:lineRule="auto"/>
        <w:ind w:left="357"/>
        <w:contextualSpacing w:val="1"/>
        <w:rPr>
          <w:rFonts w:ascii="Calibri" w:hAnsi="Calibri" w:eastAsia="MS Mincho" w:cs="Calibri" w:asciiTheme="majorAscii" w:hAnsiTheme="majorAscii" w:cstheme="majorAscii"/>
          <w:sz w:val="22"/>
          <w:szCs w:val="22"/>
        </w:rPr>
      </w:pPr>
      <w:ins w:author="Brittany Phillips" w:date="2026-04-03T20:25:00Z" w16du:dateUtc="2026-04-03T20:25:39Z" w:id="522">
        <w:del w:author="Copy Editor" w:date="2026-05-17T14:58:00Z" w16du:dateUtc="2026-05-17T09:28:00Z" w:id="523">
          <w:r w:rsidRPr="0058788C" w:rsidDel="00694270">
            <w:rPr>
              <w:rFonts w:asciiTheme="majorHAnsi" w:hAnsiTheme="majorHAnsi" w:cstheme="majorHAnsi"/>
            </w:rPr>
            <w:tab/>
          </w:r>
        </w:del>
      </w:ins>
      <w:r w:rsidRPr="2C09B7EE" w:rsidR="00FA78FE">
        <w:rPr>
          <w:rFonts w:ascii="Calibri" w:hAnsi="Calibri" w:eastAsia="MS Mincho" w:cs="Calibri" w:asciiTheme="majorAscii" w:hAnsiTheme="majorAscii" w:cstheme="majorAscii"/>
          <w:sz w:val="22"/>
          <w:szCs w:val="22"/>
        </w:rPr>
        <w:t>a</w:t>
      </w:r>
      <w:r w:rsidRPr="2C09B7EE" w:rsidR="743DB7EB">
        <w:rPr>
          <w:rFonts w:ascii="Calibri" w:hAnsi="Calibri" w:eastAsia="MS Mincho" w:cs="Calibri" w:asciiTheme="majorAscii" w:hAnsiTheme="majorAscii" w:cstheme="majorAscii"/>
          <w:sz w:val="22"/>
          <w:szCs w:val="22"/>
        </w:rPr>
        <w:t xml:space="preserve">. </w:t>
      </w:r>
      <w:r w:rsidRPr="2C09B7EE" w:rsidR="743DB7EB">
        <w:rPr>
          <w:rFonts w:ascii="Calibri" w:hAnsi="Calibri" w:eastAsia="MS Mincho" w:cs="Calibri" w:asciiTheme="majorAscii" w:hAnsiTheme="majorAscii" w:cstheme="majorAscii"/>
          <w:sz w:val="22"/>
          <w:szCs w:val="22"/>
        </w:rPr>
        <w:t>Providing</w:t>
      </w:r>
      <w:r w:rsidRPr="2C09B7EE" w:rsidR="743DB7EB">
        <w:rPr>
          <w:rFonts w:ascii="Calibri" w:hAnsi="Calibri" w:eastAsia="MS Mincho" w:cs="Calibri" w:asciiTheme="majorAscii" w:hAnsiTheme="majorAscii" w:cstheme="majorAscii"/>
          <w:sz w:val="22"/>
          <w:szCs w:val="22"/>
        </w:rPr>
        <w:t xml:space="preserve"> medical advice that is not within the scope of practice if the athletic trainer knows the information is true</w:t>
      </w:r>
    </w:p>
    <w:p w:rsidRPr="0058788C" w:rsidR="00940827" w:rsidP="2C09B7EE" w:rsidRDefault="00940827" w14:paraId="0158FE0E" w14:textId="50775495">
      <w:pPr>
        <w:spacing w:line="276" w:lineRule="auto"/>
        <w:ind w:left="357"/>
        <w:contextualSpacing w:val="1"/>
        <w:rPr>
          <w:rFonts w:ascii="Calibri" w:hAnsi="Calibri" w:eastAsia="MS Mincho" w:cs="Calibri" w:asciiTheme="majorAscii" w:hAnsiTheme="majorAscii" w:cstheme="majorAscii"/>
          <w:sz w:val="22"/>
          <w:szCs w:val="22"/>
        </w:rPr>
      </w:pPr>
      <w:ins w:author="Brittany Phillips" w:date="2026-04-03T20:26:00Z" w16du:dateUtc="2026-04-03T20:26:27Z" w:id="528">
        <w:del w:author="Copy Editor" w:date="2026-05-17T14:58:00Z" w16du:dateUtc="2026-05-17T09:28:00Z" w:id="529">
          <w:r w:rsidRPr="0058788C" w:rsidDel="00694270">
            <w:rPr>
              <w:rFonts w:asciiTheme="majorHAnsi" w:hAnsiTheme="majorHAnsi" w:cstheme="majorHAnsi"/>
            </w:rPr>
            <w:tab/>
          </w:r>
        </w:del>
      </w:ins>
      <w:r w:rsidRPr="2C09B7EE" w:rsidR="00D443B2">
        <w:rPr>
          <w:rFonts w:ascii="Calibri" w:hAnsi="Calibri" w:cs="Calibri" w:asciiTheme="majorAscii" w:hAnsiTheme="majorAscii" w:cstheme="majorAscii"/>
        </w:rPr>
        <w:t>*</w:t>
      </w:r>
      <w:r w:rsidRPr="2C09B7EE" w:rsidR="00FA78FE">
        <w:rPr>
          <w:rFonts w:ascii="Calibri" w:hAnsi="Calibri" w:eastAsia="MS Mincho" w:cs="Calibri" w:asciiTheme="majorAscii" w:hAnsiTheme="majorAscii" w:cstheme="majorAscii"/>
          <w:sz w:val="22"/>
          <w:szCs w:val="22"/>
        </w:rPr>
        <w:t>b</w:t>
      </w:r>
      <w:r w:rsidRPr="2C09B7EE" w:rsidR="743DB7EB">
        <w:rPr>
          <w:rFonts w:ascii="Calibri" w:hAnsi="Calibri" w:eastAsia="MS Mincho" w:cs="Calibri" w:asciiTheme="majorAscii" w:hAnsiTheme="majorAscii" w:cstheme="majorAscii"/>
          <w:sz w:val="22"/>
          <w:szCs w:val="22"/>
        </w:rPr>
        <w:t>. Educating patients using evidence-based guidelines</w:t>
      </w:r>
    </w:p>
    <w:p w:rsidRPr="0058788C" w:rsidR="00940827" w:rsidP="2C09B7EE" w:rsidRDefault="00940827" w14:paraId="4ABAA650" w14:textId="20431438">
      <w:pPr>
        <w:spacing w:line="276" w:lineRule="auto"/>
        <w:ind w:left="357"/>
        <w:contextualSpacing w:val="1"/>
        <w:rPr>
          <w:rFonts w:ascii="Calibri" w:hAnsi="Calibri" w:eastAsia="MS Mincho" w:cs="Calibri" w:asciiTheme="majorAscii" w:hAnsiTheme="majorAscii" w:cstheme="majorAscii"/>
          <w:sz w:val="22"/>
          <w:szCs w:val="22"/>
        </w:rPr>
      </w:pPr>
      <w:ins w:author="Brittany Phillips" w:date="2026-04-03T20:26:00Z" w16du:dateUtc="2026-04-03T20:26:38Z" w:id="535">
        <w:del w:author="Copy Editor" w:date="2026-05-17T14:58:00Z" w16du:dateUtc="2026-05-17T09:28:00Z" w:id="536">
          <w:r w:rsidRPr="0058788C" w:rsidDel="00694270">
            <w:rPr>
              <w:rFonts w:asciiTheme="majorHAnsi" w:hAnsiTheme="majorHAnsi" w:cstheme="majorHAnsi"/>
            </w:rPr>
            <w:tab/>
          </w:r>
        </w:del>
      </w:ins>
      <w:r w:rsidRPr="2C09B7EE" w:rsidR="00FA78FE">
        <w:rPr>
          <w:rFonts w:ascii="Calibri" w:hAnsi="Calibri" w:eastAsia="MS Mincho" w:cs="Calibri" w:asciiTheme="majorAscii" w:hAnsiTheme="majorAscii" w:cstheme="majorAscii"/>
          <w:sz w:val="22"/>
          <w:szCs w:val="22"/>
        </w:rPr>
        <w:t>c</w:t>
      </w:r>
      <w:r w:rsidRPr="2C09B7EE" w:rsidR="743DB7EB">
        <w:rPr>
          <w:rFonts w:ascii="Calibri" w:hAnsi="Calibri" w:eastAsia="MS Mincho" w:cs="Calibri" w:asciiTheme="majorAscii" w:hAnsiTheme="majorAscii" w:cstheme="majorAscii"/>
          <w:sz w:val="22"/>
          <w:szCs w:val="22"/>
        </w:rPr>
        <w:t>. Deferring all questions to the physician</w:t>
      </w:r>
    </w:p>
    <w:p w:rsidR="00940827" w:rsidP="2C09B7EE" w:rsidRDefault="00940827" w14:paraId="2D84E4AB" w14:textId="1BC2BDE0">
      <w:pPr>
        <w:spacing w:line="276" w:lineRule="auto"/>
        <w:ind w:left="357"/>
        <w:contextualSpacing w:val="1"/>
        <w:rPr>
          <w:rFonts w:ascii="Calibri" w:hAnsi="Calibri" w:eastAsia="MS Mincho" w:cs="Calibri" w:asciiTheme="majorAscii" w:hAnsiTheme="majorAscii" w:cstheme="majorAscii"/>
          <w:sz w:val="22"/>
          <w:szCs w:val="22"/>
        </w:rPr>
      </w:pPr>
      <w:ins w:author="Brittany Phillips" w:date="2026-04-03T20:26:00Z" w16du:dateUtc="2026-04-03T20:26:59Z" w:id="539">
        <w:del w:author="Copy Editor" w:date="2026-05-17T14:58:00Z" w16du:dateUtc="2026-05-17T09:28:00Z" w:id="540">
          <w:r w:rsidRPr="0058788C" w:rsidDel="00694270">
            <w:rPr>
              <w:rFonts w:asciiTheme="majorHAnsi" w:hAnsiTheme="majorHAnsi" w:cstheme="majorHAnsi"/>
            </w:rPr>
            <w:tab/>
          </w:r>
        </w:del>
      </w:ins>
      <w:r w:rsidRPr="2C09B7EE" w:rsidR="00FA78FE">
        <w:rPr>
          <w:rFonts w:ascii="Calibri" w:hAnsi="Calibri" w:eastAsia="MS Mincho" w:cs="Calibri" w:asciiTheme="majorAscii" w:hAnsiTheme="majorAscii" w:cstheme="majorAscii"/>
          <w:sz w:val="22"/>
          <w:szCs w:val="22"/>
        </w:rPr>
        <w:t>d</w:t>
      </w:r>
      <w:r w:rsidRPr="2C09B7EE" w:rsidR="743DB7EB">
        <w:rPr>
          <w:rFonts w:ascii="Calibri" w:hAnsi="Calibri" w:eastAsia="MS Mincho" w:cs="Calibri" w:asciiTheme="majorAscii" w:hAnsiTheme="majorAscii" w:cstheme="majorAscii"/>
          <w:sz w:val="22"/>
          <w:szCs w:val="22"/>
        </w:rPr>
        <w:t>. Recommending anecdotal treatments that do not have evidence to support their use</w:t>
      </w:r>
    </w:p>
    <w:p w:rsidRPr="00846FDA" w:rsidR="00275D43" w:rsidP="0058788C" w:rsidRDefault="00275D43" w14:paraId="7D91EEFF" w14:textId="77777777">
      <w:pPr>
        <w:pStyle w:val="Heading2"/>
        <w:spacing w:after="200"/>
      </w:pPr>
      <w:r w:rsidR="00275D43">
        <w:rPr/>
        <w:t>Mul</w:t>
      </w:r>
      <w:r w:rsidR="00275D43">
        <w:rPr/>
        <w:t>tiple Select Question</w:t>
      </w:r>
    </w:p>
    <w:p w:rsidRPr="00846FDA" w:rsidR="005D2C1B" w:rsidP="2C09B7EE" w:rsidRDefault="49FE2989" w14:paraId="7B2858CC" w14:textId="09AFB6A6">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28. </w:t>
      </w:r>
      <w:r w:rsidRPr="2C09B7EE" w:rsidR="228CF072">
        <w:rPr>
          <w:rFonts w:ascii="Calibri" w:hAnsi="Calibri" w:eastAsia="MS Mincho" w:cs="Calibri" w:asciiTheme="majorAscii" w:hAnsiTheme="majorAscii" w:cstheme="majorAscii"/>
          <w:b w:val="1"/>
          <w:bCs w:val="1"/>
          <w:sz w:val="22"/>
          <w:szCs w:val="22"/>
        </w:rPr>
        <w:t xml:space="preserve">Which scenario would be an example of a breach of professional ethics? </w:t>
      </w:r>
      <w:r w:rsidRPr="2C09B7EE" w:rsidR="000C41C2">
        <w:rPr>
          <w:rFonts w:ascii="Calibri" w:hAnsi="Calibri" w:eastAsia="MS Mincho" w:cs="Calibri" w:asciiTheme="majorAscii" w:hAnsiTheme="majorAscii" w:cstheme="majorAscii"/>
          <w:b w:val="1"/>
          <w:bCs w:val="1"/>
          <w:sz w:val="22"/>
          <w:szCs w:val="22"/>
        </w:rPr>
        <w:t xml:space="preserve">Choose </w:t>
      </w:r>
      <w:r w:rsidRPr="2C09B7EE" w:rsidR="228CF072">
        <w:rPr>
          <w:rFonts w:ascii="Calibri" w:hAnsi="Calibri" w:eastAsia="MS Mincho" w:cs="Calibri" w:asciiTheme="majorAscii" w:hAnsiTheme="majorAscii" w:cstheme="majorAscii"/>
          <w:b w:val="1"/>
          <w:bCs w:val="1"/>
          <w:sz w:val="22"/>
          <w:szCs w:val="22"/>
        </w:rPr>
        <w:t xml:space="preserve">all that </w:t>
      </w:r>
      <w:r w:rsidRPr="2C09B7EE" w:rsidR="228CF072">
        <w:rPr>
          <w:rFonts w:ascii="Calibri" w:hAnsi="Calibri" w:eastAsia="MS Mincho" w:cs="Calibri" w:asciiTheme="majorAscii" w:hAnsiTheme="majorAscii" w:cstheme="majorAscii"/>
          <w:b w:val="1"/>
          <w:bCs w:val="1"/>
          <w:sz w:val="22"/>
          <w:szCs w:val="22"/>
        </w:rPr>
        <w:t>apply</w:t>
      </w:r>
      <w:r w:rsidRPr="2C09B7EE" w:rsidR="228CF072">
        <w:rPr>
          <w:rFonts w:ascii="Calibri" w:hAnsi="Calibri" w:eastAsia="MS Mincho" w:cs="Calibri" w:asciiTheme="majorAscii" w:hAnsiTheme="majorAscii" w:cstheme="majorAscii"/>
          <w:b w:val="1"/>
          <w:bCs w:val="1"/>
          <w:sz w:val="22"/>
          <w:szCs w:val="22"/>
        </w:rPr>
        <w:t>.</w:t>
      </w:r>
    </w:p>
    <w:p w:rsidRPr="00846FDA" w:rsidR="005D2C1B" w:rsidP="2C09B7EE" w:rsidRDefault="00FA78FE" w14:paraId="30632E84" w14:textId="339CE9D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228CF072">
        <w:rPr>
          <w:rFonts w:ascii="Calibri" w:hAnsi="Calibri" w:eastAsia="MS Mincho" w:cs="Calibri" w:asciiTheme="majorAscii" w:hAnsiTheme="majorAscii" w:cstheme="majorAscii"/>
          <w:sz w:val="22"/>
          <w:szCs w:val="22"/>
        </w:rPr>
        <w:t>. Consulting with the supervising physician for a new sign or symptom of concern</w:t>
      </w:r>
    </w:p>
    <w:p w:rsidRPr="00846FDA" w:rsidR="005D2C1B" w:rsidP="2C09B7EE" w:rsidRDefault="00D443B2" w14:paraId="561CB330" w14:textId="3BBAAC38">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b</w:t>
      </w:r>
      <w:r w:rsidRPr="2C09B7EE" w:rsidR="228CF072">
        <w:rPr>
          <w:rFonts w:ascii="Calibri" w:hAnsi="Calibri" w:eastAsia="MS Mincho" w:cs="Calibri" w:asciiTheme="majorAscii" w:hAnsiTheme="majorAscii" w:cstheme="majorAscii"/>
          <w:sz w:val="22"/>
          <w:szCs w:val="22"/>
        </w:rPr>
        <w:t xml:space="preserve">. Leaving a computer or laptop screen open to a </w:t>
      </w:r>
      <w:r w:rsidRPr="2C09B7EE" w:rsidR="00152C34">
        <w:rPr>
          <w:rFonts w:ascii="Calibri" w:hAnsi="Calibri" w:eastAsia="MS Mincho" w:cs="Calibri" w:asciiTheme="majorAscii" w:hAnsiTheme="majorAscii" w:cstheme="majorAscii"/>
          <w:sz w:val="22"/>
          <w:szCs w:val="22"/>
        </w:rPr>
        <w:t xml:space="preserve">patient's </w:t>
      </w:r>
      <w:r w:rsidRPr="2C09B7EE" w:rsidR="228CF072">
        <w:rPr>
          <w:rFonts w:ascii="Calibri" w:hAnsi="Calibri" w:eastAsia="MS Mincho" w:cs="Calibri" w:asciiTheme="majorAscii" w:hAnsiTheme="majorAscii" w:cstheme="majorAscii"/>
          <w:sz w:val="22"/>
          <w:szCs w:val="22"/>
        </w:rPr>
        <w:t>chart unattended while performing manual intervention on a patient</w:t>
      </w:r>
    </w:p>
    <w:p w:rsidRPr="00846FDA" w:rsidR="005D2C1B" w:rsidP="2C09B7EE" w:rsidRDefault="00D443B2" w14:paraId="099F0A7C" w14:textId="2280F309">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228CF072">
        <w:rPr>
          <w:rFonts w:ascii="Calibri" w:hAnsi="Calibri" w:eastAsia="MS Mincho" w:cs="Calibri" w:asciiTheme="majorAscii" w:hAnsiTheme="majorAscii" w:cstheme="majorAscii"/>
          <w:sz w:val="22"/>
          <w:szCs w:val="22"/>
        </w:rPr>
        <w:t>. Discussing a patient’s positive progress with another patient</w:t>
      </w:r>
    </w:p>
    <w:p w:rsidRPr="00846FDA" w:rsidR="005D2C1B" w:rsidP="2C09B7EE" w:rsidRDefault="00D443B2" w14:paraId="33FAFC14" w14:textId="277AF936">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d</w:t>
      </w:r>
      <w:r w:rsidRPr="2C09B7EE" w:rsidR="228CF072">
        <w:rPr>
          <w:rFonts w:ascii="Calibri" w:hAnsi="Calibri" w:eastAsia="MS Mincho" w:cs="Calibri" w:asciiTheme="majorAscii" w:hAnsiTheme="majorAscii" w:cstheme="majorAscii"/>
          <w:sz w:val="22"/>
          <w:szCs w:val="22"/>
        </w:rPr>
        <w:t>. Sharing patient information with the coach when the athlete asked for information to be kept confidential</w:t>
      </w:r>
    </w:p>
    <w:p w:rsidRPr="00846FDA" w:rsidR="00275D43" w:rsidP="00611DEA" w:rsidRDefault="00275D43" w14:paraId="36D2C932" w14:textId="682E7241">
      <w:pPr>
        <w:pStyle w:val="Heading2"/>
        <w:spacing w:after="200"/>
      </w:pPr>
      <w:r w:rsidR="00275D43">
        <w:rPr/>
        <w:t>Multiple Choice Question</w:t>
      </w:r>
    </w:p>
    <w:p w:rsidRPr="00846FDA" w:rsidR="005D2C1B" w:rsidP="00F826DA" w:rsidRDefault="005D2C1B" w14:paraId="70B47317" w14:textId="0126568B">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29. Which of the following factors may alter joint arthrokinematics?</w:t>
      </w:r>
    </w:p>
    <w:p w:rsidRPr="00846FDA" w:rsidR="005D2C1B" w:rsidP="2C09B7EE" w:rsidRDefault="00FA78FE" w14:paraId="55B02F97" w14:textId="39D6586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Muscle spasm</w:t>
      </w:r>
    </w:p>
    <w:p w:rsidRPr="00846FDA" w:rsidR="005D2C1B" w:rsidP="2C09B7EE" w:rsidRDefault="00D443B2" w14:paraId="631EA5F8" w14:textId="4D1BAC54">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Joint capsule contractures</w:t>
      </w:r>
    </w:p>
    <w:p w:rsidRPr="00846FDA" w:rsidR="005D2C1B" w:rsidP="2C09B7EE" w:rsidRDefault="00FA78FE" w14:paraId="29D20D70" w14:textId="6C0924F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Joint flexibility</w:t>
      </w:r>
    </w:p>
    <w:p w:rsidRPr="00846FDA" w:rsidR="005D2C1B" w:rsidP="2C09B7EE" w:rsidRDefault="00FA78FE" w14:paraId="7A5A3C34" w14:textId="5022E58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Inflammation</w:t>
      </w:r>
    </w:p>
    <w:p w:rsidR="005D2C1B" w:rsidP="2C09B7EE" w:rsidRDefault="00FA78FE" w14:paraId="72C491C5" w14:textId="5E29C41D">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Ligament laxity</w:t>
      </w:r>
    </w:p>
    <w:p w:rsidRPr="00846FDA" w:rsidR="00F71811" w:rsidP="00F71811" w:rsidRDefault="00F71811" w14:paraId="325843CC"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331C888E" w14:textId="77777777">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30. Which of the following presentations is consistent with shock?</w:t>
      </w:r>
    </w:p>
    <w:p w:rsidRPr="00846FDA" w:rsidR="005D2C1B" w:rsidP="2C09B7EE" w:rsidRDefault="00FA78FE" w14:paraId="68AF909E" w14:textId="71CFA2E1">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Rapid and strong pulse</w:t>
      </w:r>
    </w:p>
    <w:p w:rsidRPr="00846FDA" w:rsidR="005D2C1B" w:rsidP="2C09B7EE" w:rsidRDefault="00FA78FE" w14:paraId="324BDFDB" w14:textId="5658016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Warm, dry skin</w:t>
      </w:r>
    </w:p>
    <w:p w:rsidRPr="00846FDA" w:rsidR="005D2C1B" w:rsidP="2C09B7EE" w:rsidRDefault="00D443B2" w14:paraId="23D7A1F6" w14:textId="23A1BD11">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Marked drop in blood pressure</w:t>
      </w:r>
    </w:p>
    <w:p w:rsidRPr="00846FDA" w:rsidR="005D2C1B" w:rsidP="2C09B7EE" w:rsidRDefault="00FA78FE" w14:paraId="226D2632" w14:textId="380B832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Cyanotic skin that later turns chalky</w:t>
      </w:r>
    </w:p>
    <w:p w:rsidR="005D2C1B" w:rsidP="2C09B7EE" w:rsidRDefault="00FA78FE" w14:paraId="505F1F1C" w14:textId="7CA8C984">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Hyperventilation</w:t>
      </w:r>
    </w:p>
    <w:p w:rsidRPr="00846FDA" w:rsidR="00F71811" w:rsidP="00F71811" w:rsidRDefault="00F71811" w14:paraId="4D649C28"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6E0912B7" w14:textId="1B0C33BD">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31. </w:t>
      </w:r>
      <w:r w:rsidRPr="2C09B7EE" w:rsidR="000C41C2">
        <w:rPr>
          <w:rFonts w:ascii="Calibri" w:hAnsi="Calibri" w:eastAsia="MS Mincho" w:cs="Calibri" w:asciiTheme="majorAscii" w:hAnsiTheme="majorAscii" w:cstheme="majorAscii"/>
          <w:b w:val="1"/>
          <w:bCs w:val="1"/>
          <w:sz w:val="22"/>
          <w:szCs w:val="22"/>
        </w:rPr>
        <w:t>In the presence of which of the following crit</w:t>
      </w:r>
      <w:r w:rsidRPr="2C09B7EE" w:rsidR="000C41C2">
        <w:rPr>
          <w:rFonts w:ascii="Calibri" w:hAnsi="Calibri" w:eastAsia="MS Mincho" w:cs="Calibri" w:asciiTheme="majorAscii" w:hAnsiTheme="majorAscii" w:cstheme="majorAscii"/>
          <w:b w:val="1"/>
          <w:bCs w:val="1"/>
          <w:sz w:val="22"/>
          <w:szCs w:val="22"/>
        </w:rPr>
        <w:t>eria do t</w:t>
      </w:r>
      <w:r w:rsidRPr="2C09B7EE" w:rsidR="49FE2989">
        <w:rPr>
          <w:rFonts w:ascii="Calibri" w:hAnsi="Calibri" w:eastAsia="MS Mincho" w:cs="Calibri" w:asciiTheme="majorAscii" w:hAnsiTheme="majorAscii" w:cstheme="majorAscii"/>
          <w:b w:val="1"/>
          <w:bCs w:val="1"/>
          <w:sz w:val="22"/>
          <w:szCs w:val="22"/>
        </w:rPr>
        <w:t>he Ottawa ankle rules dictate the necessity of radiographic evaluation of the ankle</w:t>
      </w:r>
      <w:r w:rsidRPr="2C09B7EE" w:rsidR="000C41C2">
        <w:rPr>
          <w:rFonts w:ascii="Calibri" w:hAnsi="Calibri" w:eastAsia="MS Mincho" w:cs="Calibri" w:asciiTheme="majorAscii" w:hAnsiTheme="majorAscii" w:cstheme="majorAscii"/>
          <w:b w:val="1"/>
          <w:bCs w:val="1"/>
          <w:sz w:val="22"/>
          <w:szCs w:val="22"/>
        </w:rPr>
        <w:t>?</w:t>
      </w:r>
    </w:p>
    <w:p w:rsidRPr="00846FDA" w:rsidR="005D2C1B" w:rsidP="2C09B7EE" w:rsidRDefault="00FA78FE" w14:paraId="6D1FEF0A" w14:textId="0D6EF6D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Unable to bear weight for 10 steps</w:t>
      </w:r>
    </w:p>
    <w:p w:rsidRPr="00846FDA" w:rsidR="005D2C1B" w:rsidP="2C09B7EE" w:rsidRDefault="00FA78FE" w14:paraId="7D223682" w14:textId="17C3181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Pain and point tenderness in the calcaneal region</w:t>
      </w:r>
    </w:p>
    <w:p w:rsidRPr="00846FDA" w:rsidR="005D2C1B" w:rsidP="2C09B7EE" w:rsidRDefault="00D443B2" w14:paraId="24921E60" w14:textId="4E97576A">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Pain and point tenderness along the distal 2.5 inches (6 cm) of the posterior edge or tip of either malleolus</w:t>
      </w:r>
    </w:p>
    <w:p w:rsidRPr="00846FDA" w:rsidR="005D2C1B" w:rsidP="2C09B7EE" w:rsidRDefault="00FA78FE" w14:paraId="14A41A2D" w14:textId="7A33100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Pain and point tenderness in the midfoot region</w:t>
      </w:r>
    </w:p>
    <w:p w:rsidR="005D2C1B" w:rsidP="2C09B7EE" w:rsidRDefault="00FA78FE" w14:paraId="768CE6E4" w14:textId="7A5641D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Pain and point tenderness noted at the base of the fifth metatarsal</w:t>
      </w:r>
    </w:p>
    <w:p w:rsidR="00F71811" w:rsidP="00F71811" w:rsidRDefault="00F71811" w14:paraId="243476E2" w14:textId="77777777">
      <w:pPr>
        <w:spacing w:line="276" w:lineRule="auto"/>
        <w:contextualSpacing/>
        <w:rPr>
          <w:rFonts w:eastAsia="MS Mincho" w:asciiTheme="majorHAnsi" w:hAnsiTheme="majorHAnsi" w:cstheme="majorHAnsi"/>
          <w:sz w:val="22"/>
          <w:szCs w:val="22"/>
        </w:rPr>
      </w:pPr>
    </w:p>
    <w:p w:rsidRPr="00846FDA" w:rsidR="005D2C1B" w:rsidP="2C09B7EE" w:rsidRDefault="005D2C1B" w14:paraId="315A2A23" w14:textId="1C9E160A">
      <w:pPr>
        <w:spacing w:after="120"/>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 xml:space="preserve">32. </w:t>
      </w:r>
      <w:r w:rsidRPr="2C09B7EE" w:rsidR="000C41C2">
        <w:rPr>
          <w:rFonts w:ascii="Calibri" w:hAnsi="Calibri" w:eastAsia="MS Mincho" w:cs="Calibri" w:asciiTheme="majorAscii" w:hAnsiTheme="majorAscii" w:cstheme="majorAscii"/>
          <w:b w:val="1"/>
          <w:bCs w:val="1"/>
          <w:sz w:val="22"/>
          <w:szCs w:val="22"/>
        </w:rPr>
        <w:t xml:space="preserve">Which of the following </w:t>
      </w:r>
      <w:r w:rsidRPr="2C09B7EE" w:rsidR="000C41C2">
        <w:rPr>
          <w:rFonts w:ascii="Calibri" w:hAnsi="Calibri" w:eastAsia="MS Mincho" w:cs="Calibri" w:asciiTheme="majorAscii" w:hAnsiTheme="majorAscii" w:cstheme="majorAscii"/>
          <w:b w:val="1"/>
          <w:bCs w:val="1"/>
          <w:sz w:val="22"/>
          <w:szCs w:val="22"/>
        </w:rPr>
        <w:t xml:space="preserve">could </w:t>
      </w:r>
      <w:r w:rsidRPr="2C09B7EE" w:rsidR="000C41C2">
        <w:rPr>
          <w:rFonts w:ascii="Calibri" w:hAnsi="Calibri" w:eastAsia="MS Mincho" w:cs="Calibri" w:asciiTheme="majorAscii" w:hAnsiTheme="majorAscii" w:cstheme="majorAscii"/>
          <w:b w:val="1"/>
          <w:bCs w:val="1"/>
          <w:sz w:val="22"/>
          <w:szCs w:val="22"/>
        </w:rPr>
        <w:t>include p</w:t>
      </w:r>
      <w:r w:rsidRPr="2C09B7EE" w:rsidR="005D2C1B">
        <w:rPr>
          <w:rFonts w:ascii="Calibri" w:hAnsi="Calibri" w:eastAsia="MS Mincho" w:cs="Calibri" w:asciiTheme="majorAscii" w:hAnsiTheme="majorAscii" w:cstheme="majorAscii"/>
          <w:b w:val="1"/>
          <w:bCs w:val="1"/>
          <w:sz w:val="22"/>
          <w:szCs w:val="22"/>
        </w:rPr>
        <w:t>otential causes of sudden cardiac death in young athletes</w:t>
      </w:r>
      <w:r w:rsidRPr="2C09B7EE" w:rsidR="005D2C1B">
        <w:rPr>
          <w:rFonts w:ascii="Calibri" w:hAnsi="Calibri" w:eastAsia="MS Mincho" w:cs="Calibri" w:asciiTheme="majorAscii" w:hAnsiTheme="majorAscii" w:cstheme="majorAscii"/>
          <w:b w:val="1"/>
          <w:bCs w:val="1"/>
          <w:sz w:val="22"/>
          <w:szCs w:val="22"/>
        </w:rPr>
        <w:t>?</w:t>
      </w:r>
    </w:p>
    <w:p w:rsidRPr="00846FDA" w:rsidR="005D2C1B" w:rsidP="2C09B7EE" w:rsidRDefault="00FA78FE" w14:paraId="6B0F3EE7" w14:textId="15F60DA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xml:space="preserve">. </w:t>
      </w:r>
      <w:r w:rsidRPr="2C09B7EE" w:rsidR="00152C34">
        <w:rPr>
          <w:rFonts w:ascii="Calibri" w:hAnsi="Calibri" w:eastAsia="MS Mincho" w:cs="Calibri" w:asciiTheme="majorAscii" w:hAnsiTheme="majorAscii" w:cstheme="majorAscii"/>
          <w:sz w:val="22"/>
          <w:szCs w:val="22"/>
        </w:rPr>
        <w:t xml:space="preserve">Hypertrophic </w:t>
      </w:r>
      <w:r w:rsidRPr="2C09B7EE" w:rsidR="005D2C1B">
        <w:rPr>
          <w:rFonts w:ascii="Calibri" w:hAnsi="Calibri" w:eastAsia="MS Mincho" w:cs="Calibri" w:asciiTheme="majorAscii" w:hAnsiTheme="majorAscii" w:cstheme="majorAscii"/>
          <w:sz w:val="22"/>
          <w:szCs w:val="22"/>
        </w:rPr>
        <w:t>cardiomyopathy</w:t>
      </w:r>
    </w:p>
    <w:p w:rsidRPr="00846FDA" w:rsidR="005D2C1B" w:rsidP="2C09B7EE" w:rsidRDefault="00FA78FE" w14:paraId="42ED1AFB" w14:textId="041A721B">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Aortic enlargement</w:t>
      </w:r>
    </w:p>
    <w:p w:rsidRPr="00846FDA" w:rsidR="005D2C1B" w:rsidP="2C09B7EE" w:rsidRDefault="00D443B2" w14:paraId="1D30DACA" w14:textId="4439E9EC">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Aortic stenosis</w:t>
      </w:r>
    </w:p>
    <w:p w:rsidRPr="00846FDA" w:rsidR="005D2C1B" w:rsidP="2C09B7EE" w:rsidRDefault="00FA78FE" w14:paraId="7646356C" w14:textId="18FE38E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Athlete's heart</w:t>
      </w:r>
    </w:p>
    <w:p w:rsidR="005D2C1B" w:rsidP="2C09B7EE" w:rsidRDefault="00FA78FE" w14:paraId="7E7C595B" w14:textId="4A7FC6D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Respiratory distress</w:t>
      </w:r>
    </w:p>
    <w:p w:rsidRPr="00846FDA" w:rsidR="00F71811" w:rsidP="00F71811" w:rsidRDefault="00F71811" w14:paraId="43DD3257" w14:textId="77777777">
      <w:pPr>
        <w:spacing w:line="276" w:lineRule="auto"/>
        <w:contextualSpacing/>
        <w:rPr>
          <w:rFonts w:eastAsia="MS Mincho" w:asciiTheme="majorHAnsi" w:hAnsiTheme="majorHAnsi" w:cstheme="majorHAnsi"/>
          <w:sz w:val="22"/>
          <w:szCs w:val="22"/>
        </w:rPr>
      </w:pPr>
    </w:p>
    <w:p w:rsidRPr="00846FDA" w:rsidR="005D2C1B" w:rsidP="00F826DA" w:rsidRDefault="49FE2989" w14:paraId="6B66FE6E" w14:textId="35919723">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33. Anaphylactic shock is a medical emergency. Which of the following are the signs or symptoms of anaphylaxis?</w:t>
      </w:r>
    </w:p>
    <w:p w:rsidRPr="00846FDA" w:rsidR="005D2C1B" w:rsidP="2C09B7EE" w:rsidRDefault="00D443B2" w14:paraId="693BB918" w14:textId="3381941B">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Respiratory distress and syncope or near syncope</w:t>
      </w:r>
    </w:p>
    <w:p w:rsidRPr="00846FDA" w:rsidR="005D2C1B" w:rsidP="2C09B7EE" w:rsidRDefault="00FA78FE" w14:paraId="3338C6BB" w14:textId="0233371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xml:space="preserve">. Hypertension and difficulty </w:t>
      </w:r>
      <w:r w:rsidRPr="2C09B7EE" w:rsidR="000C41C2">
        <w:rPr>
          <w:rFonts w:ascii="Calibri" w:hAnsi="Calibri" w:eastAsia="MS Mincho" w:cs="Calibri" w:asciiTheme="majorAscii" w:hAnsiTheme="majorAscii" w:cstheme="majorAscii"/>
          <w:sz w:val="22"/>
          <w:szCs w:val="22"/>
        </w:rPr>
        <w:t xml:space="preserve">in </w:t>
      </w:r>
      <w:r w:rsidRPr="2C09B7EE" w:rsidR="005D2C1B">
        <w:rPr>
          <w:rFonts w:ascii="Calibri" w:hAnsi="Calibri" w:eastAsia="MS Mincho" w:cs="Calibri" w:asciiTheme="majorAscii" w:hAnsiTheme="majorAscii" w:cstheme="majorAscii"/>
          <w:sz w:val="22"/>
          <w:szCs w:val="22"/>
        </w:rPr>
        <w:t>swallowing</w:t>
      </w:r>
    </w:p>
    <w:p w:rsidRPr="00846FDA" w:rsidR="005D2C1B" w:rsidP="2C09B7EE" w:rsidRDefault="00FA78FE" w14:paraId="242CB4D3" w14:textId="611F620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xml:space="preserve">. Urticaria and difficulty </w:t>
      </w:r>
      <w:r w:rsidRPr="2C09B7EE" w:rsidR="000C41C2">
        <w:rPr>
          <w:rFonts w:ascii="Calibri" w:hAnsi="Calibri" w:eastAsia="MS Mincho" w:cs="Calibri" w:asciiTheme="majorAscii" w:hAnsiTheme="majorAscii" w:cstheme="majorAscii"/>
          <w:sz w:val="22"/>
          <w:szCs w:val="22"/>
        </w:rPr>
        <w:t xml:space="preserve">in </w:t>
      </w:r>
      <w:r w:rsidRPr="2C09B7EE" w:rsidR="005D2C1B">
        <w:rPr>
          <w:rFonts w:ascii="Calibri" w:hAnsi="Calibri" w:eastAsia="MS Mincho" w:cs="Calibri" w:asciiTheme="majorAscii" w:hAnsiTheme="majorAscii" w:cstheme="majorAscii"/>
          <w:sz w:val="22"/>
          <w:szCs w:val="22"/>
        </w:rPr>
        <w:t>speaking</w:t>
      </w:r>
    </w:p>
    <w:p w:rsidRPr="00846FDA" w:rsidR="005D2C1B" w:rsidP="2C09B7EE" w:rsidRDefault="00FA78FE" w14:paraId="6221C1AA" w14:textId="28D98F44">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Stupor and swollen tongue</w:t>
      </w:r>
    </w:p>
    <w:p w:rsidR="005D2C1B" w:rsidP="2C09B7EE" w:rsidRDefault="00FA78FE" w14:paraId="440F8DBE" w14:textId="32256081">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xml:space="preserve">. Constricted pupils and facial </w:t>
      </w:r>
      <w:r w:rsidRPr="2C09B7EE" w:rsidR="00152C34">
        <w:rPr>
          <w:rFonts w:ascii="Calibri" w:hAnsi="Calibri" w:eastAsia="MS Mincho" w:cs="Calibri" w:asciiTheme="majorAscii" w:hAnsiTheme="majorAscii" w:cstheme="majorAscii"/>
          <w:sz w:val="22"/>
          <w:szCs w:val="22"/>
        </w:rPr>
        <w:t>oedema</w:t>
      </w:r>
    </w:p>
    <w:p w:rsidRPr="00846FDA" w:rsidR="00CD7003" w:rsidP="00CD7003" w:rsidRDefault="00CD7003" w14:paraId="3852A382"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3C3AD179" w14:textId="77777777">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34. The United States federal government has identified five disciplines or professions that they recognize as providers of mental health services. Which of the following is one of those five disciplines?</w:t>
      </w:r>
    </w:p>
    <w:p w:rsidRPr="00846FDA" w:rsidR="005D2C1B" w:rsidP="2C09B7EE" w:rsidRDefault="00D443B2" w14:paraId="3782D577" w14:textId="77A0FC4B">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Marriage, couple, and family therapy</w:t>
      </w:r>
    </w:p>
    <w:p w:rsidRPr="00846FDA" w:rsidR="005D2C1B" w:rsidP="2C09B7EE" w:rsidRDefault="00FA78FE" w14:paraId="31440D26" w14:textId="56274D0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Family practice physicians</w:t>
      </w:r>
    </w:p>
    <w:p w:rsidRPr="00846FDA" w:rsidR="005D2C1B" w:rsidP="2C09B7EE" w:rsidRDefault="00FA78FE" w14:paraId="1AB93942" w14:textId="198B972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Osteopathic physicians</w:t>
      </w:r>
    </w:p>
    <w:p w:rsidRPr="00846FDA" w:rsidR="005D2C1B" w:rsidP="2C09B7EE" w:rsidRDefault="00FA78FE" w14:paraId="4ED65345" w14:textId="7D1F2D29">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Clergy</w:t>
      </w:r>
    </w:p>
    <w:p w:rsidR="005D2C1B" w:rsidP="2C09B7EE" w:rsidRDefault="00FA78FE" w14:paraId="0F45640C" w14:textId="3438E84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77AD11B7">
        <w:rPr>
          <w:rFonts w:ascii="Calibri" w:hAnsi="Calibri" w:eastAsia="MS Mincho" w:cs="Calibri" w:asciiTheme="majorAscii" w:hAnsiTheme="majorAscii" w:cstheme="majorAscii"/>
          <w:sz w:val="22"/>
          <w:szCs w:val="22"/>
        </w:rPr>
        <w:t>. Athletic training</w:t>
      </w:r>
    </w:p>
    <w:p w:rsidRPr="00846FDA" w:rsidR="00CD7003" w:rsidP="00CD7003" w:rsidRDefault="00CD7003" w14:paraId="52899849"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6BD3DC51" w14:textId="77777777">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35. Attention-deficit/hyperactivity disorder (ADHD) involves one's ability to maintain attention or to control their activity and impulses. Which of the following are the typical symptoms of hyperactivity and impulsivity?</w:t>
      </w:r>
    </w:p>
    <w:p w:rsidRPr="00846FDA" w:rsidR="005D2C1B" w:rsidP="2C09B7EE" w:rsidRDefault="00FA78FE" w14:paraId="39B7F40E" w14:textId="3AD136E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Memory problems (e.g., appointments, deadlines)</w:t>
      </w:r>
    </w:p>
    <w:p w:rsidRPr="00846FDA" w:rsidR="005D2C1B" w:rsidP="2C09B7EE" w:rsidRDefault="00D443B2" w14:paraId="611A94D3" w14:textId="4CB86081">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Restless, fidgety, or always “on the go”</w:t>
      </w:r>
    </w:p>
    <w:p w:rsidRPr="00846FDA" w:rsidR="005D2C1B" w:rsidP="2C09B7EE" w:rsidRDefault="00FA78FE" w14:paraId="53CC5764" w14:textId="27CF57EC">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xml:space="preserve">. Difficulty </w:t>
      </w:r>
      <w:r w:rsidRPr="2C09B7EE" w:rsidR="000C41C2">
        <w:rPr>
          <w:rFonts w:ascii="Calibri" w:hAnsi="Calibri" w:eastAsia="MS Mincho" w:cs="Calibri" w:asciiTheme="majorAscii" w:hAnsiTheme="majorAscii" w:cstheme="majorAscii"/>
          <w:sz w:val="22"/>
          <w:szCs w:val="22"/>
        </w:rPr>
        <w:t xml:space="preserve">in </w:t>
      </w:r>
      <w:r w:rsidRPr="2C09B7EE" w:rsidR="005D2C1B">
        <w:rPr>
          <w:rFonts w:ascii="Calibri" w:hAnsi="Calibri" w:eastAsia="MS Mincho" w:cs="Calibri" w:asciiTheme="majorAscii" w:hAnsiTheme="majorAscii" w:cstheme="majorAscii"/>
          <w:sz w:val="22"/>
          <w:szCs w:val="22"/>
        </w:rPr>
        <w:t>paying attention, especially to details</w:t>
      </w:r>
    </w:p>
    <w:p w:rsidRPr="00846FDA" w:rsidR="005D2C1B" w:rsidP="2C09B7EE" w:rsidRDefault="00FA78FE" w14:paraId="61417104" w14:textId="681F72A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Problems concentrating on instructions</w:t>
      </w:r>
    </w:p>
    <w:p w:rsidR="005D2C1B" w:rsidP="2C09B7EE" w:rsidRDefault="00FA78FE" w14:paraId="2699908E" w14:textId="26E2635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Failure to follow directions</w:t>
      </w:r>
    </w:p>
    <w:p w:rsidRPr="00846FDA" w:rsidR="001F4CB9" w:rsidP="001F4CB9" w:rsidRDefault="001F4CB9" w14:paraId="0FD3A0D2" w14:textId="77777777">
      <w:pPr>
        <w:spacing w:line="276" w:lineRule="auto"/>
        <w:contextualSpacing/>
        <w:rPr>
          <w:rFonts w:eastAsia="MS Mincho" w:asciiTheme="majorHAnsi" w:hAnsiTheme="majorHAnsi" w:cstheme="majorHAnsi"/>
          <w:sz w:val="22"/>
          <w:szCs w:val="22"/>
        </w:rPr>
      </w:pPr>
    </w:p>
    <w:p w:rsidRPr="00A64CCF" w:rsidR="0BCBFB7A" w:rsidP="2C09B7EE" w:rsidRDefault="0B625D33" w14:paraId="66242997" w14:textId="56431F66">
      <w:pPr>
        <w:spacing w:after="120"/>
        <w:rPr>
          <w:rFonts w:ascii="Calibri" w:hAnsi="Calibri" w:eastAsia="Aptos" w:cs="Calibri" w:asciiTheme="majorAscii" w:hAnsiTheme="majorAscii" w:cstheme="majorAscii"/>
          <w:b w:val="1"/>
          <w:bCs w:val="1"/>
          <w:rPrChange w:author="" w16du:dateUtc="2026-05-22T10:43:00Z" w:id="1414971215">
            <w:rPr>
              <w:rFonts w:ascii="Aptos" w:hAnsi="Aptos" w:eastAsia="Aptos" w:cs="Aptos"/>
              <w:lang w:val="en"/>
            </w:rPr>
          </w:rPrChange>
        </w:rPr>
      </w:pPr>
      <w:r w:rsidRPr="2C09B7EE" w:rsidR="0B625D33">
        <w:rPr>
          <w:rFonts w:ascii="Calibri" w:hAnsi="Calibri" w:eastAsia="MS Mincho" w:cs="Calibri" w:asciiTheme="majorAscii" w:hAnsiTheme="majorAscii" w:cstheme="majorAscii"/>
          <w:b w:val="1"/>
          <w:bCs w:val="1"/>
          <w:sz w:val="22"/>
          <w:szCs w:val="22"/>
        </w:rPr>
        <w:t xml:space="preserve">36. </w:t>
      </w:r>
      <w:r w:rsidRPr="2C09B7EE" w:rsidR="7B207985">
        <w:rPr>
          <w:rFonts w:ascii="Calibri" w:hAnsi="Calibri" w:eastAsia="Aptos" w:cs="Calibri" w:asciiTheme="majorAscii" w:hAnsiTheme="majorAscii" w:cstheme="majorAscii"/>
          <w:b w:val="1"/>
          <w:bCs w:val="1"/>
        </w:rPr>
        <w:t>Which of the following medications would be safest for patients with a penicillin allergy?</w:t>
      </w:r>
    </w:p>
    <w:p w:rsidRPr="00846FDA" w:rsidR="0BCBFB7A" w:rsidP="2C09B7EE" w:rsidRDefault="7B207985" w14:paraId="0FF380A1" w14:textId="3B9F164A">
      <w:pPr>
        <w:spacing w:line="276" w:lineRule="auto"/>
        <w:ind w:left="357"/>
        <w:contextualSpacing w:val="1"/>
        <w:rPr>
          <w:rFonts w:ascii="Calibri" w:hAnsi="Calibri" w:eastAsia="Aptos" w:cs="Calibri" w:asciiTheme="majorAscii" w:hAnsiTheme="majorAscii" w:cstheme="majorAscii"/>
          <w:rPrChange w:author="" w16du:dateUtc="2026-05-22T10:43:00Z" w:id="289309858">
            <w:rPr>
              <w:rFonts w:ascii="Aptos" w:hAnsi="Aptos" w:eastAsia="Aptos" w:cs="Aptos"/>
              <w:lang w:val="en"/>
            </w:rPr>
          </w:rPrChange>
        </w:rPr>
      </w:pPr>
      <w:r w:rsidRPr="2C09B7EE" w:rsidR="7B207985">
        <w:rPr>
          <w:rFonts w:ascii="Calibri" w:hAnsi="Calibri" w:eastAsia="Aptos" w:cs="Calibri" w:asciiTheme="majorAscii" w:hAnsiTheme="majorAscii" w:cstheme="majorAscii"/>
        </w:rPr>
        <w:t xml:space="preserve">*a. </w:t>
      </w:r>
      <w:r w:rsidRPr="2C09B7EE" w:rsidR="000C41C2">
        <w:rPr>
          <w:rFonts w:ascii="Calibri" w:hAnsi="Calibri" w:eastAsia="Aptos" w:cs="Calibri" w:asciiTheme="majorAscii" w:hAnsiTheme="majorAscii" w:cstheme="majorAscii"/>
        </w:rPr>
        <w:t>C</w:t>
      </w:r>
      <w:r w:rsidRPr="2C09B7EE" w:rsidR="7B207985">
        <w:rPr>
          <w:rFonts w:ascii="Calibri" w:hAnsi="Calibri" w:eastAsia="Aptos" w:cs="Calibri" w:asciiTheme="majorAscii" w:hAnsiTheme="majorAscii" w:cstheme="majorAscii"/>
        </w:rPr>
        <w:t>efadroxil</w:t>
      </w:r>
    </w:p>
    <w:p w:rsidR="00C70C05" w:rsidP="2C09B7EE" w:rsidRDefault="7B207985" w14:paraId="6E4826F4" w14:textId="48906935">
      <w:pPr>
        <w:spacing w:line="276" w:lineRule="auto"/>
        <w:ind w:left="357"/>
        <w:contextualSpacing w:val="1"/>
        <w:rPr>
          <w:rFonts w:ascii="Calibri" w:hAnsi="Calibri" w:eastAsia="Aptos" w:cs="Calibri" w:asciiTheme="majorAscii" w:hAnsiTheme="majorAscii" w:cstheme="majorAscii"/>
        </w:rPr>
      </w:pPr>
      <w:r w:rsidRPr="2C09B7EE" w:rsidR="7B207985">
        <w:rPr>
          <w:rFonts w:ascii="Calibri" w:hAnsi="Calibri" w:eastAsia="Aptos" w:cs="Calibri" w:asciiTheme="majorAscii" w:hAnsiTheme="majorAscii" w:cstheme="majorAscii"/>
        </w:rPr>
        <w:t xml:space="preserve">b. </w:t>
      </w:r>
      <w:r w:rsidRPr="2C09B7EE" w:rsidR="000C41C2">
        <w:rPr>
          <w:rFonts w:ascii="Calibri" w:hAnsi="Calibri" w:eastAsia="Aptos" w:cs="Calibri" w:asciiTheme="majorAscii" w:hAnsiTheme="majorAscii" w:cstheme="majorAscii"/>
        </w:rPr>
        <w:t>A</w:t>
      </w:r>
      <w:r w:rsidRPr="2C09B7EE" w:rsidR="7B207985">
        <w:rPr>
          <w:rFonts w:ascii="Calibri" w:hAnsi="Calibri" w:eastAsia="Aptos" w:cs="Calibri" w:asciiTheme="majorAscii" w:hAnsiTheme="majorAscii" w:cstheme="majorAscii"/>
        </w:rPr>
        <w:t>moxicillin</w:t>
      </w:r>
    </w:p>
    <w:p w:rsidR="00C70C05" w:rsidP="2C09B7EE" w:rsidRDefault="7B207985" w14:paraId="4D407DBE" w14:textId="206431D0">
      <w:pPr>
        <w:spacing w:line="276" w:lineRule="auto"/>
        <w:ind w:left="357"/>
        <w:contextualSpacing w:val="1"/>
        <w:rPr>
          <w:rFonts w:ascii="Calibri" w:hAnsi="Calibri" w:eastAsia="Aptos" w:cs="Calibri" w:asciiTheme="majorAscii" w:hAnsiTheme="majorAscii" w:cstheme="majorAscii"/>
        </w:rPr>
      </w:pPr>
      <w:r w:rsidRPr="2C09B7EE" w:rsidR="7B207985">
        <w:rPr>
          <w:rFonts w:ascii="Calibri" w:hAnsi="Calibri" w:eastAsia="Aptos" w:cs="Calibri" w:asciiTheme="majorAscii" w:hAnsiTheme="majorAscii" w:cstheme="majorAscii"/>
        </w:rPr>
        <w:t xml:space="preserve">c. </w:t>
      </w:r>
      <w:r w:rsidRPr="2C09B7EE" w:rsidR="000C41C2">
        <w:rPr>
          <w:rFonts w:ascii="Calibri" w:hAnsi="Calibri" w:eastAsia="Aptos" w:cs="Calibri" w:asciiTheme="majorAscii" w:hAnsiTheme="majorAscii" w:cstheme="majorAscii"/>
        </w:rPr>
        <w:t>D</w:t>
      </w:r>
      <w:r w:rsidRPr="2C09B7EE" w:rsidR="7B207985">
        <w:rPr>
          <w:rFonts w:ascii="Calibri" w:hAnsi="Calibri" w:eastAsia="Aptos" w:cs="Calibri" w:asciiTheme="majorAscii" w:hAnsiTheme="majorAscii" w:cstheme="majorAscii"/>
        </w:rPr>
        <w:t>icloxacillin</w:t>
      </w:r>
    </w:p>
    <w:p w:rsidR="00C70C05" w:rsidP="2C09B7EE" w:rsidRDefault="7B207985" w14:paraId="56F41638" w14:textId="764C4E8D">
      <w:pPr>
        <w:spacing w:line="276" w:lineRule="auto"/>
        <w:ind w:left="357"/>
        <w:contextualSpacing w:val="1"/>
        <w:rPr>
          <w:rFonts w:ascii="Calibri" w:hAnsi="Calibri" w:eastAsia="Aptos" w:cs="Calibri" w:asciiTheme="majorAscii" w:hAnsiTheme="majorAscii" w:cstheme="majorAscii"/>
        </w:rPr>
      </w:pPr>
      <w:r w:rsidRPr="2C09B7EE" w:rsidR="7B207985">
        <w:rPr>
          <w:rFonts w:ascii="Calibri" w:hAnsi="Calibri" w:eastAsia="Aptos" w:cs="Calibri" w:asciiTheme="majorAscii" w:hAnsiTheme="majorAscii" w:cstheme="majorAscii"/>
        </w:rPr>
        <w:t xml:space="preserve">d. </w:t>
      </w:r>
      <w:r w:rsidRPr="2C09B7EE" w:rsidR="000C41C2">
        <w:rPr>
          <w:rFonts w:ascii="Calibri" w:hAnsi="Calibri" w:eastAsia="Aptos" w:cs="Calibri" w:asciiTheme="majorAscii" w:hAnsiTheme="majorAscii" w:cstheme="majorAscii"/>
        </w:rPr>
        <w:t>E</w:t>
      </w:r>
      <w:r w:rsidRPr="2C09B7EE" w:rsidR="7B207985">
        <w:rPr>
          <w:rFonts w:ascii="Calibri" w:hAnsi="Calibri" w:eastAsia="Aptos" w:cs="Calibri" w:asciiTheme="majorAscii" w:hAnsiTheme="majorAscii" w:cstheme="majorAscii"/>
        </w:rPr>
        <w:t>rythromycin</w:t>
      </w:r>
    </w:p>
    <w:p w:rsidR="00A64CCF" w:rsidP="00A64CCF" w:rsidRDefault="00A64CCF" w14:paraId="361FB964" w14:textId="77777777">
      <w:pPr>
        <w:spacing w:line="276" w:lineRule="auto"/>
        <w:contextualSpacing/>
        <w:rPr>
          <w:rFonts w:eastAsia="Aptos" w:asciiTheme="majorHAnsi" w:hAnsiTheme="majorHAnsi" w:cstheme="majorHAnsi"/>
        </w:rPr>
      </w:pPr>
    </w:p>
    <w:p w:rsidRPr="00846FDA" w:rsidR="005D2C1B" w:rsidP="2C09B7EE" w:rsidRDefault="005D2C1B" w14:paraId="753434A3" w14:textId="44365BDF">
      <w:pPr>
        <w:spacing w:after="120"/>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37. What is a common sign of</w:t>
      </w:r>
      <w:r w:rsidRPr="2C09B7EE" w:rsidR="005D2C1B">
        <w:rPr>
          <w:rFonts w:ascii="Calibri" w:hAnsi="Calibri" w:eastAsia="MS Mincho" w:cs="Calibri" w:asciiTheme="majorAscii" w:hAnsiTheme="majorAscii" w:cstheme="majorAscii"/>
          <w:b w:val="1"/>
          <w:bCs w:val="1"/>
          <w:sz w:val="22"/>
          <w:szCs w:val="22"/>
        </w:rPr>
        <w:t xml:space="preserve"> pneumothorax?</w:t>
      </w:r>
    </w:p>
    <w:p w:rsidRPr="00846FDA" w:rsidR="005D2C1B" w:rsidP="2C09B7EE" w:rsidRDefault="00D443B2" w14:paraId="6ED450AA" w14:textId="48A37135">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A shift of the trachea away from the affected lung</w:t>
      </w:r>
    </w:p>
    <w:p w:rsidRPr="00846FDA" w:rsidR="005D2C1B" w:rsidP="2C09B7EE" w:rsidRDefault="00FA78FE" w14:paraId="622788E9" w14:textId="7A308B3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Coughing bloody sputum</w:t>
      </w:r>
    </w:p>
    <w:p w:rsidRPr="00846FDA" w:rsidR="005D2C1B" w:rsidP="2C09B7EE" w:rsidRDefault="00FA78FE" w14:paraId="21BC35ED" w14:textId="4983094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Wheezing upon auscultation</w:t>
      </w:r>
    </w:p>
    <w:p w:rsidRPr="00846FDA" w:rsidR="005D2C1B" w:rsidP="2C09B7EE" w:rsidRDefault="00FA78FE" w14:paraId="4C6D926C" w14:textId="7FFA7ED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Laryngeal obstruction</w:t>
      </w:r>
    </w:p>
    <w:p w:rsidR="005D2C1B" w:rsidP="2C09B7EE" w:rsidRDefault="00FA78FE" w14:paraId="22972475" w14:textId="17C5ED0C">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Intermittent fever</w:t>
      </w:r>
    </w:p>
    <w:p w:rsidRPr="00846FDA" w:rsidR="00836328" w:rsidP="00836328" w:rsidRDefault="00836328" w14:paraId="09E1E26D" w14:textId="77777777">
      <w:pPr>
        <w:spacing w:line="276" w:lineRule="auto"/>
        <w:contextualSpacing/>
        <w:rPr>
          <w:rFonts w:eastAsia="MS Mincho" w:asciiTheme="majorHAnsi" w:hAnsiTheme="majorHAnsi" w:cstheme="majorHAnsi"/>
          <w:sz w:val="22"/>
          <w:szCs w:val="22"/>
        </w:rPr>
      </w:pPr>
    </w:p>
    <w:p w:rsidRPr="00846FDA" w:rsidR="005D2C1B" w:rsidP="08E1CA6D" w:rsidRDefault="49FE2989" w14:paraId="1184846E" w14:textId="588C5070">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38. </w:t>
      </w:r>
      <w:r w:rsidRPr="2C09B7EE" w:rsidR="000C41C2">
        <w:rPr>
          <w:rFonts w:ascii="Calibri" w:hAnsi="Calibri" w:eastAsia="MS Mincho" w:cs="Calibri" w:asciiTheme="majorAscii" w:hAnsiTheme="majorAscii" w:cstheme="majorAscii"/>
          <w:b w:val="1"/>
          <w:bCs w:val="1"/>
          <w:sz w:val="22"/>
          <w:szCs w:val="22"/>
        </w:rPr>
        <w:t xml:space="preserve">Which </w:t>
      </w:r>
      <w:r w:rsidRPr="2C09B7EE" w:rsidR="49FE2989">
        <w:rPr>
          <w:rFonts w:ascii="Calibri" w:hAnsi="Calibri" w:eastAsia="MS Mincho" w:cs="Calibri" w:asciiTheme="majorAscii" w:hAnsiTheme="majorAscii" w:cstheme="majorAscii"/>
          <w:b w:val="1"/>
          <w:bCs w:val="1"/>
          <w:sz w:val="22"/>
          <w:szCs w:val="22"/>
        </w:rPr>
        <w:t>condition is pictured here?</w:t>
      </w:r>
    </w:p>
    <w:p w:rsidR="5A5CEA82" w:rsidP="08E1CA6D" w:rsidRDefault="5A5CEA82" w14:paraId="4112D0A1" w14:textId="118FAC71">
      <w:pPr>
        <w:spacing w:after="80"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8E1CA6D" w:rsidR="5A5CEA82">
        <w:rPr>
          <w:rFonts w:ascii="Calibri" w:hAnsi="Calibri" w:eastAsia="MS Mincho" w:cs="Calibri" w:asciiTheme="majorAscii" w:hAnsiTheme="majorAscii" w:cstheme="majorAscii"/>
          <w:b w:val="1"/>
          <w:bCs w:val="1"/>
          <w:sz w:val="22"/>
          <w:szCs w:val="22"/>
        </w:rPr>
        <w:t xml:space="preserve">Insert: </w:t>
      </w:r>
      <w:r w:rsidR="5A5CEA82">
        <w:drawing>
          <wp:inline wp14:editId="13B83B36" wp14:anchorId="070E4A51">
            <wp:extent cx="1581150" cy="1371600"/>
            <wp:effectExtent l="0" t="0" r="0" b="0"/>
            <wp:docPr id="1917783052" name="drawing" title="Graphical user interfac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783052" name="Picture 1917783052"/>
                    <pic:cNvPicPr/>
                  </pic:nvPicPr>
                  <pic:blipFill>
                    <a:blip xmlns:r="http://schemas.openxmlformats.org/officeDocument/2006/relationships" r:embed="rId920945158">
                      <a:extLst>
                        <a:ext uri="{28A0092B-C50C-407E-A947-70E740481C1C}">
                          <a14:useLocalDpi xmlns:a14="http://schemas.microsoft.com/office/drawing/2010/main"/>
                        </a:ext>
                      </a:extLst>
                    </a:blip>
                    <a:stretch>
                      <a:fillRect/>
                    </a:stretch>
                  </pic:blipFill>
                  <pic:spPr>
                    <a:xfrm>
                      <a:off x="0" y="0"/>
                      <a:ext cx="1581150" cy="1371600"/>
                    </a:xfrm>
                    <a:prstGeom prst="rect">
                      <a:avLst/>
                    </a:prstGeom>
                  </pic:spPr>
                </pic:pic>
              </a:graphicData>
            </a:graphic>
          </wp:inline>
        </w:drawing>
      </w:r>
    </w:p>
    <w:p w:rsidR="5A5CEA82" w:rsidP="08E1CA6D" w:rsidRDefault="5A5CEA82" w14:paraId="41873F64" w14:textId="56A9CB8A">
      <w:pPr>
        <w:spacing w:line="48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8E1CA6D" w:rsidR="5A5CEA82">
        <w:rPr>
          <w:rFonts w:ascii="Calibri" w:hAnsi="Calibri" w:eastAsia="Calibri" w:cs="Calibri"/>
          <w:b w:val="1"/>
          <w:bCs w:val="1"/>
          <w:i w:val="0"/>
          <w:iCs w:val="0"/>
          <w:caps w:val="0"/>
          <w:smallCaps w:val="0"/>
          <w:noProof w:val="0"/>
          <w:color w:val="000000" w:themeColor="text1" w:themeTint="FF" w:themeShade="FF"/>
          <w:sz w:val="22"/>
          <w:szCs w:val="22"/>
          <w:lang w:val="en-US"/>
        </w:rPr>
        <w:t>\P 09.02 ID 701322\</w:t>
      </w:r>
    </w:p>
    <w:p w:rsidRPr="00846FDA" w:rsidR="005D2C1B" w:rsidP="2C09B7EE" w:rsidRDefault="00FA78FE" w14:paraId="23D92204" w14:textId="02BA550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Corneal abrasion</w:t>
      </w:r>
    </w:p>
    <w:p w:rsidRPr="00846FDA" w:rsidR="005D2C1B" w:rsidP="2C09B7EE" w:rsidRDefault="00FA78FE" w14:paraId="5BFAB3D1" w14:textId="61B9398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Subconjunctival hemorrhage</w:t>
      </w:r>
    </w:p>
    <w:p w:rsidRPr="00846FDA" w:rsidR="005D2C1B" w:rsidP="2C09B7EE" w:rsidRDefault="00FA78FE" w14:paraId="3BD133E4" w14:textId="497C38C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Conjunctivitis</w:t>
      </w:r>
    </w:p>
    <w:p w:rsidRPr="00846FDA" w:rsidR="005D2C1B" w:rsidP="2C09B7EE" w:rsidRDefault="00FA78FE" w14:paraId="63C078EF" w14:textId="1928140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Detached retina</w:t>
      </w:r>
    </w:p>
    <w:p w:rsidR="005D2C1B" w:rsidP="2C09B7EE" w:rsidRDefault="00D443B2" w14:paraId="69EC511F" w14:textId="1DE8E267">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Hyphema</w:t>
      </w:r>
    </w:p>
    <w:p w:rsidRPr="00846FDA" w:rsidR="005818AF" w:rsidP="005818AF" w:rsidRDefault="005818AF" w14:paraId="50E74E8D" w14:textId="77777777">
      <w:pPr>
        <w:spacing w:line="276" w:lineRule="auto"/>
        <w:contextualSpacing/>
        <w:rPr>
          <w:rFonts w:eastAsia="MS Mincho" w:asciiTheme="majorHAnsi" w:hAnsiTheme="majorHAnsi" w:cstheme="majorHAnsi"/>
          <w:sz w:val="22"/>
          <w:szCs w:val="22"/>
        </w:rPr>
      </w:pPr>
    </w:p>
    <w:p w:rsidRPr="00846FDA" w:rsidR="005D2C1B" w:rsidP="08E1CA6D" w:rsidRDefault="49FE2989" w14:paraId="1F783B40" w14:textId="7B7289A8">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39. </w:t>
      </w:r>
      <w:r w:rsidRPr="2C09B7EE" w:rsidR="000C41C2">
        <w:rPr>
          <w:rFonts w:ascii="Calibri" w:hAnsi="Calibri" w:eastAsia="MS Mincho" w:cs="Calibri" w:asciiTheme="majorAscii" w:hAnsiTheme="majorAscii" w:cstheme="majorAscii"/>
          <w:b w:val="1"/>
          <w:bCs w:val="1"/>
          <w:sz w:val="22"/>
          <w:szCs w:val="22"/>
        </w:rPr>
        <w:t xml:space="preserve">Which </w:t>
      </w:r>
      <w:r w:rsidRPr="2C09B7EE" w:rsidR="49FE2989">
        <w:rPr>
          <w:rFonts w:ascii="Calibri" w:hAnsi="Calibri" w:eastAsia="MS Mincho" w:cs="Calibri" w:asciiTheme="majorAscii" w:hAnsiTheme="majorAscii" w:cstheme="majorAscii"/>
          <w:b w:val="1"/>
          <w:bCs w:val="1"/>
          <w:sz w:val="22"/>
          <w:szCs w:val="22"/>
        </w:rPr>
        <w:t xml:space="preserve">condition is shown in this </w:t>
      </w:r>
      <w:r w:rsidRPr="2C09B7EE" w:rsidR="00152C34">
        <w:rPr>
          <w:rFonts w:ascii="Calibri" w:hAnsi="Calibri" w:eastAsia="MS Mincho" w:cs="Calibri" w:asciiTheme="majorAscii" w:hAnsiTheme="majorAscii" w:cstheme="majorAscii"/>
          <w:b w:val="1"/>
          <w:bCs w:val="1"/>
          <w:sz w:val="22"/>
          <w:szCs w:val="22"/>
        </w:rPr>
        <w:t>X-ray</w:t>
      </w:r>
      <w:r w:rsidRPr="2C09B7EE" w:rsidR="49FE2989">
        <w:rPr>
          <w:rFonts w:ascii="Calibri" w:hAnsi="Calibri" w:eastAsia="MS Mincho" w:cs="Calibri" w:asciiTheme="majorAscii" w:hAnsiTheme="majorAscii" w:cstheme="majorAscii"/>
          <w:b w:val="1"/>
          <w:bCs w:val="1"/>
          <w:sz w:val="22"/>
          <w:szCs w:val="22"/>
        </w:rPr>
        <w:t>?</w:t>
      </w:r>
    </w:p>
    <w:p w:rsidR="51A0D0D2" w:rsidP="08E1CA6D" w:rsidRDefault="51A0D0D2" w14:paraId="13901A3C" w14:textId="1F2202E5">
      <w:pPr>
        <w:spacing w:after="80"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8E1CA6D" w:rsidR="51A0D0D2">
        <w:rPr>
          <w:rFonts w:ascii="Calibri" w:hAnsi="Calibri" w:eastAsia="MS Mincho" w:cs="Calibri" w:asciiTheme="majorAscii" w:hAnsiTheme="majorAscii" w:cstheme="majorAscii"/>
          <w:b w:val="1"/>
          <w:bCs w:val="1"/>
          <w:sz w:val="22"/>
          <w:szCs w:val="22"/>
        </w:rPr>
        <w:t xml:space="preserve">Insert: </w:t>
      </w:r>
      <w:r w:rsidR="51A0D0D2">
        <w:drawing>
          <wp:inline wp14:editId="41D4949D" wp14:anchorId="61023656">
            <wp:extent cx="1333500" cy="1752600"/>
            <wp:effectExtent l="0" t="0" r="0" b="0"/>
            <wp:docPr id="2075825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825207" name="Picture 2075825207"/>
                    <pic:cNvPicPr/>
                  </pic:nvPicPr>
                  <pic:blipFill>
                    <a:blip xmlns:r="http://schemas.openxmlformats.org/officeDocument/2006/relationships" r:embed="rId1326676176">
                      <a:extLst>
                        <a:ext uri="{28A0092B-C50C-407E-A947-70E740481C1C}">
                          <a14:useLocalDpi xmlns:a14="http://schemas.microsoft.com/office/drawing/2010/main"/>
                        </a:ext>
                      </a:extLst>
                    </a:blip>
                    <a:stretch>
                      <a:fillRect/>
                    </a:stretch>
                  </pic:blipFill>
                  <pic:spPr>
                    <a:xfrm>
                      <a:off x="0" y="0"/>
                      <a:ext cx="1333500" cy="1752600"/>
                    </a:xfrm>
                    <a:prstGeom prst="rect">
                      <a:avLst/>
                    </a:prstGeom>
                  </pic:spPr>
                </pic:pic>
              </a:graphicData>
            </a:graphic>
          </wp:inline>
        </w:drawing>
      </w:r>
    </w:p>
    <w:p w:rsidR="51A0D0D2" w:rsidP="08E1CA6D" w:rsidRDefault="51A0D0D2" w14:paraId="57CEFCB8" w14:textId="19372F07">
      <w:pPr>
        <w:spacing w:line="48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8E1CA6D" w:rsidR="51A0D0D2">
        <w:rPr>
          <w:rFonts w:ascii="Calibri" w:hAnsi="Calibri" w:eastAsia="Calibri" w:cs="Calibri"/>
          <w:b w:val="1"/>
          <w:bCs w:val="1"/>
          <w:i w:val="0"/>
          <w:iCs w:val="0"/>
          <w:caps w:val="0"/>
          <w:smallCaps w:val="0"/>
          <w:noProof w:val="0"/>
          <w:color w:val="000000" w:themeColor="text1" w:themeTint="FF" w:themeShade="FF"/>
          <w:sz w:val="22"/>
          <w:szCs w:val="22"/>
          <w:lang w:val="en-US"/>
        </w:rPr>
        <w:t>\P 09.03 ID 701324\</w:t>
      </w:r>
    </w:p>
    <w:p w:rsidRPr="00846FDA" w:rsidR="005D2C1B" w:rsidP="2C09B7EE" w:rsidRDefault="00FA78FE" w14:paraId="6285D00D" w14:textId="70B10EBF">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Spondylolysis</w:t>
      </w:r>
    </w:p>
    <w:p w:rsidRPr="00846FDA" w:rsidR="005D2C1B" w:rsidP="2C09B7EE" w:rsidRDefault="00FA78FE" w14:paraId="428B7FB4" w14:textId="2EA4286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Spondylitis</w:t>
      </w:r>
    </w:p>
    <w:p w:rsidRPr="00846FDA" w:rsidR="005D2C1B" w:rsidP="2C09B7EE" w:rsidRDefault="00D443B2" w14:paraId="7CAEF554" w14:textId="2A0516D9">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Spondylolisthesis</w:t>
      </w:r>
    </w:p>
    <w:p w:rsidRPr="00846FDA" w:rsidR="005D2C1B" w:rsidP="2C09B7EE" w:rsidRDefault="00FA78FE" w14:paraId="5F0688A8" w14:textId="6B847194">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Spondyloarthritis</w:t>
      </w:r>
    </w:p>
    <w:p w:rsidR="005D2C1B" w:rsidP="2C09B7EE" w:rsidRDefault="00FA78FE" w14:paraId="18B579AA" w14:textId="57B8B6F4">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xml:space="preserve">. </w:t>
      </w:r>
      <w:r w:rsidRPr="2C09B7EE" w:rsidR="005D2C1B">
        <w:rPr>
          <w:rFonts w:ascii="Calibri" w:hAnsi="Calibri" w:eastAsia="MS Mincho" w:cs="Calibri" w:asciiTheme="majorAscii" w:hAnsiTheme="majorAscii" w:cstheme="majorAscii"/>
          <w:sz w:val="22"/>
          <w:szCs w:val="22"/>
        </w:rPr>
        <w:t>Spondylofasciitis</w:t>
      </w:r>
    </w:p>
    <w:p w:rsidRPr="00846FDA" w:rsidR="00DF33A7" w:rsidP="00DF33A7" w:rsidRDefault="00DF33A7" w14:paraId="147C40F6"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4A1FCD38" w14:textId="36E8909F">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40. What condition that results from low-back pain is considered a medical emergency and warrants immediate referral to prevent permanent dysfunction?</w:t>
      </w:r>
    </w:p>
    <w:p w:rsidRPr="00846FDA" w:rsidR="005D2C1B" w:rsidP="2C09B7EE" w:rsidRDefault="00FA78FE" w14:paraId="4110BB27" w14:textId="78D1197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Changes in sexual performance</w:t>
      </w:r>
    </w:p>
    <w:p w:rsidRPr="00846FDA" w:rsidR="005D2C1B" w:rsidP="2C09B7EE" w:rsidRDefault="00FA78FE" w14:paraId="39E8B0E4" w14:textId="2C5113C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Numbness and tingling radiating down both legs</w:t>
      </w:r>
    </w:p>
    <w:p w:rsidRPr="00846FDA" w:rsidR="005D2C1B" w:rsidP="2C09B7EE" w:rsidRDefault="00FA78FE" w14:paraId="2ED6FFFC" w14:textId="72A2ADF1">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Loss of appetite</w:t>
      </w:r>
    </w:p>
    <w:p w:rsidRPr="00846FDA" w:rsidR="005D2C1B" w:rsidP="2C09B7EE" w:rsidRDefault="00FA78FE" w14:paraId="09272245" w14:textId="4B60894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Changes in bathroom habits</w:t>
      </w:r>
    </w:p>
    <w:p w:rsidR="005D2C1B" w:rsidP="2C09B7EE" w:rsidRDefault="00D443B2" w14:paraId="3D5A5BA0" w14:textId="1691E75E">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Changes in bowel or bladder control</w:t>
      </w:r>
    </w:p>
    <w:p w:rsidRPr="00846FDA" w:rsidR="006E24D1" w:rsidP="006E24D1" w:rsidRDefault="006E24D1" w14:paraId="04414013"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3601E406" w14:textId="66BA76D5">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41. </w:t>
      </w:r>
      <w:r w:rsidRPr="2C09B7EE" w:rsidR="000C41C2">
        <w:rPr>
          <w:rFonts w:ascii="Calibri" w:hAnsi="Calibri" w:eastAsia="MS Mincho" w:cs="Calibri" w:asciiTheme="majorAscii" w:hAnsiTheme="majorAscii" w:cstheme="majorAscii"/>
          <w:b w:val="1"/>
          <w:bCs w:val="1"/>
          <w:sz w:val="22"/>
          <w:szCs w:val="22"/>
        </w:rPr>
        <w:t>B</w:t>
      </w:r>
      <w:r w:rsidRPr="2C09B7EE" w:rsidR="49FE2989">
        <w:rPr>
          <w:rFonts w:ascii="Calibri" w:hAnsi="Calibri" w:eastAsia="MS Mincho" w:cs="Calibri" w:asciiTheme="majorAscii" w:hAnsiTheme="majorAscii" w:cstheme="majorAscii"/>
          <w:b w:val="1"/>
          <w:bCs w:val="1"/>
          <w:sz w:val="22"/>
          <w:szCs w:val="22"/>
        </w:rPr>
        <w:t xml:space="preserve">etween </w:t>
      </w:r>
      <w:r w:rsidRPr="2C09B7EE" w:rsidR="000C41C2">
        <w:rPr>
          <w:rFonts w:ascii="Calibri" w:hAnsi="Calibri" w:eastAsia="MS Mincho" w:cs="Calibri" w:asciiTheme="majorAscii" w:hAnsiTheme="majorAscii" w:cstheme="majorAscii"/>
          <w:b w:val="1"/>
          <w:bCs w:val="1"/>
          <w:sz w:val="22"/>
          <w:szCs w:val="22"/>
        </w:rPr>
        <w:t xml:space="preserve">which </w:t>
      </w:r>
      <w:r w:rsidRPr="2C09B7EE" w:rsidR="49FE2989">
        <w:rPr>
          <w:rFonts w:ascii="Calibri" w:hAnsi="Calibri" w:eastAsia="MS Mincho" w:cs="Calibri" w:asciiTheme="majorAscii" w:hAnsiTheme="majorAscii" w:cstheme="majorAscii"/>
          <w:b w:val="1"/>
          <w:bCs w:val="1"/>
          <w:sz w:val="22"/>
          <w:szCs w:val="22"/>
        </w:rPr>
        <w:t>two articulations</w:t>
      </w:r>
      <w:r w:rsidRPr="2C09B7EE" w:rsidR="000C41C2">
        <w:rPr>
          <w:rFonts w:ascii="Calibri" w:hAnsi="Calibri" w:eastAsia="MS Mincho" w:cs="Calibri" w:asciiTheme="majorAscii" w:hAnsiTheme="majorAscii" w:cstheme="majorAscii"/>
          <w:b w:val="1"/>
          <w:bCs w:val="1"/>
          <w:sz w:val="22"/>
          <w:szCs w:val="22"/>
        </w:rPr>
        <w:t xml:space="preserve"> does rotation of the cervical spine occur</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FA78FE" w14:paraId="01958231" w14:textId="498BAD0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Atlantooccipital joint</w:t>
      </w:r>
    </w:p>
    <w:p w:rsidRPr="00846FDA" w:rsidR="005D2C1B" w:rsidP="2C09B7EE" w:rsidRDefault="00FA78FE" w14:paraId="5FB03444" w14:textId="6F2EDE2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Axial occipital joint</w:t>
      </w:r>
    </w:p>
    <w:p w:rsidRPr="00846FDA" w:rsidR="005D2C1B" w:rsidP="2C09B7EE" w:rsidRDefault="00D443B2" w14:paraId="05D203D4" w14:textId="02B0AFD1">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Atlantoaxial joint</w:t>
      </w:r>
    </w:p>
    <w:p w:rsidRPr="00846FDA" w:rsidR="005D2C1B" w:rsidP="2C09B7EE" w:rsidRDefault="00FA78FE" w14:paraId="64E982E7" w14:textId="6F9AE708">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C2 and C3 articulation</w:t>
      </w:r>
    </w:p>
    <w:p w:rsidR="005D2C1B" w:rsidP="2C09B7EE" w:rsidRDefault="00FA78FE" w14:paraId="6D4FBC2B" w14:textId="708615B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xml:space="preserve">. </w:t>
      </w:r>
      <w:r w:rsidRPr="2C09B7EE" w:rsidR="00152C34">
        <w:rPr>
          <w:rFonts w:ascii="Calibri" w:hAnsi="Calibri" w:eastAsia="MS Mincho" w:cs="Calibri" w:asciiTheme="majorAscii" w:hAnsiTheme="majorAscii" w:cstheme="majorAscii"/>
          <w:sz w:val="22"/>
          <w:szCs w:val="22"/>
        </w:rPr>
        <w:t xml:space="preserve">A combination </w:t>
      </w:r>
      <w:r w:rsidRPr="2C09B7EE" w:rsidR="005D2C1B">
        <w:rPr>
          <w:rFonts w:ascii="Calibri" w:hAnsi="Calibri" w:eastAsia="MS Mincho" w:cs="Calibri" w:asciiTheme="majorAscii" w:hAnsiTheme="majorAscii" w:cstheme="majorAscii"/>
          <w:sz w:val="22"/>
          <w:szCs w:val="22"/>
        </w:rPr>
        <w:t xml:space="preserve">of the </w:t>
      </w:r>
      <w:r w:rsidRPr="2C09B7EE" w:rsidR="005D2C1B">
        <w:rPr>
          <w:rFonts w:ascii="Calibri" w:hAnsi="Calibri" w:eastAsia="MS Mincho" w:cs="Calibri" w:asciiTheme="majorAscii" w:hAnsiTheme="majorAscii" w:cstheme="majorAscii"/>
          <w:sz w:val="22"/>
          <w:szCs w:val="22"/>
        </w:rPr>
        <w:t>occipitus</w:t>
      </w:r>
      <w:r w:rsidRPr="2C09B7EE" w:rsidR="005D2C1B">
        <w:rPr>
          <w:rFonts w:ascii="Calibri" w:hAnsi="Calibri" w:eastAsia="MS Mincho" w:cs="Calibri" w:asciiTheme="majorAscii" w:hAnsiTheme="majorAscii" w:cstheme="majorAscii"/>
          <w:sz w:val="22"/>
          <w:szCs w:val="22"/>
        </w:rPr>
        <w:t>, axis, and atlas</w:t>
      </w:r>
    </w:p>
    <w:p w:rsidRPr="00846FDA" w:rsidR="00870C17" w:rsidP="00870C17" w:rsidRDefault="00870C17" w14:paraId="6053D161" w14:textId="77777777">
      <w:pPr>
        <w:spacing w:line="276" w:lineRule="auto"/>
        <w:contextualSpacing/>
        <w:rPr>
          <w:rFonts w:eastAsia="MS Mincho" w:asciiTheme="majorHAnsi" w:hAnsiTheme="majorHAnsi" w:cstheme="majorHAnsi"/>
          <w:sz w:val="22"/>
          <w:szCs w:val="22"/>
        </w:rPr>
      </w:pPr>
    </w:p>
    <w:p w:rsidRPr="007179D5" w:rsidR="7FE55520" w:rsidP="00F826DA" w:rsidRDefault="49FE2989" w14:paraId="16D90B4D" w14:textId="0EBE5460">
      <w:pPr>
        <w:spacing w:after="120"/>
        <w:rPr>
          <w:rFonts w:asciiTheme="majorHAnsi" w:hAnsiTheme="majorHAnsi" w:cstheme="majorHAnsi"/>
          <w:b/>
          <w:bCs/>
          <w:color w:val="000000" w:themeColor="text1"/>
        </w:rPr>
      </w:pPr>
      <w:r w:rsidRPr="007179D5">
        <w:rPr>
          <w:rFonts w:eastAsia="MS Mincho" w:asciiTheme="majorHAnsi" w:hAnsiTheme="majorHAnsi" w:cstheme="majorHAnsi"/>
          <w:b/>
          <w:bCs/>
          <w:sz w:val="22"/>
          <w:szCs w:val="22"/>
        </w:rPr>
        <w:t xml:space="preserve">42. </w:t>
      </w:r>
      <w:r w:rsidRPr="007179D5" w:rsidR="1208A6D1">
        <w:rPr>
          <w:rFonts w:asciiTheme="majorHAnsi" w:hAnsiTheme="majorHAnsi" w:cstheme="majorHAnsi"/>
          <w:b/>
          <w:bCs/>
          <w:color w:val="000000" w:themeColor="text1"/>
        </w:rPr>
        <w:t>A 16-year-old rugby player falls directly onto the ball during a tackle and immediately struggles to breathe, describing a sensation of being “winded.” They appear panicked but have normal chest rise and no visible signs of significant trauma. After a few minutes, their breathing begins to normalize, and they can speak clearly again. What is the most likely diagnosis?</w:t>
      </w:r>
    </w:p>
    <w:p w:rsidRPr="00846FDA" w:rsidR="7FE55520" w:rsidP="2C09B7EE" w:rsidRDefault="1208A6D1" w14:paraId="4C292119" w14:textId="5CB159BF">
      <w:pPr>
        <w:spacing w:line="276" w:lineRule="auto"/>
        <w:ind w:left="357"/>
        <w:contextualSpacing w:val="1"/>
        <w:rPr>
          <w:rFonts w:ascii="Calibri" w:hAnsi="Calibri" w:cs="Calibri" w:asciiTheme="majorAscii" w:hAnsiTheme="majorAscii" w:cstheme="majorAscii"/>
          <w:color w:val="000000" w:themeColor="text1"/>
        </w:rPr>
      </w:pPr>
      <w:r w:rsidRPr="2C09B7EE" w:rsidR="1208A6D1">
        <w:rPr>
          <w:rFonts w:ascii="Calibri" w:hAnsi="Calibri" w:cs="Calibri" w:asciiTheme="majorAscii" w:hAnsiTheme="majorAscii" w:cstheme="majorAscii"/>
          <w:color w:val="000000" w:themeColor="text1" w:themeTint="FF" w:themeShade="FF"/>
        </w:rPr>
        <w:t xml:space="preserve">*a. </w:t>
      </w:r>
      <w:r w:rsidRPr="2C09B7EE" w:rsidR="000C41C2">
        <w:rPr>
          <w:rFonts w:ascii="Calibri" w:hAnsi="Calibri" w:cs="Calibri" w:asciiTheme="majorAscii" w:hAnsiTheme="majorAscii" w:cstheme="majorAscii"/>
          <w:color w:val="000000" w:themeColor="text1" w:themeTint="FF" w:themeShade="FF"/>
        </w:rPr>
        <w:t>S</w:t>
      </w:r>
      <w:r w:rsidRPr="2C09B7EE" w:rsidR="1208A6D1">
        <w:rPr>
          <w:rFonts w:ascii="Calibri" w:hAnsi="Calibri" w:cs="Calibri" w:asciiTheme="majorAscii" w:hAnsiTheme="majorAscii" w:cstheme="majorAscii"/>
          <w:color w:val="000000" w:themeColor="text1" w:themeTint="FF" w:themeShade="FF"/>
        </w:rPr>
        <w:t>olar plexus injury</w:t>
      </w:r>
    </w:p>
    <w:p w:rsidRPr="00846FDA" w:rsidR="7FE55520" w:rsidP="2C09B7EE" w:rsidRDefault="1208A6D1" w14:paraId="564BBA8A" w14:textId="22266A3F">
      <w:pPr>
        <w:spacing w:line="276" w:lineRule="auto"/>
        <w:ind w:left="357"/>
        <w:contextualSpacing w:val="1"/>
        <w:rPr>
          <w:rFonts w:ascii="Calibri" w:hAnsi="Calibri" w:cs="Calibri" w:asciiTheme="majorAscii" w:hAnsiTheme="majorAscii" w:cstheme="majorAscii"/>
          <w:color w:val="000000" w:themeColor="text1"/>
        </w:rPr>
      </w:pPr>
      <w:r w:rsidRPr="2C09B7EE" w:rsidR="1208A6D1">
        <w:rPr>
          <w:rFonts w:ascii="Calibri" w:hAnsi="Calibri" w:cs="Calibri" w:asciiTheme="majorAscii" w:hAnsiTheme="majorAscii" w:cstheme="majorAscii"/>
          <w:color w:val="000000" w:themeColor="text1" w:themeTint="FF" w:themeShade="FF"/>
        </w:rPr>
        <w:t xml:space="preserve">b. </w:t>
      </w:r>
      <w:r w:rsidRPr="2C09B7EE" w:rsidR="000C41C2">
        <w:rPr>
          <w:rFonts w:ascii="Calibri" w:hAnsi="Calibri" w:cs="Calibri" w:asciiTheme="majorAscii" w:hAnsiTheme="majorAscii" w:cstheme="majorAscii"/>
          <w:color w:val="000000" w:themeColor="text1" w:themeTint="FF" w:themeShade="FF"/>
        </w:rPr>
        <w:t>A</w:t>
      </w:r>
      <w:r w:rsidRPr="2C09B7EE" w:rsidR="1208A6D1">
        <w:rPr>
          <w:rFonts w:ascii="Calibri" w:hAnsi="Calibri" w:cs="Calibri" w:asciiTheme="majorAscii" w:hAnsiTheme="majorAscii" w:cstheme="majorAscii"/>
          <w:color w:val="000000" w:themeColor="text1" w:themeTint="FF" w:themeShade="FF"/>
        </w:rPr>
        <w:t>bdominal muscle contusion</w:t>
      </w:r>
    </w:p>
    <w:p w:rsidRPr="00846FDA" w:rsidR="7FE55520" w:rsidP="2C09B7EE" w:rsidRDefault="1208A6D1" w14:paraId="5EF49977" w14:textId="625B03E2">
      <w:pPr>
        <w:spacing w:line="276" w:lineRule="auto"/>
        <w:ind w:left="357"/>
        <w:contextualSpacing w:val="1"/>
        <w:rPr>
          <w:rFonts w:ascii="Calibri" w:hAnsi="Calibri" w:cs="Calibri" w:asciiTheme="majorAscii" w:hAnsiTheme="majorAscii" w:cstheme="majorAscii"/>
          <w:color w:val="000000" w:themeColor="text1"/>
        </w:rPr>
      </w:pPr>
      <w:r w:rsidRPr="2C09B7EE" w:rsidR="1208A6D1">
        <w:rPr>
          <w:rFonts w:ascii="Calibri" w:hAnsi="Calibri" w:cs="Calibri" w:asciiTheme="majorAscii" w:hAnsiTheme="majorAscii" w:cstheme="majorAscii"/>
          <w:color w:val="000000" w:themeColor="text1" w:themeTint="FF" w:themeShade="FF"/>
        </w:rPr>
        <w:t xml:space="preserve">c. </w:t>
      </w:r>
      <w:r w:rsidRPr="2C09B7EE" w:rsidR="000C41C2">
        <w:rPr>
          <w:rFonts w:ascii="Calibri" w:hAnsi="Calibri" w:cs="Calibri" w:asciiTheme="majorAscii" w:hAnsiTheme="majorAscii" w:cstheme="majorAscii"/>
          <w:color w:val="000000" w:themeColor="text1" w:themeTint="FF" w:themeShade="FF"/>
        </w:rPr>
        <w:t>P</w:t>
      </w:r>
      <w:r w:rsidRPr="2C09B7EE" w:rsidR="1208A6D1">
        <w:rPr>
          <w:rFonts w:ascii="Calibri" w:hAnsi="Calibri" w:cs="Calibri" w:asciiTheme="majorAscii" w:hAnsiTheme="majorAscii" w:cstheme="majorAscii"/>
          <w:color w:val="000000" w:themeColor="text1" w:themeTint="FF" w:themeShade="FF"/>
        </w:rPr>
        <w:t>neumothorax</w:t>
      </w:r>
    </w:p>
    <w:p w:rsidR="7FE55520" w:rsidP="2C09B7EE" w:rsidRDefault="1208A6D1" w14:paraId="416D8638" w14:textId="3B494FDC">
      <w:pPr>
        <w:spacing w:line="276" w:lineRule="auto"/>
        <w:ind w:left="357"/>
        <w:contextualSpacing w:val="1"/>
        <w:rPr>
          <w:rFonts w:ascii="Calibri" w:hAnsi="Calibri" w:cs="Calibri" w:asciiTheme="majorAscii" w:hAnsiTheme="majorAscii" w:cstheme="majorAscii"/>
          <w:color w:val="000000" w:themeColor="text1"/>
        </w:rPr>
      </w:pPr>
      <w:r w:rsidRPr="2C09B7EE" w:rsidR="1208A6D1">
        <w:rPr>
          <w:rFonts w:ascii="Calibri" w:hAnsi="Calibri" w:cs="Calibri" w:asciiTheme="majorAscii" w:hAnsiTheme="majorAscii" w:cstheme="majorAscii"/>
          <w:color w:val="000000" w:themeColor="text1" w:themeTint="FF" w:themeShade="FF"/>
        </w:rPr>
        <w:t xml:space="preserve">d. </w:t>
      </w:r>
      <w:r w:rsidRPr="2C09B7EE" w:rsidR="000C41C2">
        <w:rPr>
          <w:rFonts w:ascii="Calibri" w:hAnsi="Calibri" w:cs="Calibri" w:asciiTheme="majorAscii" w:hAnsiTheme="majorAscii" w:cstheme="majorAscii"/>
          <w:color w:val="000000" w:themeColor="text1" w:themeTint="FF" w:themeShade="FF"/>
        </w:rPr>
        <w:t>R</w:t>
      </w:r>
      <w:r w:rsidRPr="2C09B7EE" w:rsidR="1208A6D1">
        <w:rPr>
          <w:rFonts w:ascii="Calibri" w:hAnsi="Calibri" w:cs="Calibri" w:asciiTheme="majorAscii" w:hAnsiTheme="majorAscii" w:cstheme="majorAscii"/>
          <w:color w:val="000000" w:themeColor="text1" w:themeTint="FF" w:themeShade="FF"/>
        </w:rPr>
        <w:t>ib fracture</w:t>
      </w:r>
    </w:p>
    <w:p w:rsidRPr="00846FDA" w:rsidR="003837E0" w:rsidP="003837E0" w:rsidRDefault="003837E0" w14:paraId="250097AC" w14:textId="77777777">
      <w:pPr>
        <w:spacing w:line="276" w:lineRule="auto"/>
        <w:contextualSpacing/>
        <w:rPr>
          <w:rFonts w:asciiTheme="majorHAnsi" w:hAnsiTheme="majorHAnsi" w:cstheme="majorHAnsi"/>
          <w:color w:val="000000" w:themeColor="text1"/>
        </w:rPr>
      </w:pPr>
    </w:p>
    <w:p w:rsidRPr="00846FDA" w:rsidR="005D2C1B" w:rsidP="2C09B7EE" w:rsidRDefault="49FE2989" w14:paraId="38176D4D" w14:textId="32A87455">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43. </w:t>
      </w:r>
      <w:r w:rsidRPr="2C09B7EE" w:rsidR="000C41C2">
        <w:rPr>
          <w:rFonts w:ascii="Calibri" w:hAnsi="Calibri" w:eastAsia="MS Mincho" w:cs="Calibri" w:asciiTheme="majorAscii" w:hAnsiTheme="majorAscii" w:cstheme="majorAscii"/>
          <w:b w:val="1"/>
          <w:bCs w:val="1"/>
          <w:sz w:val="22"/>
          <w:szCs w:val="22"/>
        </w:rPr>
        <w:t xml:space="preserve">The dermatome of which nerve root would </w:t>
      </w:r>
      <w:r w:rsidRPr="2C09B7EE" w:rsidR="00814D11">
        <w:rPr>
          <w:rFonts w:ascii="Calibri" w:hAnsi="Calibri" w:eastAsia="MS Mincho" w:cs="Calibri" w:asciiTheme="majorAscii" w:hAnsiTheme="majorAscii" w:cstheme="majorAscii"/>
          <w:b w:val="1"/>
          <w:bCs w:val="1"/>
          <w:sz w:val="22"/>
          <w:szCs w:val="22"/>
        </w:rPr>
        <w:t xml:space="preserve">be </w:t>
      </w:r>
      <w:r w:rsidRPr="2C09B7EE" w:rsidR="00814D11">
        <w:rPr>
          <w:rFonts w:ascii="Calibri" w:hAnsi="Calibri" w:eastAsia="MS Mincho" w:cs="Calibri" w:asciiTheme="majorAscii" w:hAnsiTheme="majorAscii" w:cstheme="majorAscii"/>
          <w:b w:val="1"/>
          <w:bCs w:val="1"/>
          <w:sz w:val="22"/>
          <w:szCs w:val="22"/>
        </w:rPr>
        <w:t>identified</w:t>
      </w:r>
      <w:r w:rsidRPr="2C09B7EE" w:rsidR="00814D11">
        <w:rPr>
          <w:rFonts w:ascii="Calibri" w:hAnsi="Calibri" w:eastAsia="MS Mincho" w:cs="Calibri" w:asciiTheme="majorAscii" w:hAnsiTheme="majorAscii" w:cstheme="majorAscii"/>
          <w:b w:val="1"/>
          <w:bCs w:val="1"/>
          <w:sz w:val="22"/>
          <w:szCs w:val="22"/>
        </w:rPr>
        <w:t xml:space="preserve"> by a</w:t>
      </w:r>
      <w:r w:rsidRPr="2C09B7EE" w:rsidR="49FE2989">
        <w:rPr>
          <w:rFonts w:ascii="Calibri" w:hAnsi="Calibri" w:eastAsia="MS Mincho" w:cs="Calibri" w:asciiTheme="majorAscii" w:hAnsiTheme="majorAscii" w:cstheme="majorAscii"/>
          <w:b w:val="1"/>
          <w:bCs w:val="1"/>
          <w:sz w:val="22"/>
          <w:szCs w:val="22"/>
        </w:rPr>
        <w:t xml:space="preserve"> sensory test over the lateral upper arm (deltoid patch)</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FA78FE" w14:paraId="75C8E355" w14:textId="556330B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w:t>
      </w:r>
      <w:r w:rsidRPr="2C09B7EE" w:rsidR="4DDCDBCD">
        <w:rPr>
          <w:rFonts w:ascii="Calibri" w:hAnsi="Calibri" w:eastAsia="MS Mincho" w:cs="Calibri" w:asciiTheme="majorAscii" w:hAnsiTheme="majorAscii" w:cstheme="majorAscii"/>
          <w:sz w:val="22"/>
          <w:szCs w:val="22"/>
        </w:rPr>
        <w:t>C3</w:t>
      </w:r>
      <w:r w:rsidRPr="2C09B7EE" w:rsidR="00814D11">
        <w:rPr>
          <w:rFonts w:ascii="Calibri" w:hAnsi="Calibri" w:eastAsia="MS Mincho" w:cs="Calibri" w:asciiTheme="majorAscii" w:hAnsiTheme="majorAscii" w:cstheme="majorAscii"/>
          <w:sz w:val="22"/>
          <w:szCs w:val="22"/>
        </w:rPr>
        <w:t>–</w:t>
      </w:r>
      <w:r w:rsidRPr="2C09B7EE" w:rsidR="49FE2989">
        <w:rPr>
          <w:rFonts w:ascii="Calibri" w:hAnsi="Calibri" w:eastAsia="MS Mincho" w:cs="Calibri" w:asciiTheme="majorAscii" w:hAnsiTheme="majorAscii" w:cstheme="majorAscii"/>
          <w:sz w:val="22"/>
          <w:szCs w:val="22"/>
        </w:rPr>
        <w:t>C4</w:t>
      </w:r>
    </w:p>
    <w:p w:rsidRPr="00846FDA" w:rsidR="005D2C1B" w:rsidP="2C09B7EE" w:rsidRDefault="00D443B2" w14:paraId="36C63535" w14:textId="51AF54B9">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07C37307">
        <w:rPr>
          <w:rFonts w:ascii="Calibri" w:hAnsi="Calibri" w:eastAsia="MS Mincho" w:cs="Calibri" w:asciiTheme="majorAscii" w:hAnsiTheme="majorAscii" w:cstheme="majorAscii"/>
          <w:sz w:val="22"/>
          <w:szCs w:val="22"/>
        </w:rPr>
        <w:t>C4</w:t>
      </w:r>
      <w:r w:rsidRPr="2C09B7EE" w:rsidR="00814D11">
        <w:rPr>
          <w:rFonts w:ascii="Calibri" w:hAnsi="Calibri" w:eastAsia="MS Mincho" w:cs="Calibri" w:asciiTheme="majorAscii" w:hAnsiTheme="majorAscii" w:cstheme="majorAscii"/>
          <w:sz w:val="22"/>
          <w:szCs w:val="22"/>
        </w:rPr>
        <w:t>–</w:t>
      </w:r>
      <w:r w:rsidRPr="2C09B7EE" w:rsidR="49FE2989">
        <w:rPr>
          <w:rFonts w:ascii="Calibri" w:hAnsi="Calibri" w:eastAsia="MS Mincho" w:cs="Calibri" w:asciiTheme="majorAscii" w:hAnsiTheme="majorAscii" w:cstheme="majorAscii"/>
          <w:sz w:val="22"/>
          <w:szCs w:val="22"/>
        </w:rPr>
        <w:t>C5</w:t>
      </w:r>
    </w:p>
    <w:p w:rsidRPr="00846FDA" w:rsidR="005D2C1B" w:rsidP="2C09B7EE" w:rsidRDefault="00FA78FE" w14:paraId="6CF3F982" w14:textId="5630A98E">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xml:space="preserve">. </w:t>
      </w:r>
      <w:r w:rsidRPr="2C09B7EE" w:rsidR="309C0D7D">
        <w:rPr>
          <w:rFonts w:ascii="Calibri" w:hAnsi="Calibri" w:eastAsia="MS Mincho" w:cs="Calibri" w:asciiTheme="majorAscii" w:hAnsiTheme="majorAscii" w:cstheme="majorAscii"/>
          <w:sz w:val="22"/>
          <w:szCs w:val="22"/>
        </w:rPr>
        <w:t>C5</w:t>
      </w:r>
      <w:r w:rsidRPr="2C09B7EE" w:rsidR="00814D11">
        <w:rPr>
          <w:rFonts w:ascii="Calibri" w:hAnsi="Calibri" w:eastAsia="MS Mincho" w:cs="Calibri" w:asciiTheme="majorAscii" w:hAnsiTheme="majorAscii" w:cstheme="majorAscii"/>
          <w:sz w:val="22"/>
          <w:szCs w:val="22"/>
        </w:rPr>
        <w:t>–</w:t>
      </w:r>
      <w:r w:rsidRPr="2C09B7EE" w:rsidR="49FE2989">
        <w:rPr>
          <w:rFonts w:ascii="Calibri" w:hAnsi="Calibri" w:eastAsia="MS Mincho" w:cs="Calibri" w:asciiTheme="majorAscii" w:hAnsiTheme="majorAscii" w:cstheme="majorAscii"/>
          <w:sz w:val="22"/>
          <w:szCs w:val="22"/>
        </w:rPr>
        <w:t>C6</w:t>
      </w:r>
    </w:p>
    <w:p w:rsidRPr="00846FDA" w:rsidR="005D2C1B" w:rsidP="2C09B7EE" w:rsidRDefault="00FA78FE" w14:paraId="66B7E676" w14:textId="1DAD46D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7EAC943D">
        <w:rPr>
          <w:rFonts w:ascii="Calibri" w:hAnsi="Calibri" w:eastAsia="MS Mincho" w:cs="Calibri" w:asciiTheme="majorAscii" w:hAnsiTheme="majorAscii" w:cstheme="majorAscii"/>
          <w:sz w:val="22"/>
          <w:szCs w:val="22"/>
        </w:rPr>
        <w:t>C6</w:t>
      </w:r>
      <w:r w:rsidRPr="2C09B7EE" w:rsidR="00814D11">
        <w:rPr>
          <w:rFonts w:ascii="Calibri" w:hAnsi="Calibri" w:eastAsia="MS Mincho" w:cs="Calibri" w:asciiTheme="majorAscii" w:hAnsiTheme="majorAscii" w:cstheme="majorAscii"/>
          <w:sz w:val="22"/>
          <w:szCs w:val="22"/>
        </w:rPr>
        <w:t>–</w:t>
      </w:r>
      <w:r w:rsidRPr="2C09B7EE" w:rsidR="49FE2989">
        <w:rPr>
          <w:rFonts w:ascii="Calibri" w:hAnsi="Calibri" w:eastAsia="MS Mincho" w:cs="Calibri" w:asciiTheme="majorAscii" w:hAnsiTheme="majorAscii" w:cstheme="majorAscii"/>
          <w:sz w:val="22"/>
          <w:szCs w:val="22"/>
        </w:rPr>
        <w:t>C7</w:t>
      </w:r>
    </w:p>
    <w:p w:rsidR="005D2C1B" w:rsidP="2C09B7EE" w:rsidRDefault="00FA78FE" w14:paraId="38112EFC" w14:textId="53B4186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C8</w:t>
      </w:r>
      <w:r w:rsidRPr="2C09B7EE" w:rsidR="00814D11">
        <w:rPr>
          <w:rFonts w:ascii="Calibri" w:hAnsi="Calibri" w:eastAsia="MS Mincho" w:cs="Calibri" w:asciiTheme="majorAscii" w:hAnsiTheme="majorAscii" w:cstheme="majorAscii"/>
          <w:sz w:val="22"/>
          <w:szCs w:val="22"/>
        </w:rPr>
        <w:t>–</w:t>
      </w:r>
      <w:r w:rsidRPr="2C09B7EE" w:rsidR="62994373">
        <w:rPr>
          <w:rFonts w:ascii="Calibri" w:hAnsi="Calibri" w:eastAsia="MS Mincho" w:cs="Calibri" w:asciiTheme="majorAscii" w:hAnsiTheme="majorAscii" w:cstheme="majorAscii"/>
          <w:sz w:val="22"/>
          <w:szCs w:val="22"/>
        </w:rPr>
        <w:t>T1</w:t>
      </w:r>
    </w:p>
    <w:p w:rsidRPr="00846FDA" w:rsidR="00C97003" w:rsidP="00C97003" w:rsidRDefault="00C97003" w14:paraId="41B77E7B" w14:textId="77777777">
      <w:pPr>
        <w:spacing w:line="276" w:lineRule="auto"/>
        <w:contextualSpacing/>
        <w:rPr>
          <w:rFonts w:eastAsia="MS Mincho" w:asciiTheme="majorHAnsi" w:hAnsiTheme="majorHAnsi" w:cstheme="majorHAnsi"/>
          <w:sz w:val="22"/>
          <w:szCs w:val="22"/>
        </w:rPr>
      </w:pPr>
    </w:p>
    <w:p w:rsidRPr="00846FDA" w:rsidR="2CAEE4C4" w:rsidP="00F826DA" w:rsidRDefault="0B625D33" w14:paraId="0AA70D8F" w14:textId="101990A0">
      <w:pPr>
        <w:spacing w:after="120"/>
        <w:rPr>
          <w:rFonts w:eastAsia="Cambria" w:asciiTheme="majorHAnsi" w:hAnsiTheme="majorHAnsi" w:cstheme="majorHAnsi"/>
          <w:color w:val="000000" w:themeColor="text1"/>
          <w:sz w:val="22"/>
          <w:szCs w:val="22"/>
        </w:rPr>
      </w:pPr>
      <w:r w:rsidRPr="00846FDA">
        <w:rPr>
          <w:rFonts w:eastAsia="MS Mincho" w:asciiTheme="majorHAnsi" w:hAnsiTheme="majorHAnsi" w:cstheme="majorHAnsi"/>
          <w:b/>
          <w:bCs/>
          <w:sz w:val="22"/>
          <w:szCs w:val="22"/>
        </w:rPr>
        <w:t xml:space="preserve">44. </w:t>
      </w:r>
      <w:r w:rsidRPr="00846FDA" w:rsidR="0D050FD3">
        <w:rPr>
          <w:rFonts w:eastAsia="Cambria" w:asciiTheme="majorHAnsi" w:hAnsiTheme="majorHAnsi" w:cstheme="majorHAnsi"/>
          <w:b/>
          <w:bCs/>
          <w:color w:val="000000" w:themeColor="text1"/>
          <w:sz w:val="22"/>
          <w:szCs w:val="22"/>
        </w:rPr>
        <w:t>When performing a peer review of a patient's medical condition, which of the following is true regarding the patient's confidentiality?</w:t>
      </w:r>
    </w:p>
    <w:p w:rsidRPr="00846FDA" w:rsidR="2CAEE4C4" w:rsidP="2C09B7EE" w:rsidRDefault="00FA78FE" w14:paraId="532BDBC9" w14:textId="4C16EA0A">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2C09B7EE" w:rsidR="00FA78FE">
        <w:rPr>
          <w:rFonts w:ascii="Calibri" w:hAnsi="Calibri" w:eastAsia="Cambria" w:cs="Calibri" w:asciiTheme="majorAscii" w:hAnsiTheme="majorAscii" w:cstheme="majorAscii"/>
          <w:color w:val="000000" w:themeColor="text1" w:themeTint="FF" w:themeShade="FF"/>
          <w:sz w:val="22"/>
          <w:szCs w:val="22"/>
        </w:rPr>
        <w:t>a</w:t>
      </w:r>
      <w:r w:rsidRPr="2C09B7EE" w:rsidR="0D050FD3">
        <w:rPr>
          <w:rFonts w:ascii="Calibri" w:hAnsi="Calibri" w:eastAsia="Cambria" w:cs="Calibri" w:asciiTheme="majorAscii" w:hAnsiTheme="majorAscii" w:cstheme="majorAscii"/>
          <w:color w:val="000000" w:themeColor="text1" w:themeTint="FF" w:themeShade="FF"/>
          <w:sz w:val="22"/>
          <w:szCs w:val="22"/>
        </w:rPr>
        <w:t xml:space="preserve">. The patient has waived their right to confidentiality when there is </w:t>
      </w:r>
      <w:r w:rsidRPr="2C09B7EE" w:rsidR="00152C34">
        <w:rPr>
          <w:rFonts w:ascii="Calibri" w:hAnsi="Calibri" w:eastAsia="Cambria" w:cs="Calibri" w:asciiTheme="majorAscii" w:hAnsiTheme="majorAscii" w:cstheme="majorAscii"/>
          <w:color w:val="000000" w:themeColor="text1" w:themeTint="FF" w:themeShade="FF"/>
          <w:sz w:val="22"/>
          <w:szCs w:val="22"/>
        </w:rPr>
        <w:t xml:space="preserve">a </w:t>
      </w:r>
      <w:r w:rsidRPr="2C09B7EE" w:rsidR="0D050FD3">
        <w:rPr>
          <w:rFonts w:ascii="Calibri" w:hAnsi="Calibri" w:eastAsia="Cambria" w:cs="Calibri" w:asciiTheme="majorAscii" w:hAnsiTheme="majorAscii" w:cstheme="majorAscii"/>
          <w:color w:val="000000" w:themeColor="text1" w:themeTint="FF" w:themeShade="FF"/>
          <w:sz w:val="22"/>
          <w:szCs w:val="22"/>
        </w:rPr>
        <w:t>peer review.</w:t>
      </w:r>
    </w:p>
    <w:p w:rsidRPr="00846FDA" w:rsidR="2CAEE4C4" w:rsidP="2C09B7EE" w:rsidRDefault="00FA78FE" w14:paraId="7305FEA5" w14:textId="1A74E7A0">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2C09B7EE" w:rsidR="00FA78FE">
        <w:rPr>
          <w:rFonts w:ascii="Calibri" w:hAnsi="Calibri" w:eastAsia="Cambria" w:cs="Calibri" w:asciiTheme="majorAscii" w:hAnsiTheme="majorAscii" w:cstheme="majorAscii"/>
          <w:color w:val="000000" w:themeColor="text1" w:themeTint="FF" w:themeShade="FF"/>
          <w:sz w:val="22"/>
          <w:szCs w:val="22"/>
        </w:rPr>
        <w:t>b</w:t>
      </w:r>
      <w:r w:rsidRPr="2C09B7EE" w:rsidR="0D050FD3">
        <w:rPr>
          <w:rFonts w:ascii="Calibri" w:hAnsi="Calibri" w:eastAsia="Cambria" w:cs="Calibri" w:asciiTheme="majorAscii" w:hAnsiTheme="majorAscii" w:cstheme="majorAscii"/>
          <w:color w:val="000000" w:themeColor="text1" w:themeTint="FF" w:themeShade="FF"/>
          <w:sz w:val="22"/>
          <w:szCs w:val="22"/>
        </w:rPr>
        <w:t>. The patient's identifiers must be removed before the peer review.</w:t>
      </w:r>
    </w:p>
    <w:p w:rsidRPr="00846FDA" w:rsidR="2CAEE4C4" w:rsidP="2C09B7EE" w:rsidRDefault="00D443B2" w14:paraId="55AABB67" w14:textId="7809EA0F">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2C09B7EE" w:rsidR="00D443B2">
        <w:rPr>
          <w:rFonts w:ascii="Calibri" w:hAnsi="Calibri" w:eastAsia="Cambria" w:cs="Calibri" w:asciiTheme="majorAscii" w:hAnsiTheme="majorAscii" w:cstheme="majorAscii"/>
          <w:color w:val="000000" w:themeColor="text1" w:themeTint="FF" w:themeShade="FF"/>
          <w:sz w:val="22"/>
          <w:szCs w:val="22"/>
        </w:rPr>
        <w:t>*</w:t>
      </w:r>
      <w:r w:rsidRPr="2C09B7EE" w:rsidR="00FA78FE">
        <w:rPr>
          <w:rFonts w:ascii="Calibri" w:hAnsi="Calibri" w:eastAsia="Cambria" w:cs="Calibri" w:asciiTheme="majorAscii" w:hAnsiTheme="majorAscii" w:cstheme="majorAscii"/>
          <w:color w:val="000000" w:themeColor="text1" w:themeTint="FF" w:themeShade="FF"/>
          <w:sz w:val="22"/>
          <w:szCs w:val="22"/>
        </w:rPr>
        <w:t>c</w:t>
      </w:r>
      <w:r w:rsidRPr="2C09B7EE" w:rsidR="0D050FD3">
        <w:rPr>
          <w:rFonts w:ascii="Calibri" w:hAnsi="Calibri" w:eastAsia="Cambria" w:cs="Calibri" w:asciiTheme="majorAscii" w:hAnsiTheme="majorAscii" w:cstheme="majorAscii"/>
          <w:color w:val="000000" w:themeColor="text1" w:themeTint="FF" w:themeShade="FF"/>
          <w:sz w:val="22"/>
          <w:szCs w:val="22"/>
        </w:rPr>
        <w:t>. The peer reviewers must hold all information derived from the medical case confidential and sign a confidentiality agreement.</w:t>
      </w:r>
    </w:p>
    <w:p w:rsidRPr="00846FDA" w:rsidR="2CAEE4C4" w:rsidP="2C09B7EE" w:rsidRDefault="00FA78FE" w14:paraId="5023412E" w14:textId="40407451">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2C09B7EE" w:rsidR="00FA78FE">
        <w:rPr>
          <w:rFonts w:ascii="Calibri" w:hAnsi="Calibri" w:eastAsia="Cambria" w:cs="Calibri" w:asciiTheme="majorAscii" w:hAnsiTheme="majorAscii" w:cstheme="majorAscii"/>
          <w:color w:val="000000" w:themeColor="text1" w:themeTint="FF" w:themeShade="FF"/>
          <w:sz w:val="22"/>
          <w:szCs w:val="22"/>
        </w:rPr>
        <w:t>d</w:t>
      </w:r>
      <w:r w:rsidRPr="2C09B7EE" w:rsidR="0D050FD3">
        <w:rPr>
          <w:rFonts w:ascii="Calibri" w:hAnsi="Calibri" w:eastAsia="Cambria" w:cs="Calibri" w:asciiTheme="majorAscii" w:hAnsiTheme="majorAscii" w:cstheme="majorAscii"/>
          <w:color w:val="000000" w:themeColor="text1" w:themeTint="FF" w:themeShade="FF"/>
          <w:sz w:val="22"/>
          <w:szCs w:val="22"/>
        </w:rPr>
        <w:t xml:space="preserve">. The peer reviewers must hold all information derived from the medical case confidential for at least 7 years after the patient has </w:t>
      </w:r>
      <w:r w:rsidRPr="2C09B7EE" w:rsidR="00152C34">
        <w:rPr>
          <w:rFonts w:ascii="Calibri" w:hAnsi="Calibri" w:eastAsia="Cambria" w:cs="Calibri" w:asciiTheme="majorAscii" w:hAnsiTheme="majorAscii" w:cstheme="majorAscii"/>
          <w:color w:val="000000" w:themeColor="text1" w:themeTint="FF" w:themeShade="FF"/>
          <w:sz w:val="22"/>
          <w:szCs w:val="22"/>
        </w:rPr>
        <w:t>turned</w:t>
      </w:r>
      <w:r w:rsidRPr="2C09B7EE" w:rsidR="0D050FD3">
        <w:rPr>
          <w:rFonts w:ascii="Calibri" w:hAnsi="Calibri" w:eastAsia="Cambria" w:cs="Calibri" w:asciiTheme="majorAscii" w:hAnsiTheme="majorAscii" w:cstheme="majorAscii"/>
          <w:color w:val="000000" w:themeColor="text1" w:themeTint="FF" w:themeShade="FF"/>
          <w:sz w:val="22"/>
          <w:szCs w:val="22"/>
        </w:rPr>
        <w:t xml:space="preserve"> 18.</w:t>
      </w:r>
    </w:p>
    <w:p w:rsidR="2CAEE4C4" w:rsidP="2C09B7EE" w:rsidRDefault="00FA78FE" w14:paraId="3DAFB49D" w14:textId="3032E8FD">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2C09B7EE" w:rsidR="00FA78FE">
        <w:rPr>
          <w:rFonts w:ascii="Calibri" w:hAnsi="Calibri" w:eastAsia="Cambria" w:cs="Calibri" w:asciiTheme="majorAscii" w:hAnsiTheme="majorAscii" w:cstheme="majorAscii"/>
          <w:color w:val="000000" w:themeColor="text1" w:themeTint="FF" w:themeShade="FF"/>
          <w:sz w:val="22"/>
          <w:szCs w:val="22"/>
        </w:rPr>
        <w:t>e</w:t>
      </w:r>
      <w:r w:rsidRPr="2C09B7EE" w:rsidR="0D050FD3">
        <w:rPr>
          <w:rFonts w:ascii="Calibri" w:hAnsi="Calibri" w:eastAsia="Cambria" w:cs="Calibri" w:asciiTheme="majorAscii" w:hAnsiTheme="majorAscii" w:cstheme="majorAscii"/>
          <w:color w:val="000000" w:themeColor="text1" w:themeTint="FF" w:themeShade="FF"/>
          <w:sz w:val="22"/>
          <w:szCs w:val="22"/>
        </w:rPr>
        <w:t>. The patient must be informed of the peer review.</w:t>
      </w:r>
    </w:p>
    <w:p w:rsidRPr="00846FDA" w:rsidR="00D23B05" w:rsidP="00D23B05" w:rsidRDefault="00D23B05" w14:paraId="0A786EB3" w14:textId="77777777">
      <w:pPr>
        <w:spacing w:line="276" w:lineRule="auto"/>
        <w:contextualSpacing/>
        <w:rPr>
          <w:rFonts w:eastAsia="Cambria" w:asciiTheme="majorHAnsi" w:hAnsiTheme="majorHAnsi" w:cstheme="majorHAnsi"/>
          <w:color w:val="000000" w:themeColor="text1"/>
          <w:sz w:val="22"/>
          <w:szCs w:val="22"/>
        </w:rPr>
      </w:pPr>
    </w:p>
    <w:p w:rsidRPr="00846FDA" w:rsidR="005D2C1B" w:rsidP="2C09B7EE" w:rsidRDefault="0B625D33" w14:paraId="64A7AD16" w14:textId="59D16F10">
      <w:pPr>
        <w:spacing w:after="120"/>
        <w:rPr>
          <w:rFonts w:ascii="Calibri" w:hAnsi="Calibri" w:eastAsia="MS Mincho" w:cs="Calibri" w:asciiTheme="majorAscii" w:hAnsiTheme="majorAscii" w:cstheme="majorAscii"/>
          <w:b w:val="1"/>
          <w:bCs w:val="1"/>
          <w:sz w:val="22"/>
          <w:szCs w:val="22"/>
        </w:rPr>
      </w:pPr>
      <w:r w:rsidRPr="2C09B7EE" w:rsidR="0B625D33">
        <w:rPr>
          <w:rFonts w:ascii="Calibri" w:hAnsi="Calibri" w:eastAsia="MS Mincho" w:cs="Calibri" w:asciiTheme="majorAscii" w:hAnsiTheme="majorAscii" w:cstheme="majorAscii"/>
          <w:b w:val="1"/>
          <w:bCs w:val="1"/>
          <w:sz w:val="22"/>
          <w:szCs w:val="22"/>
        </w:rPr>
        <w:t xml:space="preserve">45. </w:t>
      </w:r>
      <w:r w:rsidRPr="2C09B7EE" w:rsidR="36161049">
        <w:rPr>
          <w:rFonts w:ascii="Calibri" w:hAnsi="Calibri" w:eastAsia="MS Mincho" w:cs="Calibri" w:asciiTheme="majorAscii" w:hAnsiTheme="majorAscii" w:cstheme="majorAscii"/>
          <w:b w:val="1"/>
          <w:bCs w:val="1"/>
          <w:sz w:val="22"/>
          <w:szCs w:val="22"/>
        </w:rPr>
        <w:t xml:space="preserve">You are assessing a </w:t>
      </w:r>
      <w:r w:rsidRPr="2C09B7EE" w:rsidR="33F2E330">
        <w:rPr>
          <w:rFonts w:ascii="Calibri" w:hAnsi="Calibri" w:eastAsia="MS Mincho" w:cs="Calibri" w:asciiTheme="majorAscii" w:hAnsiTheme="majorAscii" w:cstheme="majorAscii"/>
          <w:b w:val="1"/>
          <w:bCs w:val="1"/>
          <w:sz w:val="22"/>
          <w:szCs w:val="22"/>
        </w:rPr>
        <w:t xml:space="preserve">gymnast </w:t>
      </w:r>
      <w:r w:rsidRPr="2C09B7EE" w:rsidR="36161049">
        <w:rPr>
          <w:rFonts w:ascii="Calibri" w:hAnsi="Calibri" w:eastAsia="MS Mincho" w:cs="Calibri" w:asciiTheme="majorAscii" w:hAnsiTheme="majorAscii" w:cstheme="majorAscii"/>
          <w:b w:val="1"/>
          <w:bCs w:val="1"/>
          <w:sz w:val="22"/>
          <w:szCs w:val="22"/>
        </w:rPr>
        <w:t>who is having difficulty flexing their wrist and extending the elbow actively</w:t>
      </w:r>
      <w:r w:rsidRPr="2C09B7EE" w:rsidR="2F0A79B6">
        <w:rPr>
          <w:rFonts w:ascii="Calibri" w:hAnsi="Calibri" w:eastAsia="MS Mincho" w:cs="Calibri" w:asciiTheme="majorAscii" w:hAnsiTheme="majorAscii" w:cstheme="majorAscii"/>
          <w:b w:val="1"/>
          <w:bCs w:val="1"/>
          <w:sz w:val="22"/>
          <w:szCs w:val="22"/>
        </w:rPr>
        <w:t xml:space="preserve"> after </w:t>
      </w:r>
      <w:r w:rsidRPr="2C09B7EE" w:rsidR="2CDBD578">
        <w:rPr>
          <w:rFonts w:ascii="Calibri" w:hAnsi="Calibri" w:eastAsia="MS Mincho" w:cs="Calibri" w:asciiTheme="majorAscii" w:hAnsiTheme="majorAscii" w:cstheme="majorAscii"/>
          <w:b w:val="1"/>
          <w:bCs w:val="1"/>
          <w:sz w:val="22"/>
          <w:szCs w:val="22"/>
        </w:rPr>
        <w:t>a hard fall landing on their head</w:t>
      </w:r>
      <w:r w:rsidRPr="2C09B7EE" w:rsidR="36161049">
        <w:rPr>
          <w:rFonts w:ascii="Calibri" w:hAnsi="Calibri" w:eastAsia="MS Mincho" w:cs="Calibri" w:asciiTheme="majorAscii" w:hAnsiTheme="majorAscii" w:cstheme="majorAscii"/>
          <w:b w:val="1"/>
          <w:bCs w:val="1"/>
          <w:sz w:val="22"/>
          <w:szCs w:val="22"/>
        </w:rPr>
        <w:t xml:space="preserve">. </w:t>
      </w:r>
      <w:r w:rsidRPr="2C09B7EE" w:rsidR="00814D11">
        <w:rPr>
          <w:rFonts w:ascii="Calibri" w:hAnsi="Calibri" w:eastAsia="MS Mincho" w:cs="Calibri" w:asciiTheme="majorAscii" w:hAnsiTheme="majorAscii" w:cstheme="majorAscii"/>
          <w:b w:val="1"/>
          <w:bCs w:val="1"/>
          <w:sz w:val="22"/>
          <w:szCs w:val="22"/>
        </w:rPr>
        <w:t>W</w:t>
      </w:r>
      <w:r w:rsidRPr="2C09B7EE" w:rsidR="36161049">
        <w:rPr>
          <w:rFonts w:ascii="Calibri" w:hAnsi="Calibri" w:eastAsia="MS Mincho" w:cs="Calibri" w:asciiTheme="majorAscii" w:hAnsiTheme="majorAscii" w:cstheme="majorAscii"/>
          <w:b w:val="1"/>
          <w:bCs w:val="1"/>
          <w:sz w:val="22"/>
          <w:szCs w:val="22"/>
        </w:rPr>
        <w:t>hich nerve root</w:t>
      </w:r>
      <w:r w:rsidRPr="2C09B7EE" w:rsidR="00814D11">
        <w:rPr>
          <w:rFonts w:ascii="Calibri" w:hAnsi="Calibri" w:eastAsia="MS Mincho" w:cs="Calibri" w:asciiTheme="majorAscii" w:hAnsiTheme="majorAscii" w:cstheme="majorAscii"/>
          <w:b w:val="1"/>
          <w:bCs w:val="1"/>
          <w:sz w:val="22"/>
          <w:szCs w:val="22"/>
        </w:rPr>
        <w:t xml:space="preserve"> is suspected</w:t>
      </w:r>
      <w:r w:rsidRPr="2C09B7EE" w:rsidR="00814D11">
        <w:rPr>
          <w:rFonts w:ascii="Calibri" w:hAnsi="Calibri" w:eastAsia="MS Mincho" w:cs="Calibri" w:asciiTheme="majorAscii" w:hAnsiTheme="majorAscii" w:cstheme="majorAscii"/>
          <w:b w:val="1"/>
          <w:bCs w:val="1"/>
          <w:sz w:val="22"/>
          <w:szCs w:val="22"/>
        </w:rPr>
        <w:t xml:space="preserve"> to be injured</w:t>
      </w:r>
      <w:r w:rsidRPr="2C09B7EE" w:rsidR="36161049">
        <w:rPr>
          <w:rFonts w:ascii="Calibri" w:hAnsi="Calibri" w:eastAsia="MS Mincho" w:cs="Calibri" w:asciiTheme="majorAscii" w:hAnsiTheme="majorAscii" w:cstheme="majorAscii"/>
          <w:b w:val="1"/>
          <w:bCs w:val="1"/>
          <w:sz w:val="22"/>
          <w:szCs w:val="22"/>
        </w:rPr>
        <w:t>?</w:t>
      </w:r>
    </w:p>
    <w:p w:rsidRPr="00846FDA" w:rsidR="005D2C1B" w:rsidP="2C09B7EE" w:rsidRDefault="00FA78FE" w14:paraId="0FA81011" w14:textId="3D6526E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C4</w:t>
      </w:r>
    </w:p>
    <w:p w:rsidRPr="00846FDA" w:rsidR="005D2C1B" w:rsidP="2C09B7EE" w:rsidRDefault="00FA78FE" w14:paraId="3D7D254E" w14:textId="78E7DDDE">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C5</w:t>
      </w:r>
    </w:p>
    <w:p w:rsidRPr="00846FDA" w:rsidR="005D2C1B" w:rsidP="2C09B7EE" w:rsidRDefault="00FA78FE" w14:paraId="050D05F8" w14:textId="40E49147">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C6</w:t>
      </w:r>
    </w:p>
    <w:p w:rsidRPr="00846FDA" w:rsidR="005D2C1B" w:rsidP="2C09B7EE" w:rsidRDefault="00D443B2" w14:paraId="5FAAAC65" w14:textId="13DA28DE">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C7</w:t>
      </w:r>
    </w:p>
    <w:p w:rsidR="00C70C05" w:rsidP="2C09B7EE" w:rsidRDefault="00FA78FE" w14:paraId="1022D2CB" w14:textId="1AD5EF52">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C8</w:t>
      </w:r>
    </w:p>
    <w:p w:rsidR="00C70C05" w:rsidP="00872E60" w:rsidRDefault="00275D43" w14:paraId="516F3996" w14:textId="77777777">
      <w:pPr>
        <w:pStyle w:val="Heading2"/>
        <w:spacing w:after="200"/>
      </w:pPr>
      <w:r w:rsidR="00275D43">
        <w:rPr/>
        <w:t>Multiple Select Question</w:t>
      </w:r>
    </w:p>
    <w:p w:rsidRPr="00F43ED3" w:rsidR="095FCD2C" w:rsidP="2C09B7EE" w:rsidRDefault="0B625D33" w14:paraId="44B0211F" w14:textId="422DB5EA">
      <w:pPr>
        <w:spacing w:after="120"/>
        <w:rPr>
          <w:rFonts w:ascii="Calibri" w:hAnsi="Calibri" w:eastAsia="Aptos" w:cs="Calibri" w:asciiTheme="majorAscii" w:hAnsiTheme="majorAscii" w:cstheme="majorAscii"/>
          <w:b w:val="1"/>
          <w:bCs w:val="1"/>
          <w:sz w:val="22"/>
          <w:szCs w:val="22"/>
        </w:rPr>
      </w:pPr>
      <w:r w:rsidRPr="2C09B7EE" w:rsidR="0B625D33">
        <w:rPr>
          <w:rFonts w:ascii="Calibri" w:hAnsi="Calibri" w:eastAsia="MS Mincho" w:cs="Calibri" w:asciiTheme="majorAscii" w:hAnsiTheme="majorAscii" w:cstheme="majorAscii"/>
          <w:b w:val="1"/>
          <w:bCs w:val="1"/>
          <w:sz w:val="22"/>
          <w:szCs w:val="22"/>
        </w:rPr>
        <w:t>46</w:t>
      </w:r>
      <w:r w:rsidRPr="2C09B7EE" w:rsidR="0B625D33">
        <w:rPr>
          <w:rFonts w:ascii="Calibri" w:hAnsi="Calibri" w:eastAsia="MS Mincho" w:cs="Calibri" w:asciiTheme="majorAscii" w:hAnsiTheme="majorAscii" w:cstheme="majorAscii"/>
          <w:b w:val="1"/>
          <w:bCs w:val="1"/>
          <w:sz w:val="22"/>
          <w:szCs w:val="22"/>
        </w:rPr>
        <w:t xml:space="preserve">. </w:t>
      </w:r>
      <w:r w:rsidRPr="2C09B7EE" w:rsidR="00814D11">
        <w:rPr>
          <w:rFonts w:ascii="Calibri" w:hAnsi="Calibri" w:eastAsia="MS Mincho" w:cs="Calibri" w:asciiTheme="majorAscii" w:hAnsiTheme="majorAscii" w:cstheme="majorAscii"/>
          <w:b w:val="1"/>
          <w:bCs w:val="1"/>
          <w:sz w:val="22"/>
          <w:szCs w:val="22"/>
        </w:rPr>
        <w:t xml:space="preserve">Which of the following </w:t>
      </w:r>
      <w:r w:rsidRPr="2C09B7EE" w:rsidR="00152C34">
        <w:rPr>
          <w:rFonts w:ascii="Calibri" w:hAnsi="Calibri" w:eastAsia="MS Mincho" w:cs="Calibri" w:asciiTheme="majorAscii" w:hAnsiTheme="majorAscii" w:cstheme="majorAscii"/>
          <w:b w:val="1"/>
          <w:bCs w:val="1"/>
          <w:sz w:val="22"/>
          <w:szCs w:val="22"/>
        </w:rPr>
        <w:t>helps</w:t>
      </w:r>
      <w:r w:rsidRPr="2C09B7EE" w:rsidR="00814D11">
        <w:rPr>
          <w:rFonts w:ascii="Calibri" w:hAnsi="Calibri" w:eastAsia="MS Mincho" w:cs="Calibri" w:asciiTheme="majorAscii" w:hAnsiTheme="majorAscii" w:cstheme="majorAscii"/>
          <w:b w:val="1"/>
          <w:bCs w:val="1"/>
          <w:sz w:val="22"/>
          <w:szCs w:val="22"/>
        </w:rPr>
        <w:t xml:space="preserve"> in </w:t>
      </w:r>
      <w:r w:rsidRPr="2C09B7EE" w:rsidR="00152C34">
        <w:rPr>
          <w:rFonts w:ascii="Calibri" w:hAnsi="Calibri" w:eastAsia="MS Mincho" w:cs="Calibri" w:asciiTheme="majorAscii" w:hAnsiTheme="majorAscii" w:cstheme="majorAscii"/>
          <w:b w:val="1"/>
          <w:bCs w:val="1"/>
          <w:sz w:val="22"/>
          <w:szCs w:val="22"/>
        </w:rPr>
        <w:t>the treatment</w:t>
      </w:r>
      <w:r w:rsidRPr="2C09B7EE" w:rsidR="1164938D">
        <w:rPr>
          <w:rFonts w:ascii="Calibri" w:hAnsi="Calibri" w:eastAsia="Aptos" w:cs="Calibri" w:asciiTheme="majorAscii" w:hAnsiTheme="majorAscii" w:cstheme="majorAscii"/>
          <w:b w:val="1"/>
          <w:bCs w:val="1"/>
          <w:sz w:val="22"/>
          <w:szCs w:val="22"/>
        </w:rPr>
        <w:t xml:space="preserve"> of conditions such as heartburn, GERD, and peptic ulcer disease</w:t>
      </w:r>
      <w:r w:rsidRPr="2C09B7EE" w:rsidR="00814D11">
        <w:rPr>
          <w:rFonts w:ascii="Calibri" w:hAnsi="Calibri" w:eastAsia="Aptos" w:cs="Calibri" w:asciiTheme="majorAscii" w:hAnsiTheme="majorAscii" w:cstheme="majorAscii"/>
          <w:b w:val="1"/>
          <w:bCs w:val="1"/>
          <w:sz w:val="22"/>
          <w:szCs w:val="22"/>
        </w:rPr>
        <w:t xml:space="preserve">? </w:t>
      </w:r>
      <w:r w:rsidRPr="2C09B7EE" w:rsidR="00814D11">
        <w:rPr>
          <w:rFonts w:ascii="Calibri" w:hAnsi="Calibri" w:eastAsia="Aptos" w:cs="Calibri" w:asciiTheme="majorAscii" w:hAnsiTheme="majorAscii" w:cstheme="majorAscii"/>
          <w:b w:val="1"/>
          <w:bCs w:val="1"/>
          <w:sz w:val="22"/>
          <w:szCs w:val="22"/>
        </w:rPr>
        <w:t>Choose</w:t>
      </w:r>
      <w:r w:rsidRPr="2C09B7EE" w:rsidR="1164938D">
        <w:rPr>
          <w:rFonts w:ascii="Calibri" w:hAnsi="Calibri" w:eastAsia="Aptos" w:cs="Calibri" w:asciiTheme="majorAscii" w:hAnsiTheme="majorAscii" w:cstheme="majorAscii"/>
          <w:b w:val="1"/>
          <w:bCs w:val="1"/>
          <w:sz w:val="22"/>
          <w:szCs w:val="22"/>
        </w:rPr>
        <w:t xml:space="preserve"> all that </w:t>
      </w:r>
      <w:r w:rsidRPr="2C09B7EE" w:rsidR="1164938D">
        <w:rPr>
          <w:rFonts w:ascii="Calibri" w:hAnsi="Calibri" w:eastAsia="Aptos" w:cs="Calibri" w:asciiTheme="majorAscii" w:hAnsiTheme="majorAscii" w:cstheme="majorAscii"/>
          <w:b w:val="1"/>
          <w:bCs w:val="1"/>
          <w:sz w:val="22"/>
          <w:szCs w:val="22"/>
        </w:rPr>
        <w:t>apply</w:t>
      </w:r>
      <w:r w:rsidRPr="2C09B7EE" w:rsidR="1164938D">
        <w:rPr>
          <w:rFonts w:ascii="Calibri" w:hAnsi="Calibri" w:eastAsia="Aptos" w:cs="Calibri" w:asciiTheme="majorAscii" w:hAnsiTheme="majorAscii" w:cstheme="majorAscii"/>
          <w:b w:val="1"/>
          <w:bCs w:val="1"/>
          <w:sz w:val="22"/>
          <w:szCs w:val="22"/>
        </w:rPr>
        <w:t>.</w:t>
      </w:r>
    </w:p>
    <w:p w:rsidRPr="00846FDA" w:rsidR="095FCD2C" w:rsidP="2C09B7EE" w:rsidRDefault="1164938D" w14:paraId="6CE93D14" w14:textId="194967D6">
      <w:pPr>
        <w:spacing w:line="276" w:lineRule="auto"/>
        <w:ind w:left="357"/>
        <w:contextualSpacing w:val="1"/>
        <w:rPr>
          <w:rFonts w:ascii="Calibri" w:hAnsi="Calibri" w:eastAsia="Aptos" w:cs="Calibri" w:asciiTheme="majorAscii" w:hAnsiTheme="majorAscii" w:cstheme="majorAscii"/>
          <w:rPrChange w:author="" w16du:dateUtc="2026-05-22T10:43:00Z" w:id="210972064">
            <w:rPr>
              <w:rFonts w:ascii="Aptos" w:hAnsi="Aptos" w:eastAsia="Aptos" w:cs="Aptos"/>
              <w:lang w:val="en"/>
            </w:rPr>
          </w:rPrChange>
        </w:rPr>
      </w:pPr>
      <w:r w:rsidRPr="2C09B7EE" w:rsidR="1164938D">
        <w:rPr>
          <w:rFonts w:ascii="Calibri" w:hAnsi="Calibri" w:eastAsia="Aptos" w:cs="Calibri" w:asciiTheme="majorAscii" w:hAnsiTheme="majorAscii" w:cstheme="majorAscii"/>
        </w:rPr>
        <w:t xml:space="preserve">a. </w:t>
      </w:r>
      <w:r w:rsidRPr="2C09B7EE" w:rsidR="00814D11">
        <w:rPr>
          <w:rFonts w:ascii="Calibri" w:hAnsi="Calibri" w:eastAsia="Aptos" w:cs="Calibri" w:asciiTheme="majorAscii" w:hAnsiTheme="majorAscii" w:cstheme="majorAscii"/>
        </w:rPr>
        <w:t>L</w:t>
      </w:r>
      <w:r w:rsidRPr="2C09B7EE" w:rsidR="1164938D">
        <w:rPr>
          <w:rFonts w:ascii="Calibri" w:hAnsi="Calibri" w:eastAsia="Aptos" w:cs="Calibri" w:asciiTheme="majorAscii" w:hAnsiTheme="majorAscii" w:cstheme="majorAscii"/>
        </w:rPr>
        <w:t>owering the acidity of gastric acid produced</w:t>
      </w:r>
    </w:p>
    <w:p w:rsidRPr="00846FDA" w:rsidR="095FCD2C" w:rsidP="2C09B7EE" w:rsidRDefault="1164938D" w14:paraId="55E3A1DC" w14:textId="7F8E9CF5">
      <w:pPr>
        <w:spacing w:line="276" w:lineRule="auto"/>
        <w:ind w:left="357"/>
        <w:contextualSpacing w:val="1"/>
        <w:rPr>
          <w:rFonts w:ascii="Calibri" w:hAnsi="Calibri" w:eastAsia="Aptos" w:cs="Calibri" w:asciiTheme="majorAscii" w:hAnsiTheme="majorAscii" w:cstheme="majorAscii"/>
          <w:rPrChange w:author="" w16du:dateUtc="2026-05-22T10:43:00Z" w:id="746027375">
            <w:rPr>
              <w:rFonts w:ascii="Aptos" w:hAnsi="Aptos" w:eastAsia="Aptos" w:cs="Aptos"/>
              <w:lang w:val="en"/>
            </w:rPr>
          </w:rPrChange>
        </w:rPr>
      </w:pPr>
      <w:r w:rsidRPr="2C09B7EE" w:rsidR="1164938D">
        <w:rPr>
          <w:rFonts w:ascii="Calibri" w:hAnsi="Calibri" w:eastAsia="Aptos" w:cs="Calibri" w:asciiTheme="majorAscii" w:hAnsiTheme="majorAscii" w:cstheme="majorAscii"/>
        </w:rPr>
        <w:t xml:space="preserve">*b. </w:t>
      </w:r>
      <w:r w:rsidRPr="2C09B7EE" w:rsidR="00814D11">
        <w:rPr>
          <w:rFonts w:ascii="Calibri" w:hAnsi="Calibri" w:eastAsia="Aptos" w:cs="Calibri" w:asciiTheme="majorAscii" w:hAnsiTheme="majorAscii" w:cstheme="majorAscii"/>
        </w:rPr>
        <w:t>I</w:t>
      </w:r>
      <w:r w:rsidRPr="2C09B7EE" w:rsidR="1164938D">
        <w:rPr>
          <w:rFonts w:ascii="Calibri" w:hAnsi="Calibri" w:eastAsia="Aptos" w:cs="Calibri" w:asciiTheme="majorAscii" w:hAnsiTheme="majorAscii" w:cstheme="majorAscii"/>
        </w:rPr>
        <w:t xml:space="preserve">nhibiting </w:t>
      </w:r>
      <w:r w:rsidRPr="2C09B7EE" w:rsidR="00152C34">
        <w:rPr>
          <w:rFonts w:ascii="Calibri" w:hAnsi="Calibri" w:eastAsia="Aptos" w:cs="Calibri" w:asciiTheme="majorAscii" w:hAnsiTheme="majorAscii" w:cstheme="majorAscii"/>
        </w:rPr>
        <w:t xml:space="preserve">the </w:t>
      </w:r>
      <w:r w:rsidRPr="2C09B7EE" w:rsidR="1164938D">
        <w:rPr>
          <w:rFonts w:ascii="Calibri" w:hAnsi="Calibri" w:eastAsia="Aptos" w:cs="Calibri" w:asciiTheme="majorAscii" w:hAnsiTheme="majorAscii" w:cstheme="majorAscii"/>
        </w:rPr>
        <w:t>secretion of acid</w:t>
      </w:r>
    </w:p>
    <w:p w:rsidRPr="00846FDA" w:rsidR="095FCD2C" w:rsidP="2C09B7EE" w:rsidRDefault="1164938D" w14:paraId="51A15A9A" w14:textId="53D42A74">
      <w:pPr>
        <w:spacing w:line="276" w:lineRule="auto"/>
        <w:ind w:left="357"/>
        <w:contextualSpacing w:val="1"/>
        <w:rPr>
          <w:rFonts w:ascii="Calibri" w:hAnsi="Calibri" w:eastAsia="Aptos" w:cs="Calibri" w:asciiTheme="majorAscii" w:hAnsiTheme="majorAscii" w:cstheme="majorAscii"/>
          <w:rPrChange w:author="" w16du:dateUtc="2026-05-22T10:43:00Z" w:id="319770772">
            <w:rPr>
              <w:rFonts w:ascii="Aptos" w:hAnsi="Aptos" w:eastAsia="Aptos" w:cs="Aptos"/>
              <w:lang w:val="en"/>
            </w:rPr>
          </w:rPrChange>
        </w:rPr>
      </w:pPr>
      <w:r w:rsidRPr="2C09B7EE" w:rsidR="1164938D">
        <w:rPr>
          <w:rFonts w:ascii="Calibri" w:hAnsi="Calibri" w:eastAsia="Aptos" w:cs="Calibri" w:asciiTheme="majorAscii" w:hAnsiTheme="majorAscii" w:cstheme="majorAscii"/>
        </w:rPr>
        <w:t xml:space="preserve">*c. </w:t>
      </w:r>
      <w:r w:rsidRPr="2C09B7EE" w:rsidR="00814D11">
        <w:rPr>
          <w:rFonts w:ascii="Calibri" w:hAnsi="Calibri" w:eastAsia="Aptos" w:cs="Calibri" w:asciiTheme="majorAscii" w:hAnsiTheme="majorAscii" w:cstheme="majorAscii"/>
        </w:rPr>
        <w:t>B</w:t>
      </w:r>
      <w:r w:rsidRPr="2C09B7EE" w:rsidR="1164938D">
        <w:rPr>
          <w:rFonts w:ascii="Calibri" w:hAnsi="Calibri" w:eastAsia="Aptos" w:cs="Calibri" w:asciiTheme="majorAscii" w:hAnsiTheme="majorAscii" w:cstheme="majorAscii"/>
        </w:rPr>
        <w:t>locking the effect of acid on tissues</w:t>
      </w:r>
    </w:p>
    <w:p w:rsidR="095FCD2C" w:rsidP="2C09B7EE" w:rsidRDefault="1164938D" w14:paraId="5C2D6F89" w14:textId="1EAEA64F">
      <w:pPr>
        <w:spacing w:line="276" w:lineRule="auto"/>
        <w:ind w:left="357"/>
        <w:contextualSpacing w:val="1"/>
        <w:rPr>
          <w:rFonts w:ascii="Calibri" w:hAnsi="Calibri" w:eastAsia="Aptos" w:cs="Calibri" w:asciiTheme="majorAscii" w:hAnsiTheme="majorAscii" w:cstheme="majorAscii"/>
        </w:rPr>
      </w:pPr>
      <w:r w:rsidRPr="2C09B7EE" w:rsidR="1164938D">
        <w:rPr>
          <w:rFonts w:ascii="Calibri" w:hAnsi="Calibri" w:eastAsia="Aptos" w:cs="Calibri" w:asciiTheme="majorAscii" w:hAnsiTheme="majorAscii" w:cstheme="majorAscii"/>
        </w:rPr>
        <w:t xml:space="preserve">*d. </w:t>
      </w:r>
      <w:r w:rsidRPr="2C09B7EE" w:rsidR="00814D11">
        <w:rPr>
          <w:rFonts w:ascii="Calibri" w:hAnsi="Calibri" w:eastAsia="Aptos" w:cs="Calibri" w:asciiTheme="majorAscii" w:hAnsiTheme="majorAscii" w:cstheme="majorAscii"/>
        </w:rPr>
        <w:t>I</w:t>
      </w:r>
      <w:r w:rsidRPr="2C09B7EE" w:rsidR="1164938D">
        <w:rPr>
          <w:rFonts w:ascii="Calibri" w:hAnsi="Calibri" w:eastAsia="Aptos" w:cs="Calibri" w:asciiTheme="majorAscii" w:hAnsiTheme="majorAscii" w:cstheme="majorAscii"/>
        </w:rPr>
        <w:t>ncreasing protective effects of naturally occurring mucus in</w:t>
      </w:r>
      <w:r w:rsidRPr="2C09B7EE" w:rsidR="00814D11">
        <w:rPr>
          <w:rFonts w:ascii="Calibri" w:hAnsi="Calibri" w:eastAsia="Aptos" w:cs="Calibri" w:asciiTheme="majorAscii" w:hAnsiTheme="majorAscii" w:cstheme="majorAscii"/>
        </w:rPr>
        <w:t xml:space="preserve"> the</w:t>
      </w:r>
      <w:r w:rsidRPr="2C09B7EE" w:rsidR="1164938D">
        <w:rPr>
          <w:rFonts w:ascii="Calibri" w:hAnsi="Calibri" w:eastAsia="Aptos" w:cs="Calibri" w:asciiTheme="majorAscii" w:hAnsiTheme="majorAscii" w:cstheme="majorAscii"/>
        </w:rPr>
        <w:t xml:space="preserve"> digestive tract</w:t>
      </w:r>
    </w:p>
    <w:p w:rsidR="00C70C05" w:rsidP="00F43ED3" w:rsidRDefault="00275D43" w14:paraId="52CFFC61" w14:textId="77777777">
      <w:pPr>
        <w:pStyle w:val="Heading2"/>
        <w:spacing w:after="200"/>
      </w:pPr>
      <w:r w:rsidR="00275D43">
        <w:rPr/>
        <w:t>Multiple Choice Question</w:t>
      </w:r>
    </w:p>
    <w:p w:rsidRPr="00846FDA" w:rsidR="77AD11B7" w:rsidP="2C09B7EE" w:rsidRDefault="0B625D33" w14:paraId="31E91BF9" w14:textId="545DC588">
      <w:pPr>
        <w:spacing w:after="120"/>
        <w:rPr>
          <w:rFonts w:ascii="Calibri" w:hAnsi="Calibri" w:cs="Calibri" w:asciiTheme="majorAscii" w:hAnsiTheme="majorAscii" w:cstheme="majorAscii"/>
          <w:color w:val="000000" w:themeColor="text1"/>
        </w:rPr>
      </w:pPr>
      <w:r w:rsidRPr="2C09B7EE" w:rsidR="0B625D33">
        <w:rPr>
          <w:rFonts w:ascii="Calibri" w:hAnsi="Calibri" w:eastAsia="MS Mincho" w:cs="Calibri" w:asciiTheme="majorAscii" w:hAnsiTheme="majorAscii" w:cstheme="majorAscii"/>
          <w:b w:val="1"/>
          <w:bCs w:val="1"/>
          <w:sz w:val="22"/>
          <w:szCs w:val="22"/>
        </w:rPr>
        <w:t xml:space="preserve">47. </w:t>
      </w:r>
      <w:r w:rsidRPr="2C09B7EE" w:rsidR="00DE3985">
        <w:rPr>
          <w:rFonts w:ascii="Calibri" w:hAnsi="Calibri" w:eastAsia="MS Mincho" w:cs="Calibri" w:asciiTheme="majorAscii" w:hAnsiTheme="majorAscii" w:cstheme="majorAscii"/>
          <w:b w:val="1"/>
          <w:bCs w:val="1"/>
          <w:sz w:val="22"/>
          <w:szCs w:val="22"/>
        </w:rPr>
        <w:t>What is t</w:t>
      </w:r>
      <w:r w:rsidRPr="2C09B7EE" w:rsidR="5D5F1D46">
        <w:rPr>
          <w:rFonts w:ascii="Calibri" w:hAnsi="Calibri" w:cs="Calibri" w:asciiTheme="majorAscii" w:hAnsiTheme="majorAscii" w:cstheme="majorAscii"/>
          <w:b w:val="1"/>
          <w:bCs w:val="1"/>
          <w:color w:val="000000" w:themeColor="text1" w:themeTint="FF" w:themeShade="FF"/>
        </w:rPr>
        <w:t xml:space="preserve">he ability of the central nervous system to use sensory input to control and remain aware of </w:t>
      </w:r>
      <w:r w:rsidRPr="2C09B7EE" w:rsidR="00152C34">
        <w:rPr>
          <w:rFonts w:ascii="Calibri" w:hAnsi="Calibri" w:cs="Calibri" w:asciiTheme="majorAscii" w:hAnsiTheme="majorAscii" w:cstheme="majorAscii"/>
          <w:b w:val="1"/>
          <w:bCs w:val="1"/>
          <w:color w:val="000000" w:themeColor="text1" w:themeTint="FF" w:themeShade="FF"/>
        </w:rPr>
        <w:t xml:space="preserve">the </w:t>
      </w:r>
      <w:r w:rsidRPr="2C09B7EE" w:rsidR="5D5F1D46">
        <w:rPr>
          <w:rFonts w:ascii="Calibri" w:hAnsi="Calibri" w:cs="Calibri" w:asciiTheme="majorAscii" w:hAnsiTheme="majorAscii" w:cstheme="majorAscii"/>
          <w:b w:val="1"/>
          <w:bCs w:val="1"/>
          <w:color w:val="000000" w:themeColor="text1" w:themeTint="FF" w:themeShade="FF"/>
        </w:rPr>
        <w:t xml:space="preserve">movement of voluntary musculature in the body, as well as limb posture and orientation, </w:t>
      </w:r>
      <w:r w:rsidRPr="2C09B7EE" w:rsidR="5D5F1D46">
        <w:rPr>
          <w:rFonts w:ascii="Calibri" w:hAnsi="Calibri" w:cs="Calibri" w:asciiTheme="majorAscii" w:hAnsiTheme="majorAscii" w:cstheme="majorAscii"/>
          <w:b w:val="1"/>
          <w:bCs w:val="1"/>
          <w:color w:val="000000" w:themeColor="text1" w:themeTint="FF" w:themeShade="FF"/>
        </w:rPr>
        <w:t>called</w:t>
      </w:r>
      <w:r w:rsidRPr="2C09B7EE" w:rsidR="00DE3985">
        <w:rPr>
          <w:rFonts w:ascii="Calibri" w:hAnsi="Calibri" w:cs="Calibri" w:asciiTheme="majorAscii" w:hAnsiTheme="majorAscii" w:cstheme="majorAscii"/>
          <w:b w:val="1"/>
          <w:bCs w:val="1"/>
          <w:color w:val="000000" w:themeColor="text1" w:themeTint="FF" w:themeShade="FF"/>
        </w:rPr>
        <w:t>?</w:t>
      </w:r>
    </w:p>
    <w:p w:rsidRPr="00846FDA" w:rsidR="0DC9D7C8" w:rsidP="2C09B7EE" w:rsidRDefault="5D5F1D46" w14:paraId="3C6694EA" w14:textId="5F6EC85E">
      <w:pPr>
        <w:spacing w:line="276" w:lineRule="auto"/>
        <w:ind w:left="357"/>
        <w:contextualSpacing w:val="1"/>
        <w:rPr>
          <w:rFonts w:ascii="Calibri" w:hAnsi="Calibri" w:cs="Calibri" w:asciiTheme="majorAscii" w:hAnsiTheme="majorAscii" w:cstheme="majorAscii"/>
          <w:color w:val="000000" w:themeColor="text1"/>
        </w:rPr>
      </w:pPr>
      <w:r w:rsidRPr="2C09B7EE" w:rsidR="5D5F1D46">
        <w:rPr>
          <w:rFonts w:ascii="Calibri" w:hAnsi="Calibri" w:cs="Calibri" w:asciiTheme="majorAscii" w:hAnsiTheme="majorAscii" w:cstheme="majorAscii"/>
          <w:color w:val="000000" w:themeColor="text1" w:themeTint="FF" w:themeShade="FF"/>
        </w:rPr>
        <w:t xml:space="preserve">a. </w:t>
      </w:r>
      <w:r w:rsidRPr="2C09B7EE" w:rsidR="00DE3985">
        <w:rPr>
          <w:rFonts w:ascii="Calibri" w:hAnsi="Calibri" w:cs="Calibri" w:asciiTheme="majorAscii" w:hAnsiTheme="majorAscii" w:cstheme="majorAscii"/>
          <w:color w:val="000000" w:themeColor="text1" w:themeTint="FF" w:themeShade="FF"/>
        </w:rPr>
        <w:t>R</w:t>
      </w:r>
      <w:r w:rsidRPr="2C09B7EE" w:rsidR="5D5F1D46">
        <w:rPr>
          <w:rFonts w:ascii="Calibri" w:hAnsi="Calibri" w:cs="Calibri" w:asciiTheme="majorAscii" w:hAnsiTheme="majorAscii" w:cstheme="majorAscii"/>
          <w:color w:val="000000" w:themeColor="text1" w:themeTint="FF" w:themeShade="FF"/>
        </w:rPr>
        <w:t>etraining the brain</w:t>
      </w:r>
    </w:p>
    <w:p w:rsidRPr="00846FDA" w:rsidR="0DC9D7C8" w:rsidP="2C09B7EE" w:rsidRDefault="5D5F1D46" w14:paraId="49338714" w14:textId="011C6C70">
      <w:pPr>
        <w:spacing w:line="276" w:lineRule="auto"/>
        <w:ind w:left="357"/>
        <w:contextualSpacing w:val="1"/>
        <w:rPr>
          <w:rFonts w:ascii="Calibri" w:hAnsi="Calibri" w:cs="Calibri" w:asciiTheme="majorAscii" w:hAnsiTheme="majorAscii" w:cstheme="majorAscii"/>
          <w:color w:val="000000" w:themeColor="text1"/>
        </w:rPr>
      </w:pPr>
      <w:r w:rsidRPr="2C09B7EE" w:rsidR="5D5F1D46">
        <w:rPr>
          <w:rFonts w:ascii="Calibri" w:hAnsi="Calibri" w:cs="Calibri" w:asciiTheme="majorAscii" w:hAnsiTheme="majorAscii" w:cstheme="majorAscii"/>
          <w:color w:val="000000" w:themeColor="text1" w:themeTint="FF" w:themeShade="FF"/>
        </w:rPr>
        <w:t xml:space="preserve">*b. </w:t>
      </w:r>
      <w:r w:rsidRPr="2C09B7EE" w:rsidR="00DE3985">
        <w:rPr>
          <w:rFonts w:ascii="Calibri" w:hAnsi="Calibri" w:cs="Calibri" w:asciiTheme="majorAscii" w:hAnsiTheme="majorAscii" w:cstheme="majorAscii"/>
          <w:color w:val="000000" w:themeColor="text1" w:themeTint="FF" w:themeShade="FF"/>
        </w:rPr>
        <w:t>N</w:t>
      </w:r>
      <w:r w:rsidRPr="2C09B7EE" w:rsidR="5D5F1D46">
        <w:rPr>
          <w:rFonts w:ascii="Calibri" w:hAnsi="Calibri" w:cs="Calibri" w:asciiTheme="majorAscii" w:hAnsiTheme="majorAscii" w:cstheme="majorAscii"/>
          <w:color w:val="000000" w:themeColor="text1" w:themeTint="FF" w:themeShade="FF"/>
        </w:rPr>
        <w:t>euromotor control</w:t>
      </w:r>
    </w:p>
    <w:p w:rsidRPr="00846FDA" w:rsidR="0DC9D7C8" w:rsidP="2C09B7EE" w:rsidRDefault="5D5F1D46" w14:paraId="25973664" w14:textId="577395D4">
      <w:pPr>
        <w:spacing w:line="276" w:lineRule="auto"/>
        <w:ind w:left="357"/>
        <w:contextualSpacing w:val="1"/>
        <w:rPr>
          <w:rFonts w:ascii="Calibri" w:hAnsi="Calibri" w:cs="Calibri" w:asciiTheme="majorAscii" w:hAnsiTheme="majorAscii" w:cstheme="majorAscii"/>
          <w:color w:val="000000" w:themeColor="text1"/>
        </w:rPr>
      </w:pPr>
      <w:r w:rsidRPr="2C09B7EE" w:rsidR="5D5F1D46">
        <w:rPr>
          <w:rFonts w:ascii="Calibri" w:hAnsi="Calibri" w:cs="Calibri" w:asciiTheme="majorAscii" w:hAnsiTheme="majorAscii" w:cstheme="majorAscii"/>
          <w:color w:val="000000" w:themeColor="text1" w:themeTint="FF" w:themeShade="FF"/>
        </w:rPr>
        <w:t xml:space="preserve">c. </w:t>
      </w:r>
      <w:r w:rsidRPr="2C09B7EE" w:rsidR="00DE3985">
        <w:rPr>
          <w:rFonts w:ascii="Calibri" w:hAnsi="Calibri" w:cs="Calibri" w:asciiTheme="majorAscii" w:hAnsiTheme="majorAscii" w:cstheme="majorAscii"/>
          <w:color w:val="000000" w:themeColor="text1" w:themeTint="FF" w:themeShade="FF"/>
        </w:rPr>
        <w:t>M</w:t>
      </w:r>
      <w:r w:rsidRPr="2C09B7EE" w:rsidR="5D5F1D46">
        <w:rPr>
          <w:rFonts w:ascii="Calibri" w:hAnsi="Calibri" w:cs="Calibri" w:asciiTheme="majorAscii" w:hAnsiTheme="majorAscii" w:cstheme="majorAscii"/>
          <w:color w:val="000000" w:themeColor="text1" w:themeTint="FF" w:themeShade="FF"/>
        </w:rPr>
        <w:t>otor planning</w:t>
      </w:r>
    </w:p>
    <w:p w:rsidR="0DC9D7C8" w:rsidP="2C09B7EE" w:rsidRDefault="5D5F1D46" w14:paraId="69729FD8" w14:textId="189C313F">
      <w:pPr>
        <w:spacing w:line="276" w:lineRule="auto"/>
        <w:ind w:left="357"/>
        <w:contextualSpacing w:val="1"/>
        <w:rPr>
          <w:rFonts w:ascii="Calibri" w:hAnsi="Calibri" w:cs="Calibri" w:asciiTheme="majorAscii" w:hAnsiTheme="majorAscii" w:cstheme="majorAscii"/>
          <w:color w:val="000000" w:themeColor="text1"/>
        </w:rPr>
      </w:pPr>
      <w:r w:rsidRPr="2C09B7EE" w:rsidR="5D5F1D46">
        <w:rPr>
          <w:rFonts w:ascii="Calibri" w:hAnsi="Calibri" w:cs="Calibri" w:asciiTheme="majorAscii" w:hAnsiTheme="majorAscii" w:cstheme="majorAscii"/>
          <w:color w:val="000000" w:themeColor="text1" w:themeTint="FF" w:themeShade="FF"/>
        </w:rPr>
        <w:t xml:space="preserve">d. </w:t>
      </w:r>
      <w:r w:rsidRPr="2C09B7EE" w:rsidR="00DE3985">
        <w:rPr>
          <w:rFonts w:ascii="Calibri" w:hAnsi="Calibri" w:cs="Calibri" w:asciiTheme="majorAscii" w:hAnsiTheme="majorAscii" w:cstheme="majorAscii"/>
          <w:color w:val="000000" w:themeColor="text1" w:themeTint="FF" w:themeShade="FF"/>
        </w:rPr>
        <w:t>N</w:t>
      </w:r>
      <w:r w:rsidRPr="2C09B7EE" w:rsidR="5D5F1D46">
        <w:rPr>
          <w:rFonts w:ascii="Calibri" w:hAnsi="Calibri" w:cs="Calibri" w:asciiTheme="majorAscii" w:hAnsiTheme="majorAscii" w:cstheme="majorAscii"/>
          <w:color w:val="000000" w:themeColor="text1" w:themeTint="FF" w:themeShade="FF"/>
        </w:rPr>
        <w:t>one of the above</w:t>
      </w:r>
    </w:p>
    <w:p w:rsidRPr="00846FDA" w:rsidR="00A403FE" w:rsidP="00A403FE" w:rsidRDefault="00A403FE" w14:paraId="69C9C72D" w14:textId="77777777">
      <w:pPr>
        <w:spacing w:line="276" w:lineRule="auto"/>
        <w:contextualSpacing/>
        <w:rPr>
          <w:rFonts w:asciiTheme="majorHAnsi" w:hAnsiTheme="majorHAnsi" w:cstheme="majorHAnsi"/>
          <w:color w:val="000000" w:themeColor="text1"/>
        </w:rPr>
      </w:pPr>
    </w:p>
    <w:p w:rsidRPr="00846FDA" w:rsidR="005D2C1B" w:rsidP="00F826DA" w:rsidRDefault="49FE2989" w14:paraId="799EA5BE" w14:textId="0FF07F2D">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48. Which of the following mechanisms of injury to the neck poses the greatest risk for catastrophic spine injury?</w:t>
      </w:r>
    </w:p>
    <w:p w:rsidRPr="00846FDA" w:rsidR="005D2C1B" w:rsidP="2C09B7EE" w:rsidRDefault="00D443B2" w14:paraId="56495FE2" w14:textId="28DE4585">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Compression</w:t>
      </w:r>
    </w:p>
    <w:p w:rsidRPr="00846FDA" w:rsidR="005D2C1B" w:rsidP="2C09B7EE" w:rsidRDefault="00FA78FE" w14:paraId="57F056AA" w14:textId="2CA1943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Traction</w:t>
      </w:r>
    </w:p>
    <w:p w:rsidRPr="00846FDA" w:rsidR="005D2C1B" w:rsidP="2C09B7EE" w:rsidRDefault="00FA78FE" w14:paraId="3A39915F" w14:textId="048216C9">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Lateral flexion</w:t>
      </w:r>
    </w:p>
    <w:p w:rsidRPr="00846FDA" w:rsidR="005D2C1B" w:rsidP="2C09B7EE" w:rsidRDefault="00FA78FE" w14:paraId="4D8ACCA4" w14:textId="153C990E">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Rotation</w:t>
      </w:r>
    </w:p>
    <w:p w:rsidR="005D2C1B" w:rsidP="2C09B7EE" w:rsidRDefault="00FA78FE" w14:paraId="60D99554" w14:textId="125B919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Distraction</w:t>
      </w:r>
    </w:p>
    <w:p w:rsidRPr="00846FDA" w:rsidR="00752A5E" w:rsidP="00752A5E" w:rsidRDefault="00752A5E" w14:paraId="01A89FF0" w14:textId="77777777">
      <w:pPr>
        <w:spacing w:line="276" w:lineRule="auto"/>
        <w:contextualSpacing/>
        <w:rPr>
          <w:rFonts w:eastAsia="MS Mincho" w:asciiTheme="majorHAnsi" w:hAnsiTheme="majorHAnsi" w:cstheme="majorHAnsi"/>
          <w:sz w:val="22"/>
          <w:szCs w:val="22"/>
        </w:rPr>
      </w:pPr>
    </w:p>
    <w:p w:rsidRPr="00846FDA" w:rsidR="005D2C1B" w:rsidP="00F826DA" w:rsidRDefault="49FE2989" w14:paraId="16A63581" w14:textId="7EA244FC">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49. At which cervical vertebra does a burst fracture or Jefferson fracture occur?</w:t>
      </w:r>
    </w:p>
    <w:p w:rsidRPr="00846FDA" w:rsidR="005D2C1B" w:rsidP="2C09B7EE" w:rsidRDefault="00D443B2" w14:paraId="015F52EF" w14:textId="2567901C">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C1</w:t>
      </w:r>
    </w:p>
    <w:p w:rsidRPr="00846FDA" w:rsidR="005D2C1B" w:rsidP="2C09B7EE" w:rsidRDefault="00FA78FE" w14:paraId="40FD4FB9" w14:textId="21E2DD2E">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C2</w:t>
      </w:r>
    </w:p>
    <w:p w:rsidRPr="00846FDA" w:rsidR="005D2C1B" w:rsidP="2C09B7EE" w:rsidRDefault="00FA78FE" w14:paraId="50E84F30" w14:textId="6D6E52AB">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C3</w:t>
      </w:r>
    </w:p>
    <w:p w:rsidRPr="00846FDA" w:rsidR="005D2C1B" w:rsidP="2C09B7EE" w:rsidRDefault="00FA78FE" w14:paraId="7B32C7B7" w14:textId="3A29BC37">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C4</w:t>
      </w:r>
    </w:p>
    <w:p w:rsidR="005D2C1B" w:rsidP="2C09B7EE" w:rsidRDefault="00FA78FE" w14:paraId="6624AB2B" w14:textId="10E0AB45">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C5</w:t>
      </w:r>
    </w:p>
    <w:p w:rsidRPr="00846FDA" w:rsidR="00752A5E" w:rsidP="00752A5E" w:rsidRDefault="00752A5E" w14:paraId="309A0744"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2AE6E489" w14:textId="2B301597">
      <w:pPr>
        <w:spacing w:after="120" w:line="276" w:lineRule="auto"/>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50. What is the condition pictured below, where there is a narrowing of the spinal canal</w:t>
      </w:r>
      <w:r w:rsidRPr="2C09B7EE" w:rsidR="00DE3985">
        <w:rPr>
          <w:rFonts w:ascii="Calibri" w:hAnsi="Calibri" w:eastAsia="MS Mincho" w:cs="Calibri" w:asciiTheme="majorAscii" w:hAnsiTheme="majorAscii" w:cstheme="majorAscii"/>
          <w:b w:val="1"/>
          <w:bCs w:val="1"/>
          <w:sz w:val="22"/>
          <w:szCs w:val="22"/>
        </w:rPr>
        <w:t>, called</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FA78FE" w14:paraId="76DA3827" w14:textId="273647E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Spinal stenosis</w:t>
      </w:r>
    </w:p>
    <w:p w:rsidRPr="00846FDA" w:rsidR="005D2C1B" w:rsidP="2C09B7EE" w:rsidRDefault="00FA78FE" w14:paraId="2CA92EF3" w14:textId="504B4340">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Osteophytes</w:t>
      </w:r>
    </w:p>
    <w:p w:rsidRPr="00846FDA" w:rsidR="005D2C1B" w:rsidP="2C09B7EE" w:rsidRDefault="00FA78FE" w14:paraId="717AE0A3" w14:textId="48B9E7D9">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xml:space="preserve">. Fracture or dislocation of </w:t>
      </w:r>
      <w:r w:rsidRPr="2C09B7EE" w:rsidR="00152C34">
        <w:rPr>
          <w:rFonts w:ascii="Calibri" w:hAnsi="Calibri" w:eastAsia="MS Mincho" w:cs="Calibri" w:asciiTheme="majorAscii" w:hAnsiTheme="majorAscii" w:cstheme="majorAscii"/>
          <w:sz w:val="22"/>
          <w:szCs w:val="22"/>
        </w:rPr>
        <w:t xml:space="preserve">the </w:t>
      </w:r>
      <w:r w:rsidRPr="2C09B7EE" w:rsidR="005D2C1B">
        <w:rPr>
          <w:rFonts w:ascii="Calibri" w:hAnsi="Calibri" w:eastAsia="MS Mincho" w:cs="Calibri" w:asciiTheme="majorAscii" w:hAnsiTheme="majorAscii" w:cstheme="majorAscii"/>
          <w:sz w:val="22"/>
          <w:szCs w:val="22"/>
        </w:rPr>
        <w:t>cervical vertebra</w:t>
      </w:r>
    </w:p>
    <w:p w:rsidRPr="00846FDA" w:rsidR="005D2C1B" w:rsidP="2C09B7EE" w:rsidRDefault="00D443B2" w14:paraId="1208CE8B" w14:textId="7EC3B79B">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Disc herniation compressing nerve root</w:t>
      </w:r>
    </w:p>
    <w:p w:rsidR="005D2C1B" w:rsidP="2C09B7EE" w:rsidRDefault="00FA78FE" w14:paraId="76E871C0" w14:textId="61FBD25E">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Transient neuropraxia</w:t>
      </w:r>
    </w:p>
    <w:p w:rsidRPr="00846FDA" w:rsidR="0025646C" w:rsidP="0025646C" w:rsidRDefault="0025646C" w14:paraId="6C64BB4E" w14:textId="77777777">
      <w:pPr>
        <w:spacing w:line="276" w:lineRule="auto"/>
        <w:contextualSpacing/>
        <w:rPr>
          <w:rFonts w:eastAsia="MS Mincho" w:asciiTheme="majorHAnsi" w:hAnsiTheme="majorHAnsi" w:cstheme="majorHAnsi"/>
          <w:sz w:val="22"/>
          <w:szCs w:val="22"/>
        </w:rPr>
      </w:pPr>
    </w:p>
    <w:p w:rsidRPr="00846FDA" w:rsidR="005D2C1B" w:rsidP="2C09B7EE" w:rsidRDefault="005D2C1B" w14:paraId="720B5DA9" w14:textId="03287714">
      <w:pPr>
        <w:spacing w:after="120" w:line="276" w:lineRule="auto"/>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 xml:space="preserve">51. </w:t>
      </w:r>
      <w:r w:rsidRPr="2C09B7EE" w:rsidR="00DE3985">
        <w:rPr>
          <w:rFonts w:ascii="Calibri" w:hAnsi="Calibri" w:eastAsia="MS Mincho" w:cs="Calibri" w:asciiTheme="majorAscii" w:hAnsiTheme="majorAscii" w:cstheme="majorAscii"/>
          <w:b w:val="1"/>
          <w:bCs w:val="1"/>
          <w:sz w:val="22"/>
          <w:szCs w:val="22"/>
        </w:rPr>
        <w:t>A</w:t>
      </w:r>
      <w:r w:rsidRPr="2C09B7EE" w:rsidR="00DE3985">
        <w:rPr>
          <w:rFonts w:ascii="Calibri" w:hAnsi="Calibri" w:eastAsia="MS Mincho" w:cs="Calibri" w:asciiTheme="majorAscii" w:hAnsiTheme="majorAscii" w:cstheme="majorAscii"/>
          <w:b w:val="1"/>
          <w:bCs w:val="1"/>
          <w:sz w:val="22"/>
          <w:szCs w:val="22"/>
        </w:rPr>
        <w:t xml:space="preserve">part from </w:t>
      </w:r>
      <w:r w:rsidRPr="2C09B7EE" w:rsidR="005D2C1B">
        <w:rPr>
          <w:rFonts w:ascii="Calibri" w:hAnsi="Calibri" w:eastAsia="MS Mincho" w:cs="Calibri" w:asciiTheme="majorAscii" w:hAnsiTheme="majorAscii" w:cstheme="majorAscii"/>
          <w:b w:val="1"/>
          <w:bCs w:val="1"/>
          <w:sz w:val="22"/>
          <w:szCs w:val="22"/>
        </w:rPr>
        <w:t>the upper trunk</w:t>
      </w:r>
      <w:r w:rsidRPr="2C09B7EE" w:rsidR="00DE3985">
        <w:rPr>
          <w:rFonts w:ascii="Calibri" w:hAnsi="Calibri" w:eastAsia="MS Mincho" w:cs="Calibri" w:asciiTheme="majorAscii" w:hAnsiTheme="majorAscii" w:cstheme="majorAscii"/>
          <w:b w:val="1"/>
          <w:bCs w:val="1"/>
          <w:sz w:val="22"/>
          <w:szCs w:val="22"/>
        </w:rPr>
        <w:t xml:space="preserve">, </w:t>
      </w:r>
      <w:r w:rsidRPr="2C09B7EE" w:rsidR="005D2C1B">
        <w:rPr>
          <w:rFonts w:ascii="Calibri" w:hAnsi="Calibri" w:eastAsia="MS Mincho" w:cs="Calibri" w:asciiTheme="majorAscii" w:hAnsiTheme="majorAscii" w:cstheme="majorAscii"/>
          <w:b w:val="1"/>
          <w:bCs w:val="1"/>
          <w:sz w:val="22"/>
          <w:szCs w:val="22"/>
        </w:rPr>
        <w:t>which nerve roots</w:t>
      </w:r>
      <w:r w:rsidRPr="2C09B7EE" w:rsidR="00DE3985">
        <w:rPr>
          <w:rFonts w:ascii="Calibri" w:hAnsi="Calibri" w:eastAsia="MS Mincho" w:cs="Calibri" w:asciiTheme="majorAscii" w:hAnsiTheme="majorAscii" w:cstheme="majorAscii"/>
          <w:b w:val="1"/>
          <w:bCs w:val="1"/>
          <w:sz w:val="22"/>
          <w:szCs w:val="22"/>
        </w:rPr>
        <w:t xml:space="preserve"> are involved in most brachial plexus injuries</w:t>
      </w:r>
      <w:r w:rsidRPr="2C09B7EE" w:rsidR="005D2C1B">
        <w:rPr>
          <w:rFonts w:ascii="Calibri" w:hAnsi="Calibri" w:eastAsia="MS Mincho" w:cs="Calibri" w:asciiTheme="majorAscii" w:hAnsiTheme="majorAscii" w:cstheme="majorAscii"/>
          <w:b w:val="1"/>
          <w:bCs w:val="1"/>
          <w:sz w:val="22"/>
          <w:szCs w:val="22"/>
        </w:rPr>
        <w:t>?</w:t>
      </w:r>
    </w:p>
    <w:p w:rsidRPr="00846FDA" w:rsidR="005D2C1B" w:rsidP="2C09B7EE" w:rsidRDefault="00D443B2" w14:paraId="39150EBC" w14:textId="212102AC">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C5–T1</w:t>
      </w:r>
    </w:p>
    <w:p w:rsidRPr="00846FDA" w:rsidR="005D2C1B" w:rsidP="2C09B7EE" w:rsidRDefault="00FA78FE" w14:paraId="77E32353" w14:textId="1E9FD4AC">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C4–C8</w:t>
      </w:r>
    </w:p>
    <w:p w:rsidRPr="00846FDA" w:rsidR="005D2C1B" w:rsidP="2C09B7EE" w:rsidRDefault="00FA78FE" w14:paraId="5FCF2FF8" w14:textId="668B651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C6–T2</w:t>
      </w:r>
    </w:p>
    <w:p w:rsidRPr="00846FDA" w:rsidR="005D2C1B" w:rsidP="2C09B7EE" w:rsidRDefault="00FA78FE" w14:paraId="2A703102" w14:textId="33E67B3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C3–C8</w:t>
      </w:r>
    </w:p>
    <w:p w:rsidR="005D2C1B" w:rsidP="2C09B7EE" w:rsidRDefault="00FA78FE" w14:paraId="2D14F37E" w14:textId="6F5A2D2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C4–T1</w:t>
      </w:r>
    </w:p>
    <w:p w:rsidRPr="00846FDA" w:rsidR="005D4548" w:rsidP="005D4548" w:rsidRDefault="005D4548" w14:paraId="26AF2D67"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53026CD4" w14:textId="64E8DBD4">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sz w:val="22"/>
          <w:szCs w:val="22"/>
        </w:rPr>
        <w:t>52. Which special test is most likely to be positive if the athletic trainer suspects the patient has suffered a brachial plexus nerve stretch injury (neuropraxia)?</w:t>
      </w:r>
    </w:p>
    <w:p w:rsidRPr="00846FDA" w:rsidR="005D2C1B" w:rsidP="2C09B7EE" w:rsidRDefault="00D443B2" w14:paraId="1F15F53B" w14:textId="14117D58">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FA78FE">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Shoulder depression test</w:t>
      </w:r>
    </w:p>
    <w:p w:rsidRPr="00846FDA" w:rsidR="005D2C1B" w:rsidP="2C09B7EE" w:rsidRDefault="00FA78FE" w14:paraId="286DA7B6" w14:textId="199C50B6">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Cervical distraction relief test</w:t>
      </w:r>
    </w:p>
    <w:p w:rsidRPr="00846FDA" w:rsidR="005D2C1B" w:rsidP="2C09B7EE" w:rsidRDefault="00FA78FE" w14:paraId="11C7AB57" w14:textId="5C4EA04B">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Cervical compression relief test</w:t>
      </w:r>
    </w:p>
    <w:p w:rsidRPr="00846FDA" w:rsidR="005D2C1B" w:rsidP="2C09B7EE" w:rsidRDefault="00FA78FE" w14:paraId="3404E141" w14:textId="0D14B24A">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Tinel's sign</w:t>
      </w:r>
    </w:p>
    <w:p w:rsidR="005D2C1B" w:rsidP="2C09B7EE" w:rsidRDefault="00FA78FE" w14:paraId="3A423A61" w14:textId="463B6213">
      <w:pPr>
        <w:spacing w:line="276" w:lineRule="auto"/>
        <w:ind w:left="357"/>
        <w:contextualSpacing w:val="1"/>
        <w:rPr>
          <w:rFonts w:ascii="Calibri" w:hAnsi="Calibri" w:eastAsia="MS Mincho" w:cs="Calibri" w:asciiTheme="majorAscii" w:hAnsiTheme="majorAscii" w:cstheme="majorAscii"/>
          <w:sz w:val="22"/>
          <w:szCs w:val="22"/>
        </w:rPr>
      </w:pPr>
      <w:r w:rsidRPr="2C09B7EE" w:rsidR="00FA78FE">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Nerve root compression relief test</w:t>
      </w:r>
    </w:p>
    <w:p w:rsidRPr="00846FDA" w:rsidR="00AC6489" w:rsidP="00AC6489" w:rsidRDefault="00AC6489" w14:paraId="18AFBBBE" w14:textId="77777777">
      <w:pPr>
        <w:spacing w:line="276" w:lineRule="auto"/>
        <w:contextualSpacing/>
        <w:rPr>
          <w:rFonts w:eastAsia="MS Mincho" w:asciiTheme="majorHAnsi" w:hAnsiTheme="majorHAnsi" w:cstheme="majorHAnsi"/>
          <w:sz w:val="22"/>
          <w:szCs w:val="22"/>
        </w:rPr>
      </w:pPr>
    </w:p>
    <w:p w:rsidRPr="00846FDA" w:rsidR="005D2C1B" w:rsidP="08E1CA6D" w:rsidRDefault="49FE2989" w14:paraId="6B168E00" w14:textId="1DA8A7CB">
      <w:pPr>
        <w:spacing w:after="120" w:line="276" w:lineRule="auto"/>
        <w:rPr>
          <w:rFonts w:ascii="Calibri" w:hAnsi="Calibri" w:eastAsia="MS Mincho" w:cs="Calibri" w:asciiTheme="majorAscii" w:hAnsiTheme="majorAscii" w:cstheme="majorAscii"/>
          <w:sz w:val="22"/>
          <w:szCs w:val="22"/>
        </w:rPr>
      </w:pPr>
      <w:commentRangeStart w:id="812860370"/>
      <w:r w:rsidRPr="2C09B7EE" w:rsidR="49FE2989">
        <w:rPr>
          <w:rFonts w:ascii="Calibri" w:hAnsi="Calibri" w:eastAsia="MS Mincho" w:cs="Calibri" w:asciiTheme="majorAscii" w:hAnsiTheme="majorAscii" w:cstheme="majorAscii"/>
          <w:b w:val="1"/>
          <w:bCs w:val="1"/>
          <w:sz w:val="22"/>
          <w:szCs w:val="22"/>
        </w:rPr>
        <w:t xml:space="preserve">53. </w:t>
      </w:r>
      <w:r w:rsidRPr="2C09B7EE" w:rsidR="00DE3985">
        <w:rPr>
          <w:rFonts w:ascii="Calibri" w:hAnsi="Calibri" w:eastAsia="MS Mincho" w:cs="Calibri" w:asciiTheme="majorAscii" w:hAnsiTheme="majorAscii" w:cstheme="majorAscii"/>
          <w:b w:val="1"/>
          <w:bCs w:val="1"/>
          <w:sz w:val="22"/>
          <w:szCs w:val="22"/>
        </w:rPr>
        <w:t>For which nerve pathology does t</w:t>
      </w:r>
      <w:r w:rsidRPr="2C09B7EE" w:rsidR="49FE2989">
        <w:rPr>
          <w:rFonts w:ascii="Calibri" w:hAnsi="Calibri" w:eastAsia="MS Mincho" w:cs="Calibri" w:asciiTheme="majorAscii" w:hAnsiTheme="majorAscii" w:cstheme="majorAscii"/>
          <w:b w:val="1"/>
          <w:bCs w:val="1"/>
          <w:sz w:val="22"/>
          <w:szCs w:val="22"/>
        </w:rPr>
        <w:t>he photograph demonstrate</w:t>
      </w:r>
      <w:r w:rsidRPr="2C09B7EE" w:rsidR="49FE2989">
        <w:rPr>
          <w:rFonts w:ascii="Calibri" w:hAnsi="Calibri" w:eastAsia="MS Mincho" w:cs="Calibri" w:asciiTheme="majorAscii" w:hAnsiTheme="majorAscii" w:cstheme="majorAscii"/>
          <w:b w:val="1"/>
          <w:bCs w:val="1"/>
          <w:sz w:val="22"/>
          <w:szCs w:val="22"/>
        </w:rPr>
        <w:t xml:space="preserve"> the active upper-limb tension test</w:t>
      </w:r>
      <w:r w:rsidRPr="2C09B7EE" w:rsidR="49FE2989">
        <w:rPr>
          <w:rFonts w:ascii="Calibri" w:hAnsi="Calibri" w:eastAsia="MS Mincho" w:cs="Calibri" w:asciiTheme="majorAscii" w:hAnsiTheme="majorAscii" w:cstheme="majorAscii"/>
          <w:b w:val="1"/>
          <w:bCs w:val="1"/>
          <w:sz w:val="22"/>
          <w:szCs w:val="22"/>
        </w:rPr>
        <w:t>?</w:t>
      </w:r>
      <w:commentRangeEnd w:id="812860370"/>
      <w:r>
        <w:rPr>
          <w:rStyle w:val="CommentReference"/>
        </w:rPr>
        <w:commentReference w:id="812860370"/>
      </w:r>
    </w:p>
    <w:p w:rsidR="7646C30D" w:rsidP="08E1CA6D" w:rsidRDefault="7646C30D" w14:paraId="06FB9934" w14:textId="0B9285EB">
      <w:pPr>
        <w:spacing w:after="80"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8E1CA6D" w:rsidR="7646C30D">
        <w:rPr>
          <w:rFonts w:ascii="Calibri" w:hAnsi="Calibri" w:eastAsia="MS Mincho" w:cs="Calibri" w:asciiTheme="majorAscii" w:hAnsiTheme="majorAscii" w:cstheme="majorAscii"/>
          <w:b w:val="1"/>
          <w:bCs w:val="1"/>
          <w:sz w:val="22"/>
          <w:szCs w:val="22"/>
        </w:rPr>
        <w:t xml:space="preserve">Insert: </w:t>
      </w:r>
      <w:r w:rsidR="7646C30D">
        <w:drawing>
          <wp:inline wp14:editId="0E9FADCF" wp14:anchorId="4639C37F">
            <wp:extent cx="1219200" cy="1352550"/>
            <wp:effectExtent l="0" t="0" r="0" b="0"/>
            <wp:docPr id="1201059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059198" name="Picture 1201059198"/>
                    <pic:cNvPicPr/>
                  </pic:nvPicPr>
                  <pic:blipFill>
                    <a:blip xmlns:r="http://schemas.openxmlformats.org/officeDocument/2006/relationships" r:embed="rId290744927">
                      <a:extLst>
                        <a:ext uri="{28A0092B-C50C-407E-A947-70E740481C1C}">
                          <a14:useLocalDpi xmlns:a14="http://schemas.microsoft.com/office/drawing/2010/main"/>
                        </a:ext>
                      </a:extLst>
                    </a:blip>
                    <a:stretch>
                      <a:fillRect/>
                    </a:stretch>
                  </pic:blipFill>
                  <pic:spPr>
                    <a:xfrm>
                      <a:off x="0" y="0"/>
                      <a:ext cx="1219200" cy="1352550"/>
                    </a:xfrm>
                    <a:prstGeom prst="rect">
                      <a:avLst/>
                    </a:prstGeom>
                  </pic:spPr>
                </pic:pic>
              </a:graphicData>
            </a:graphic>
          </wp:inline>
        </w:drawing>
      </w:r>
    </w:p>
    <w:p w:rsidR="7646C30D" w:rsidP="08E13E2B" w:rsidRDefault="7646C30D" w14:paraId="65516F94" w14:textId="2C7B52BA">
      <w:pPr>
        <w:spacing w:line="480"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08E13E2B" w:rsidR="7646C3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 09.04 ID 701325\ </w:t>
      </w:r>
    </w:p>
    <w:p w:rsidRPr="00846FDA" w:rsidR="005D2C1B" w:rsidP="2C09B7EE" w:rsidRDefault="00D443B2" w14:paraId="5B527B4D" w14:textId="1F99AAFE">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Ulnar nerve</w:t>
      </w:r>
    </w:p>
    <w:p w:rsidRPr="00846FDA" w:rsidR="005D2C1B" w:rsidP="2C09B7EE" w:rsidRDefault="00BB375C" w14:paraId="065128FF" w14:textId="75BDA39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Median nerve</w:t>
      </w:r>
    </w:p>
    <w:p w:rsidRPr="00846FDA" w:rsidR="005D2C1B" w:rsidP="2C09B7EE" w:rsidRDefault="00BB375C" w14:paraId="729E60F3" w14:textId="032BD04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Radial nerve</w:t>
      </w:r>
    </w:p>
    <w:p w:rsidRPr="00846FDA" w:rsidR="005D2C1B" w:rsidP="2C09B7EE" w:rsidRDefault="00BB375C" w14:paraId="40FA51D3" w14:textId="71E80BF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Musculoskeletal nerve</w:t>
      </w:r>
    </w:p>
    <w:p w:rsidR="005D2C1B" w:rsidP="2C09B7EE" w:rsidRDefault="00BB375C" w14:paraId="5E21D5C1" w14:textId="6E85EAD0">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Deltoid nerve</w:t>
      </w:r>
    </w:p>
    <w:p w:rsidRPr="00846FDA" w:rsidR="004E5085" w:rsidP="004E5085" w:rsidRDefault="004E5085" w14:paraId="2ADE7161"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7E1EE5C3" w14:textId="44FE5C5E">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sz w:val="22"/>
          <w:szCs w:val="22"/>
        </w:rPr>
        <w:t>54. What is the diagnosis when a patient has dizziness or nystagmus caused by passive neck extension, lateral flexion, and rotation?</w:t>
      </w:r>
    </w:p>
    <w:p w:rsidRPr="00846FDA" w:rsidR="005D2C1B" w:rsidP="2C09B7EE" w:rsidRDefault="00BB375C" w14:paraId="02615C7C" w14:textId="6A69893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Vertebral vein</w:t>
      </w:r>
      <w:r w:rsidRPr="2C09B7EE" w:rsidR="70E0688C">
        <w:rPr>
          <w:rFonts w:ascii="Calibri" w:hAnsi="Calibri" w:eastAsia="MS Mincho" w:cs="Calibri" w:asciiTheme="majorAscii" w:hAnsiTheme="majorAscii" w:cstheme="majorAscii"/>
          <w:sz w:val="22"/>
          <w:szCs w:val="22"/>
        </w:rPr>
        <w:t xml:space="preserve"> insufficiency</w:t>
      </w:r>
    </w:p>
    <w:p w:rsidRPr="00846FDA" w:rsidR="005D2C1B" w:rsidP="2C09B7EE" w:rsidRDefault="00D443B2" w14:paraId="6C25B139" w14:textId="7E657A3A">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Vertebral artery </w:t>
      </w:r>
      <w:r w:rsidRPr="2C09B7EE" w:rsidR="202AE442">
        <w:rPr>
          <w:rFonts w:ascii="Calibri" w:hAnsi="Calibri" w:eastAsia="MS Mincho" w:cs="Calibri" w:asciiTheme="majorAscii" w:hAnsiTheme="majorAscii" w:cstheme="majorAscii"/>
          <w:sz w:val="22"/>
          <w:szCs w:val="22"/>
        </w:rPr>
        <w:t>insuffi</w:t>
      </w:r>
      <w:r w:rsidRPr="2C09B7EE" w:rsidR="3D64377F">
        <w:rPr>
          <w:rFonts w:ascii="Calibri" w:hAnsi="Calibri" w:eastAsia="MS Mincho" w:cs="Calibri" w:asciiTheme="majorAscii" w:hAnsiTheme="majorAscii" w:cstheme="majorAscii"/>
          <w:sz w:val="22"/>
          <w:szCs w:val="22"/>
        </w:rPr>
        <w:t>ci</w:t>
      </w:r>
      <w:r w:rsidRPr="2C09B7EE" w:rsidR="202AE442">
        <w:rPr>
          <w:rFonts w:ascii="Calibri" w:hAnsi="Calibri" w:eastAsia="MS Mincho" w:cs="Calibri" w:asciiTheme="majorAscii" w:hAnsiTheme="majorAscii" w:cstheme="majorAscii"/>
          <w:sz w:val="22"/>
          <w:szCs w:val="22"/>
        </w:rPr>
        <w:t>ency</w:t>
      </w:r>
    </w:p>
    <w:p w:rsidRPr="00846FDA" w:rsidR="005D2C1B" w:rsidP="2C09B7EE" w:rsidRDefault="00BB375C" w14:paraId="7D0CD00A" w14:textId="5D160D6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Subclavian artery</w:t>
      </w:r>
      <w:r w:rsidRPr="2C09B7EE" w:rsidR="3D6C34E5">
        <w:rPr>
          <w:rFonts w:ascii="Calibri" w:hAnsi="Calibri" w:eastAsia="MS Mincho" w:cs="Calibri" w:asciiTheme="majorAscii" w:hAnsiTheme="majorAscii" w:cstheme="majorAscii"/>
          <w:sz w:val="22"/>
          <w:szCs w:val="22"/>
        </w:rPr>
        <w:t xml:space="preserve"> compression</w:t>
      </w:r>
    </w:p>
    <w:p w:rsidRPr="00846FDA" w:rsidR="005D2C1B" w:rsidP="2C09B7EE" w:rsidRDefault="00BB375C" w14:paraId="6F961BF9" w14:textId="70EFDF3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Subclavian vein</w:t>
      </w:r>
      <w:r w:rsidRPr="2C09B7EE" w:rsidR="61C6DBAE">
        <w:rPr>
          <w:rFonts w:ascii="Calibri" w:hAnsi="Calibri" w:eastAsia="MS Mincho" w:cs="Calibri" w:asciiTheme="majorAscii" w:hAnsiTheme="majorAscii" w:cstheme="majorAscii"/>
          <w:sz w:val="22"/>
          <w:szCs w:val="22"/>
        </w:rPr>
        <w:t xml:space="preserve"> compression</w:t>
      </w:r>
    </w:p>
    <w:p w:rsidR="005D2C1B" w:rsidP="2C09B7EE" w:rsidRDefault="00BB375C" w14:paraId="6CBC0189" w14:textId="759EA92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Carotid artery</w:t>
      </w:r>
      <w:r w:rsidRPr="2C09B7EE" w:rsidR="05117F04">
        <w:rPr>
          <w:rFonts w:ascii="Calibri" w:hAnsi="Calibri" w:eastAsia="MS Mincho" w:cs="Calibri" w:asciiTheme="majorAscii" w:hAnsiTheme="majorAscii" w:cstheme="majorAscii"/>
          <w:sz w:val="22"/>
          <w:szCs w:val="22"/>
        </w:rPr>
        <w:t xml:space="preserve"> aneurysm</w:t>
      </w:r>
    </w:p>
    <w:p w:rsidRPr="00846FDA" w:rsidR="004E5085" w:rsidP="004E5085" w:rsidRDefault="004E5085" w14:paraId="7E723E35" w14:textId="77777777">
      <w:pPr>
        <w:spacing w:line="276" w:lineRule="auto"/>
        <w:contextualSpacing/>
        <w:rPr>
          <w:rFonts w:eastAsia="MS Mincho" w:asciiTheme="majorHAnsi" w:hAnsiTheme="majorHAnsi" w:cstheme="majorHAnsi"/>
          <w:sz w:val="22"/>
          <w:szCs w:val="22"/>
        </w:rPr>
      </w:pPr>
    </w:p>
    <w:p w:rsidRPr="00846FDA" w:rsidR="005D2C1B" w:rsidP="2C09B7EE" w:rsidRDefault="005D2C1B" w14:paraId="5A70C577" w14:textId="27541A68">
      <w:pPr>
        <w:spacing w:after="120" w:line="276" w:lineRule="auto"/>
        <w:rPr>
          <w:rFonts w:ascii="Calibri" w:hAnsi="Calibri" w:eastAsia="MS Mincho" w:cs="Calibri" w:asciiTheme="majorAscii" w:hAnsiTheme="majorAscii" w:cstheme="majorAscii"/>
          <w:sz w:val="22"/>
          <w:szCs w:val="22"/>
        </w:rPr>
      </w:pPr>
      <w:r w:rsidRPr="2C09B7EE" w:rsidR="005D2C1B">
        <w:rPr>
          <w:rFonts w:ascii="Calibri" w:hAnsi="Calibri" w:eastAsia="MS Mincho" w:cs="Calibri" w:asciiTheme="majorAscii" w:hAnsiTheme="majorAscii" w:cstheme="majorAscii"/>
          <w:b w:val="1"/>
          <w:bCs w:val="1"/>
          <w:sz w:val="22"/>
          <w:szCs w:val="22"/>
        </w:rPr>
        <w:t xml:space="preserve">55. What is the degenerative condition in which the anterior vertebral body of three or more consecutive </w:t>
      </w:r>
      <w:r w:rsidRPr="2C09B7EE" w:rsidR="00152C34">
        <w:rPr>
          <w:rFonts w:ascii="Calibri" w:hAnsi="Calibri" w:eastAsia="MS Mincho" w:cs="Calibri" w:asciiTheme="majorAscii" w:hAnsiTheme="majorAscii" w:cstheme="majorAscii"/>
          <w:b w:val="1"/>
          <w:bCs w:val="1"/>
          <w:sz w:val="22"/>
          <w:szCs w:val="22"/>
        </w:rPr>
        <w:t xml:space="preserve">vertebrae </w:t>
      </w:r>
      <w:r w:rsidRPr="2C09B7EE" w:rsidR="005D2C1B">
        <w:rPr>
          <w:rFonts w:ascii="Calibri" w:hAnsi="Calibri" w:eastAsia="MS Mincho" w:cs="Calibri" w:asciiTheme="majorAscii" w:hAnsiTheme="majorAscii" w:cstheme="majorAscii"/>
          <w:b w:val="1"/>
          <w:bCs w:val="1"/>
          <w:sz w:val="22"/>
          <w:szCs w:val="22"/>
        </w:rPr>
        <w:t>narrow</w:t>
      </w:r>
      <w:r w:rsidRPr="2C09B7EE" w:rsidR="00152C34">
        <w:rPr>
          <w:rFonts w:ascii="Calibri" w:hAnsi="Calibri" w:eastAsia="MS Mincho" w:cs="Calibri" w:asciiTheme="majorAscii" w:hAnsiTheme="majorAscii" w:cstheme="majorAscii"/>
          <w:b w:val="1"/>
          <w:bCs w:val="1"/>
          <w:sz w:val="22"/>
          <w:szCs w:val="22"/>
        </w:rPr>
        <w:t>s</w:t>
      </w:r>
      <w:r w:rsidRPr="2C09B7EE" w:rsidR="005D2C1B">
        <w:rPr>
          <w:rFonts w:ascii="Calibri" w:hAnsi="Calibri" w:eastAsia="MS Mincho" w:cs="Calibri" w:asciiTheme="majorAscii" w:hAnsiTheme="majorAscii" w:cstheme="majorAscii"/>
          <w:b w:val="1"/>
          <w:bCs w:val="1"/>
          <w:sz w:val="22"/>
          <w:szCs w:val="22"/>
        </w:rPr>
        <w:t>?</w:t>
      </w:r>
    </w:p>
    <w:p w:rsidRPr="00846FDA" w:rsidR="005D2C1B" w:rsidP="2C09B7EE" w:rsidRDefault="00D443B2" w14:paraId="33543A27" w14:textId="19EAB83B">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Scheuermann's disease</w:t>
      </w:r>
    </w:p>
    <w:p w:rsidRPr="00846FDA" w:rsidR="005D2C1B" w:rsidP="2C09B7EE" w:rsidRDefault="00BB375C" w14:paraId="4147AE6E" w14:textId="6228162E">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Torticollis</w:t>
      </w:r>
    </w:p>
    <w:p w:rsidRPr="00846FDA" w:rsidR="005D2C1B" w:rsidP="2C09B7EE" w:rsidRDefault="00BB375C" w14:paraId="75FB77A4" w14:textId="5231181D">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Vertebral artery compression</w:t>
      </w:r>
    </w:p>
    <w:p w:rsidRPr="00846FDA" w:rsidR="005D2C1B" w:rsidP="2C09B7EE" w:rsidRDefault="00BB375C" w14:paraId="4B29CBEF" w14:textId="5A739DD7">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Thoracic outlet syndrome</w:t>
      </w:r>
    </w:p>
    <w:p w:rsidR="005D2C1B" w:rsidP="2C09B7EE" w:rsidRDefault="00BB375C" w14:paraId="1D816552" w14:textId="38B6A76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Extreme kyphotic curvature syndrome</w:t>
      </w:r>
    </w:p>
    <w:p w:rsidRPr="00846FDA" w:rsidR="004E5085" w:rsidP="004E5085" w:rsidRDefault="004E5085" w14:paraId="029909E4" w14:textId="77777777">
      <w:pPr>
        <w:spacing w:line="276" w:lineRule="auto"/>
        <w:contextualSpacing/>
        <w:rPr>
          <w:rFonts w:eastAsia="MS Mincho" w:asciiTheme="majorHAnsi" w:hAnsiTheme="majorHAnsi" w:cstheme="majorHAnsi"/>
          <w:sz w:val="22"/>
          <w:szCs w:val="22"/>
        </w:rPr>
      </w:pPr>
    </w:p>
    <w:p w:rsidRPr="00846FDA" w:rsidR="005D2C1B" w:rsidP="08E1CA6D" w:rsidRDefault="49FE2989" w14:paraId="375507B1" w14:textId="2181CD6C">
      <w:pPr>
        <w:spacing w:after="120" w:line="276" w:lineRule="auto"/>
        <w:rPr>
          <w:rFonts w:ascii="Calibri" w:hAnsi="Calibri" w:eastAsia="MS Mincho" w:cs="Calibri" w:asciiTheme="majorAscii" w:hAnsiTheme="majorAscii" w:cstheme="majorAscii"/>
          <w:sz w:val="22"/>
          <w:szCs w:val="22"/>
        </w:rPr>
      </w:pPr>
      <w:r w:rsidRPr="08E1CA6D" w:rsidR="49FE2989">
        <w:rPr>
          <w:rFonts w:ascii="Calibri" w:hAnsi="Calibri" w:eastAsia="MS Mincho" w:cs="Calibri" w:asciiTheme="majorAscii" w:hAnsiTheme="majorAscii" w:cstheme="majorAscii"/>
          <w:b w:val="1"/>
          <w:bCs w:val="1"/>
          <w:sz w:val="22"/>
          <w:szCs w:val="22"/>
        </w:rPr>
        <w:t xml:space="preserve">56. </w:t>
      </w:r>
      <w:commentRangeStart w:id="765460975"/>
      <w:r w:rsidRPr="08E1CA6D" w:rsidR="49FE2989">
        <w:rPr>
          <w:rFonts w:ascii="Calibri" w:hAnsi="Calibri" w:eastAsia="MS Mincho" w:cs="Calibri" w:asciiTheme="majorAscii" w:hAnsiTheme="majorAscii" w:cstheme="majorAscii"/>
          <w:b w:val="1"/>
          <w:bCs w:val="1"/>
          <w:sz w:val="22"/>
          <w:szCs w:val="22"/>
        </w:rPr>
        <w:t>Which special test is pictured here?</w:t>
      </w:r>
      <w:commentRangeEnd w:id="765460975"/>
      <w:r>
        <w:rPr>
          <w:rStyle w:val="CommentReference"/>
        </w:rPr>
        <w:commentReference w:id="765460975"/>
      </w:r>
    </w:p>
    <w:p w:rsidR="2D6AEBFD" w:rsidP="08E1CA6D" w:rsidRDefault="2D6AEBFD" w14:paraId="0B35FFED" w14:textId="00D6B436">
      <w:pPr>
        <w:tabs>
          <w:tab w:val="left" w:leader="none" w:pos="1483"/>
        </w:tabs>
        <w:spacing w:after="80"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8E1CA6D" w:rsidR="2D6AEBFD">
        <w:rPr>
          <w:rFonts w:ascii="Calibri" w:hAnsi="Calibri" w:eastAsia="MS Mincho" w:cs="Calibri" w:asciiTheme="majorAscii" w:hAnsiTheme="majorAscii" w:cstheme="majorAscii"/>
          <w:b w:val="1"/>
          <w:bCs w:val="1"/>
          <w:sz w:val="22"/>
          <w:szCs w:val="22"/>
        </w:rPr>
        <w:t xml:space="preserve">Insert: </w:t>
      </w:r>
      <w:r w:rsidR="2D6AEBFD">
        <w:drawing>
          <wp:inline wp14:editId="6C61364A" wp14:anchorId="349D1DC2">
            <wp:extent cx="1485900" cy="1666875"/>
            <wp:effectExtent l="0" t="0" r="0" b="0"/>
            <wp:docPr id="985490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490423" name="Picture 985490423"/>
                    <pic:cNvPicPr/>
                  </pic:nvPicPr>
                  <pic:blipFill>
                    <a:blip xmlns:r="http://schemas.openxmlformats.org/officeDocument/2006/relationships" r:embed="rId1107211120">
                      <a:extLst>
                        <a:ext uri="{28A0092B-C50C-407E-A947-70E740481C1C}">
                          <a14:useLocalDpi xmlns:a14="http://schemas.microsoft.com/office/drawing/2010/main"/>
                        </a:ext>
                      </a:extLst>
                    </a:blip>
                    <a:stretch>
                      <a:fillRect/>
                    </a:stretch>
                  </pic:blipFill>
                  <pic:spPr>
                    <a:xfrm>
                      <a:off x="0" y="0"/>
                      <a:ext cx="1485900" cy="1666875"/>
                    </a:xfrm>
                    <a:prstGeom prst="rect">
                      <a:avLst/>
                    </a:prstGeom>
                  </pic:spPr>
                </pic:pic>
              </a:graphicData>
            </a:graphic>
          </wp:inline>
        </w:drawing>
      </w:r>
    </w:p>
    <w:p w:rsidR="2D6AEBFD" w:rsidP="08E1CA6D" w:rsidRDefault="2D6AEBFD" w14:paraId="28B7D501" w14:textId="11E06BC6">
      <w:pPr>
        <w:spacing w:line="48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8E1CA6D" w:rsidR="2D6AEBFD">
        <w:rPr>
          <w:rFonts w:ascii="Calibri" w:hAnsi="Calibri" w:eastAsia="Calibri" w:cs="Calibri"/>
          <w:b w:val="1"/>
          <w:bCs w:val="1"/>
          <w:i w:val="0"/>
          <w:iCs w:val="0"/>
          <w:caps w:val="0"/>
          <w:smallCaps w:val="0"/>
          <w:noProof w:val="0"/>
          <w:color w:val="000000" w:themeColor="text1" w:themeTint="FF" w:themeShade="FF"/>
          <w:sz w:val="22"/>
          <w:szCs w:val="22"/>
          <w:lang w:val="en-US"/>
        </w:rPr>
        <w:t>\P 09.05 ID 701326\</w:t>
      </w:r>
    </w:p>
    <w:p w:rsidRPr="00846FDA" w:rsidR="005D2C1B" w:rsidP="2C09B7EE" w:rsidRDefault="00BB375C" w14:paraId="5414F029" w14:textId="37217CD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Oppenheim test</w:t>
      </w:r>
    </w:p>
    <w:p w:rsidRPr="00846FDA" w:rsidR="005D2C1B" w:rsidP="2C09B7EE" w:rsidRDefault="00BB375C" w14:paraId="424E2D16" w14:textId="60A7484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Ticklish foot test</w:t>
      </w:r>
    </w:p>
    <w:p w:rsidRPr="00846FDA" w:rsidR="005D2C1B" w:rsidP="2C09B7EE" w:rsidRDefault="00D443B2" w14:paraId="4C2476D0" w14:textId="375FF564">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Babinski test</w:t>
      </w:r>
    </w:p>
    <w:p w:rsidRPr="00846FDA" w:rsidR="005D2C1B" w:rsidP="2C09B7EE" w:rsidRDefault="00BB375C" w14:paraId="2DEEF0E4" w14:textId="39D5916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Hoover test</w:t>
      </w:r>
    </w:p>
    <w:p w:rsidR="005D2C1B" w:rsidP="2C09B7EE" w:rsidRDefault="00BB375C" w14:paraId="429C20D0" w14:textId="7378CD9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Cremasteric test</w:t>
      </w:r>
    </w:p>
    <w:p w:rsidRPr="00846FDA" w:rsidR="004E5085" w:rsidP="004E5085" w:rsidRDefault="004E5085" w14:paraId="522F339D" w14:textId="77777777">
      <w:pPr>
        <w:spacing w:line="276" w:lineRule="auto"/>
        <w:contextualSpacing/>
        <w:rPr>
          <w:rFonts w:eastAsia="MS Mincho" w:asciiTheme="majorHAnsi" w:hAnsiTheme="majorHAnsi" w:cstheme="majorHAnsi"/>
          <w:sz w:val="22"/>
          <w:szCs w:val="22"/>
        </w:rPr>
      </w:pPr>
    </w:p>
    <w:p w:rsidRPr="00846FDA" w:rsidR="005D2C1B" w:rsidP="00F826DA" w:rsidRDefault="49FE2989" w14:paraId="710D891B" w14:textId="3AC44C08">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57. What are darkened patches of skin indicating an underlying collagen disease affecting connective tissue called?</w:t>
      </w:r>
    </w:p>
    <w:p w:rsidRPr="00846FDA" w:rsidR="005D2C1B" w:rsidP="2C09B7EE" w:rsidRDefault="00BB375C" w14:paraId="2F51D535" w14:textId="76843A0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w:t>
      </w:r>
      <w:r w:rsidRPr="2C09B7EE" w:rsidR="59FE6106">
        <w:rPr>
          <w:rFonts w:ascii="Calibri" w:hAnsi="Calibri" w:eastAsia="MS Mincho" w:cs="Calibri" w:asciiTheme="majorAscii" w:hAnsiTheme="majorAscii" w:cstheme="majorAscii"/>
          <w:sz w:val="22"/>
          <w:szCs w:val="22"/>
        </w:rPr>
        <w:t>Vitiligo</w:t>
      </w:r>
    </w:p>
    <w:p w:rsidRPr="00846FDA" w:rsidR="005D2C1B" w:rsidP="2C09B7EE" w:rsidRDefault="00BB375C" w14:paraId="716D2A97" w14:textId="5FFB238C">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5D292D40">
        <w:rPr>
          <w:rFonts w:ascii="Calibri" w:hAnsi="Calibri" w:eastAsia="MS Mincho" w:cs="Calibri" w:asciiTheme="majorAscii" w:hAnsiTheme="majorAscii" w:cstheme="majorAscii"/>
          <w:sz w:val="22"/>
          <w:szCs w:val="22"/>
        </w:rPr>
        <w:t>Psoriasis</w:t>
      </w:r>
    </w:p>
    <w:p w:rsidRPr="00846FDA" w:rsidR="005D2C1B" w:rsidP="2C09B7EE" w:rsidRDefault="00BB375C" w14:paraId="0407E8FB" w14:textId="5F77D22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xml:space="preserve">. </w:t>
      </w:r>
      <w:r w:rsidRPr="2C09B7EE" w:rsidR="5FA4B6AE">
        <w:rPr>
          <w:rFonts w:ascii="Calibri" w:hAnsi="Calibri" w:eastAsia="MS Mincho" w:cs="Calibri" w:asciiTheme="majorAscii" w:hAnsiTheme="majorAscii" w:cstheme="majorAscii"/>
          <w:sz w:val="22"/>
          <w:szCs w:val="22"/>
        </w:rPr>
        <w:t>Acanthosis nigricans</w:t>
      </w:r>
    </w:p>
    <w:p w:rsidRPr="00846FDA" w:rsidR="005D2C1B" w:rsidP="2C09B7EE" w:rsidRDefault="00BB375C" w14:paraId="3E819E0E" w14:textId="225B5CFD">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61C012F9">
        <w:rPr>
          <w:rFonts w:ascii="Calibri" w:hAnsi="Calibri" w:eastAsia="MS Mincho" w:cs="Calibri" w:asciiTheme="majorAscii" w:hAnsiTheme="majorAscii" w:cstheme="majorAscii"/>
          <w:sz w:val="22"/>
          <w:szCs w:val="22"/>
        </w:rPr>
        <w:t>Scleroderma</w:t>
      </w:r>
    </w:p>
    <w:p w:rsidR="005D2C1B" w:rsidP="2C09B7EE" w:rsidRDefault="00D443B2" w14:paraId="0D9953C2" w14:textId="0BF7D39E">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Café au lait spots</w:t>
      </w:r>
    </w:p>
    <w:p w:rsidRPr="00846FDA" w:rsidR="004E5085" w:rsidP="004E5085" w:rsidRDefault="004E5085" w14:paraId="2AD0320E"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7ABACD7F" w14:textId="076FCA39">
      <w:pPr>
        <w:spacing w:after="120" w:line="276" w:lineRule="auto"/>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58. </w:t>
      </w:r>
      <w:r w:rsidRPr="2C09B7EE" w:rsidR="00DE3985">
        <w:rPr>
          <w:rFonts w:ascii="Calibri" w:hAnsi="Calibri" w:eastAsia="MS Mincho" w:cs="Calibri" w:asciiTheme="majorAscii" w:hAnsiTheme="majorAscii" w:cstheme="majorAscii"/>
          <w:b w:val="1"/>
          <w:bCs w:val="1"/>
          <w:sz w:val="22"/>
          <w:szCs w:val="22"/>
        </w:rPr>
        <w:t>Which condition is defined by a</w:t>
      </w:r>
      <w:r w:rsidRPr="2C09B7EE" w:rsidR="49FE2989">
        <w:rPr>
          <w:rFonts w:ascii="Calibri" w:hAnsi="Calibri" w:eastAsia="MS Mincho" w:cs="Calibri" w:asciiTheme="majorAscii" w:hAnsiTheme="majorAscii" w:cstheme="majorAscii"/>
          <w:b w:val="1"/>
          <w:bCs w:val="1"/>
          <w:sz w:val="22"/>
          <w:szCs w:val="22"/>
        </w:rPr>
        <w:t xml:space="preserve"> form of rheumatic arthritis affecting the spine or sacroiliac resulting in decreased lumbar ROM</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BB375C" w14:paraId="6B6A823C" w14:textId="2146DF54">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Stress fracture of the pars interarticularis</w:t>
      </w:r>
    </w:p>
    <w:p w:rsidRPr="00846FDA" w:rsidR="005D2C1B" w:rsidP="2C09B7EE" w:rsidRDefault="00BB375C" w14:paraId="701336CC" w14:textId="1B316C8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Spina bifida occulta</w:t>
      </w:r>
    </w:p>
    <w:p w:rsidRPr="00846FDA" w:rsidR="005D2C1B" w:rsidP="2C09B7EE" w:rsidRDefault="00D443B2" w14:paraId="2C2A2BD1" w14:textId="23976495">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Ankylosing spondylitis</w:t>
      </w:r>
    </w:p>
    <w:p w:rsidRPr="00846FDA" w:rsidR="005D2C1B" w:rsidP="2C09B7EE" w:rsidRDefault="00BB375C" w14:paraId="68DFC691" w14:textId="0A66656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Scheuermann's disease</w:t>
      </w:r>
    </w:p>
    <w:p w:rsidR="005D2C1B" w:rsidP="2C09B7EE" w:rsidRDefault="00BB375C" w14:paraId="6BD19A1D" w14:textId="7D3EFA10">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xml:space="preserve">. Pars </w:t>
      </w:r>
      <w:r w:rsidRPr="2C09B7EE" w:rsidR="005D2C1B">
        <w:rPr>
          <w:rFonts w:ascii="Calibri" w:hAnsi="Calibri" w:eastAsia="MS Mincho" w:cs="Calibri" w:asciiTheme="majorAscii" w:hAnsiTheme="majorAscii" w:cstheme="majorAscii"/>
          <w:sz w:val="22"/>
          <w:szCs w:val="22"/>
        </w:rPr>
        <w:t>articularis</w:t>
      </w:r>
    </w:p>
    <w:p w:rsidRPr="00846FDA" w:rsidR="004D0758" w:rsidP="004D0758" w:rsidRDefault="004D0758" w14:paraId="797D296D" w14:textId="77777777">
      <w:pPr>
        <w:spacing w:line="276" w:lineRule="auto"/>
        <w:contextualSpacing/>
        <w:rPr>
          <w:rFonts w:eastAsia="MS Mincho" w:asciiTheme="majorHAnsi" w:hAnsiTheme="majorHAnsi" w:cstheme="majorHAnsi"/>
          <w:sz w:val="22"/>
          <w:szCs w:val="22"/>
        </w:rPr>
      </w:pPr>
    </w:p>
    <w:p w:rsidRPr="00846FDA" w:rsidR="6AA38E72" w:rsidP="2C09B7EE" w:rsidRDefault="0B625D33" w14:paraId="384D1CE1" w14:textId="0EF3EA39">
      <w:pPr>
        <w:spacing w:after="120" w:line="276" w:lineRule="auto"/>
        <w:rPr>
          <w:rFonts w:ascii="Calibri" w:hAnsi="Calibri" w:eastAsia="Aptos" w:cs="Calibri" w:asciiTheme="majorAscii" w:hAnsiTheme="majorAscii" w:cstheme="majorAscii"/>
          <w:rPrChange w:author="" w16du:dateUtc="2026-05-22T10:43:00Z" w:id="1326379609">
            <w:rPr>
              <w:rFonts w:ascii="Aptos" w:hAnsi="Aptos" w:eastAsia="Aptos" w:cs="Aptos"/>
              <w:lang w:val="en"/>
            </w:rPr>
          </w:rPrChange>
        </w:rPr>
      </w:pPr>
      <w:r w:rsidRPr="2C09B7EE" w:rsidR="0B625D33">
        <w:rPr>
          <w:rFonts w:ascii="Calibri" w:hAnsi="Calibri" w:eastAsia="MS Mincho" w:cs="Calibri" w:asciiTheme="majorAscii" w:hAnsiTheme="majorAscii" w:cstheme="majorAscii"/>
          <w:b w:val="1"/>
          <w:bCs w:val="1"/>
          <w:sz w:val="22"/>
          <w:szCs w:val="22"/>
        </w:rPr>
        <w:t xml:space="preserve">59. </w:t>
      </w:r>
      <w:r w:rsidRPr="2C09B7EE" w:rsidR="4C192F37">
        <w:rPr>
          <w:rFonts w:ascii="Calibri" w:hAnsi="Calibri" w:eastAsia="Aptos" w:cs="Calibri" w:asciiTheme="majorAscii" w:hAnsiTheme="majorAscii" w:cstheme="majorAscii"/>
        </w:rPr>
        <w:t>Which of the following is used to close small, superficial, low-tension wounds?</w:t>
      </w:r>
    </w:p>
    <w:p w:rsidRPr="00846FDA" w:rsidR="6AA38E72" w:rsidP="2C09B7EE" w:rsidRDefault="4C192F37" w14:paraId="6C759E01" w14:textId="6837EBC0">
      <w:pPr>
        <w:spacing w:line="276" w:lineRule="auto"/>
        <w:ind w:left="357"/>
        <w:contextualSpacing w:val="1"/>
        <w:rPr>
          <w:rFonts w:ascii="Calibri" w:hAnsi="Calibri" w:eastAsia="Aptos" w:cs="Calibri" w:asciiTheme="majorAscii" w:hAnsiTheme="majorAscii" w:cstheme="majorAscii"/>
          <w:rPrChange w:author="" w16du:dateUtc="2026-05-22T10:43:00Z" w:id="368256948">
            <w:rPr>
              <w:rFonts w:ascii="Aptos" w:hAnsi="Aptos" w:eastAsia="Aptos" w:cs="Aptos"/>
              <w:lang w:val="en"/>
            </w:rPr>
          </w:rPrChange>
        </w:rPr>
      </w:pPr>
      <w:r w:rsidRPr="2C09B7EE" w:rsidR="4C192F37">
        <w:rPr>
          <w:rFonts w:ascii="Calibri" w:hAnsi="Calibri" w:eastAsia="Aptos" w:cs="Calibri" w:asciiTheme="majorAscii" w:hAnsiTheme="majorAscii" w:cstheme="majorAscii"/>
        </w:rPr>
        <w:t xml:space="preserve">a. </w:t>
      </w:r>
      <w:r w:rsidRPr="2C09B7EE" w:rsidR="00DE3985">
        <w:rPr>
          <w:rFonts w:ascii="Calibri" w:hAnsi="Calibri" w:eastAsia="Aptos" w:cs="Calibri" w:asciiTheme="majorAscii" w:hAnsiTheme="majorAscii" w:cstheme="majorAscii"/>
        </w:rPr>
        <w:t>S</w:t>
      </w:r>
      <w:r w:rsidRPr="2C09B7EE" w:rsidR="4C192F37">
        <w:rPr>
          <w:rFonts w:ascii="Calibri" w:hAnsi="Calibri" w:eastAsia="Aptos" w:cs="Calibri" w:asciiTheme="majorAscii" w:hAnsiTheme="majorAscii" w:cstheme="majorAscii"/>
        </w:rPr>
        <w:t>kin glue</w:t>
      </w:r>
    </w:p>
    <w:p w:rsidRPr="00846FDA" w:rsidR="6AA38E72" w:rsidP="2C09B7EE" w:rsidRDefault="4C192F37" w14:paraId="29B74FDF" w14:textId="62F5FC2B">
      <w:pPr>
        <w:spacing w:line="276" w:lineRule="auto"/>
        <w:ind w:left="357"/>
        <w:contextualSpacing w:val="1"/>
        <w:rPr>
          <w:rFonts w:ascii="Calibri" w:hAnsi="Calibri" w:eastAsia="Aptos" w:cs="Calibri" w:asciiTheme="majorAscii" w:hAnsiTheme="majorAscii" w:cstheme="majorAscii"/>
          <w:rPrChange w:author="" w16du:dateUtc="2026-05-22T10:43:00Z" w:id="502282840">
            <w:rPr>
              <w:rFonts w:ascii="Aptos" w:hAnsi="Aptos" w:eastAsia="Aptos" w:cs="Aptos"/>
              <w:lang w:val="en"/>
            </w:rPr>
          </w:rPrChange>
        </w:rPr>
      </w:pPr>
      <w:r w:rsidRPr="2C09B7EE" w:rsidR="4C192F37">
        <w:rPr>
          <w:rFonts w:ascii="Calibri" w:hAnsi="Calibri" w:eastAsia="Aptos" w:cs="Calibri" w:asciiTheme="majorAscii" w:hAnsiTheme="majorAscii" w:cstheme="majorAscii"/>
        </w:rPr>
        <w:t xml:space="preserve">b. </w:t>
      </w:r>
      <w:r w:rsidRPr="2C09B7EE" w:rsidR="00DE3985">
        <w:rPr>
          <w:rFonts w:ascii="Calibri" w:hAnsi="Calibri" w:eastAsia="Aptos" w:cs="Calibri" w:asciiTheme="majorAscii" w:hAnsiTheme="majorAscii" w:cstheme="majorAscii"/>
        </w:rPr>
        <w:t>A</w:t>
      </w:r>
      <w:r w:rsidRPr="2C09B7EE" w:rsidR="4C192F37">
        <w:rPr>
          <w:rFonts w:ascii="Calibri" w:hAnsi="Calibri" w:eastAsia="Aptos" w:cs="Calibri" w:asciiTheme="majorAscii" w:hAnsiTheme="majorAscii" w:cstheme="majorAscii"/>
        </w:rPr>
        <w:t>bsorbable sutures</w:t>
      </w:r>
    </w:p>
    <w:p w:rsidRPr="00846FDA" w:rsidR="6AA38E72" w:rsidP="2C09B7EE" w:rsidRDefault="4C192F37" w14:paraId="2D0DCF8A" w14:textId="211A9A43">
      <w:pPr>
        <w:spacing w:line="276" w:lineRule="auto"/>
        <w:ind w:left="357"/>
        <w:contextualSpacing w:val="1"/>
        <w:rPr>
          <w:rFonts w:ascii="Calibri" w:hAnsi="Calibri" w:eastAsia="Aptos" w:cs="Calibri" w:asciiTheme="majorAscii" w:hAnsiTheme="majorAscii" w:cstheme="majorAscii"/>
          <w:rPrChange w:author="" w16du:dateUtc="2026-05-22T10:43:00Z" w:id="709916189">
            <w:rPr>
              <w:rFonts w:ascii="Aptos" w:hAnsi="Aptos" w:eastAsia="Aptos" w:cs="Aptos"/>
              <w:lang w:val="en"/>
            </w:rPr>
          </w:rPrChange>
        </w:rPr>
      </w:pPr>
      <w:r w:rsidRPr="2C09B7EE" w:rsidR="4C192F37">
        <w:rPr>
          <w:rFonts w:ascii="Calibri" w:hAnsi="Calibri" w:eastAsia="Aptos" w:cs="Calibri" w:asciiTheme="majorAscii" w:hAnsiTheme="majorAscii" w:cstheme="majorAscii"/>
        </w:rPr>
        <w:t xml:space="preserve">c. </w:t>
      </w:r>
      <w:r w:rsidRPr="2C09B7EE" w:rsidR="00DE3985">
        <w:rPr>
          <w:rFonts w:ascii="Calibri" w:hAnsi="Calibri" w:eastAsia="Aptos" w:cs="Calibri" w:asciiTheme="majorAscii" w:hAnsiTheme="majorAscii" w:cstheme="majorAscii"/>
        </w:rPr>
        <w:t>N</w:t>
      </w:r>
      <w:r w:rsidRPr="2C09B7EE" w:rsidR="4C192F37">
        <w:rPr>
          <w:rFonts w:ascii="Calibri" w:hAnsi="Calibri" w:eastAsia="Aptos" w:cs="Calibri" w:asciiTheme="majorAscii" w:hAnsiTheme="majorAscii" w:cstheme="majorAscii"/>
        </w:rPr>
        <w:t>atural sutures</w:t>
      </w:r>
    </w:p>
    <w:p w:rsidR="6AA38E72" w:rsidP="2C09B7EE" w:rsidRDefault="4C192F37" w14:paraId="7AF1F8A3" w14:textId="0E7FEF58">
      <w:pPr>
        <w:spacing w:line="276" w:lineRule="auto"/>
        <w:ind w:left="357"/>
        <w:contextualSpacing w:val="1"/>
        <w:rPr>
          <w:rFonts w:ascii="Calibri" w:hAnsi="Calibri" w:eastAsia="Aptos" w:cs="Calibri" w:asciiTheme="majorAscii" w:hAnsiTheme="majorAscii" w:cstheme="majorAscii"/>
        </w:rPr>
      </w:pPr>
      <w:r w:rsidRPr="2C09B7EE" w:rsidR="4C192F37">
        <w:rPr>
          <w:rFonts w:ascii="Calibri" w:hAnsi="Calibri" w:eastAsia="Aptos" w:cs="Calibri" w:asciiTheme="majorAscii" w:hAnsiTheme="majorAscii" w:cstheme="majorAscii"/>
        </w:rPr>
        <w:t xml:space="preserve">*d. </w:t>
      </w:r>
      <w:r w:rsidRPr="2C09B7EE" w:rsidR="00DE3985">
        <w:rPr>
          <w:rFonts w:ascii="Calibri" w:hAnsi="Calibri" w:eastAsia="Aptos" w:cs="Calibri" w:asciiTheme="majorAscii" w:hAnsiTheme="majorAscii" w:cstheme="majorAscii"/>
        </w:rPr>
        <w:t>A</w:t>
      </w:r>
      <w:r w:rsidRPr="2C09B7EE" w:rsidR="4C192F37">
        <w:rPr>
          <w:rFonts w:ascii="Calibri" w:hAnsi="Calibri" w:eastAsia="Aptos" w:cs="Calibri" w:asciiTheme="majorAscii" w:hAnsiTheme="majorAscii" w:cstheme="majorAscii"/>
        </w:rPr>
        <w:t>dhesive skin tape</w:t>
      </w:r>
    </w:p>
    <w:p w:rsidRPr="00846FDA" w:rsidR="004D0758" w:rsidP="2C09B7EE" w:rsidRDefault="004D0758" w14:paraId="7828376A" w14:textId="77777777">
      <w:pPr>
        <w:spacing w:line="276" w:lineRule="auto"/>
        <w:contextualSpacing w:val="1"/>
        <w:rPr>
          <w:rFonts w:ascii="Calibri" w:hAnsi="Calibri" w:eastAsia="Aptos" w:cs="Calibri" w:asciiTheme="majorAscii" w:hAnsiTheme="majorAscii" w:cstheme="majorAscii"/>
          <w:rPrChange w:author="" w16du:dateUtc="2026-05-22T10:43:00Z" w:id="59791817">
            <w:rPr>
              <w:rFonts w:ascii="Aptos" w:hAnsi="Aptos" w:eastAsia="Aptos" w:cs="Aptos"/>
              <w:lang w:val="en"/>
            </w:rPr>
          </w:rPrChange>
        </w:rPr>
      </w:pPr>
    </w:p>
    <w:p w:rsidRPr="00846FDA" w:rsidR="5AD077E6" w:rsidP="2C09B7EE" w:rsidRDefault="0B625D33" w14:paraId="77B92DA2" w14:textId="60A8069F">
      <w:pPr>
        <w:spacing w:after="120" w:line="276" w:lineRule="auto"/>
        <w:rPr>
          <w:rFonts w:ascii="Calibri" w:hAnsi="Calibri" w:cs="Calibri" w:asciiTheme="majorAscii" w:hAnsiTheme="majorAscii" w:cstheme="majorAscii"/>
          <w:color w:val="000000" w:themeColor="text1"/>
        </w:rPr>
      </w:pPr>
      <w:r w:rsidRPr="2C09B7EE" w:rsidR="0B625D33">
        <w:rPr>
          <w:rFonts w:ascii="Calibri" w:hAnsi="Calibri" w:eastAsia="MS Mincho" w:cs="Calibri" w:asciiTheme="majorAscii" w:hAnsiTheme="majorAscii" w:cstheme="majorAscii"/>
          <w:b w:val="1"/>
          <w:bCs w:val="1"/>
          <w:sz w:val="22"/>
          <w:szCs w:val="22"/>
        </w:rPr>
        <w:t xml:space="preserve">60. </w:t>
      </w:r>
      <w:r w:rsidRPr="2C09B7EE" w:rsidR="00DE3985">
        <w:rPr>
          <w:rFonts w:ascii="Calibri" w:hAnsi="Calibri" w:cs="Calibri" w:asciiTheme="majorAscii" w:hAnsiTheme="majorAscii" w:cstheme="majorAscii"/>
          <w:color w:val="000000" w:themeColor="text1" w:themeTint="FF" w:themeShade="FF"/>
        </w:rPr>
        <w:t>W</w:t>
      </w:r>
      <w:r w:rsidRPr="2C09B7EE" w:rsidR="00DE3985">
        <w:rPr>
          <w:rFonts w:ascii="Calibri" w:hAnsi="Calibri" w:cs="Calibri" w:asciiTheme="majorAscii" w:hAnsiTheme="majorAscii" w:cstheme="majorAscii"/>
          <w:color w:val="000000" w:themeColor="text1" w:themeTint="FF" w:themeShade="FF"/>
        </w:rPr>
        <w:t xml:space="preserve">hat CPT code are </w:t>
      </w:r>
      <w:r w:rsidRPr="2C09B7EE" w:rsidR="00DE3985">
        <w:rPr>
          <w:rFonts w:ascii="Calibri" w:hAnsi="Calibri" w:cs="Calibri" w:asciiTheme="majorAscii" w:hAnsiTheme="majorAscii" w:cstheme="majorAscii"/>
          <w:color w:val="000000" w:themeColor="text1" w:themeTint="FF" w:themeShade="FF"/>
        </w:rPr>
        <w:t>s</w:t>
      </w:r>
      <w:r w:rsidRPr="2C09B7EE" w:rsidR="76FEB1C1">
        <w:rPr>
          <w:rFonts w:ascii="Calibri" w:hAnsi="Calibri" w:cs="Calibri" w:asciiTheme="majorAscii" w:hAnsiTheme="majorAscii" w:cstheme="majorAscii"/>
          <w:color w:val="000000" w:themeColor="text1" w:themeTint="FF" w:themeShade="FF"/>
        </w:rPr>
        <w:t>it</w:t>
      </w:r>
      <w:r w:rsidRPr="2C09B7EE" w:rsidR="76FEB1C1">
        <w:rPr>
          <w:rFonts w:ascii="Calibri" w:hAnsi="Calibri" w:cs="Calibri" w:asciiTheme="majorAscii" w:hAnsiTheme="majorAscii" w:cstheme="majorAscii"/>
          <w:color w:val="000000" w:themeColor="text1" w:themeTint="FF" w:themeShade="FF"/>
        </w:rPr>
        <w:t xml:space="preserve"> to stand, getting dressed, and reaching overhead </w:t>
      </w:r>
      <w:r w:rsidRPr="2C09B7EE" w:rsidR="76FEB1C1">
        <w:rPr>
          <w:rFonts w:ascii="Calibri" w:hAnsi="Calibri" w:cs="Calibri" w:asciiTheme="majorAscii" w:hAnsiTheme="majorAscii" w:cstheme="majorAscii"/>
          <w:color w:val="000000" w:themeColor="text1" w:themeTint="FF" w:themeShade="FF"/>
        </w:rPr>
        <w:t xml:space="preserve">all </w:t>
      </w:r>
      <w:r w:rsidRPr="2C09B7EE" w:rsidR="76FEB1C1">
        <w:rPr>
          <w:rFonts w:ascii="Calibri" w:hAnsi="Calibri" w:cs="Calibri" w:asciiTheme="majorAscii" w:hAnsiTheme="majorAscii" w:cstheme="majorAscii"/>
          <w:color w:val="000000" w:themeColor="text1" w:themeTint="FF" w:themeShade="FF"/>
        </w:rPr>
        <w:t>billed as</w:t>
      </w:r>
      <w:r w:rsidRPr="2C09B7EE" w:rsidR="76FEB1C1">
        <w:rPr>
          <w:rFonts w:ascii="Calibri" w:hAnsi="Calibri" w:cs="Calibri" w:asciiTheme="majorAscii" w:hAnsiTheme="majorAscii" w:cstheme="majorAscii"/>
          <w:color w:val="000000" w:themeColor="text1" w:themeTint="FF" w:themeShade="FF"/>
        </w:rPr>
        <w:t>?</w:t>
      </w:r>
    </w:p>
    <w:p w:rsidRPr="00846FDA" w:rsidR="5AD077E6" w:rsidP="2C09B7EE" w:rsidRDefault="76FEB1C1" w14:paraId="2D79CEC3" w14:textId="510E15F6">
      <w:pPr>
        <w:spacing w:line="276" w:lineRule="auto"/>
        <w:ind w:left="357"/>
        <w:contextualSpacing w:val="1"/>
        <w:rPr>
          <w:rFonts w:ascii="Calibri" w:hAnsi="Calibri" w:cs="Calibri" w:asciiTheme="majorAscii" w:hAnsiTheme="majorAscii" w:cstheme="majorAscii"/>
          <w:color w:val="000000" w:themeColor="text1"/>
        </w:rPr>
      </w:pPr>
      <w:r w:rsidRPr="2C09B7EE" w:rsidR="76FEB1C1">
        <w:rPr>
          <w:rFonts w:ascii="Calibri" w:hAnsi="Calibri" w:cs="Calibri" w:asciiTheme="majorAscii" w:hAnsiTheme="majorAscii" w:cstheme="majorAscii"/>
          <w:color w:val="000000" w:themeColor="text1" w:themeTint="FF" w:themeShade="FF"/>
        </w:rPr>
        <w:t xml:space="preserve">*a. </w:t>
      </w:r>
      <w:r w:rsidRPr="2C09B7EE" w:rsidR="00DE3985">
        <w:rPr>
          <w:rFonts w:ascii="Calibri" w:hAnsi="Calibri" w:cs="Calibri" w:asciiTheme="majorAscii" w:hAnsiTheme="majorAscii" w:cstheme="majorAscii"/>
          <w:color w:val="000000" w:themeColor="text1" w:themeTint="FF" w:themeShade="FF"/>
        </w:rPr>
        <w:t>T</w:t>
      </w:r>
      <w:r w:rsidRPr="2C09B7EE" w:rsidR="76FEB1C1">
        <w:rPr>
          <w:rFonts w:ascii="Calibri" w:hAnsi="Calibri" w:cs="Calibri" w:asciiTheme="majorAscii" w:hAnsiTheme="majorAscii" w:cstheme="majorAscii"/>
          <w:color w:val="000000" w:themeColor="text1" w:themeTint="FF" w:themeShade="FF"/>
        </w:rPr>
        <w:t>herapeutic activities</w:t>
      </w:r>
    </w:p>
    <w:p w:rsidRPr="00846FDA" w:rsidR="5AD077E6" w:rsidP="2C09B7EE" w:rsidRDefault="76FEB1C1" w14:paraId="4D60629C" w14:textId="289B6C47">
      <w:pPr>
        <w:spacing w:line="276" w:lineRule="auto"/>
        <w:ind w:left="357"/>
        <w:contextualSpacing w:val="1"/>
        <w:rPr>
          <w:rFonts w:ascii="Calibri" w:hAnsi="Calibri" w:cs="Calibri" w:asciiTheme="majorAscii" w:hAnsiTheme="majorAscii" w:cstheme="majorAscii"/>
          <w:color w:val="000000" w:themeColor="text1"/>
        </w:rPr>
      </w:pPr>
      <w:r w:rsidRPr="2C09B7EE" w:rsidR="76FEB1C1">
        <w:rPr>
          <w:rFonts w:ascii="Calibri" w:hAnsi="Calibri" w:cs="Calibri" w:asciiTheme="majorAscii" w:hAnsiTheme="majorAscii" w:cstheme="majorAscii"/>
          <w:color w:val="000000" w:themeColor="text1" w:themeTint="FF" w:themeShade="FF"/>
        </w:rPr>
        <w:t xml:space="preserve">b. </w:t>
      </w:r>
      <w:r w:rsidRPr="2C09B7EE" w:rsidR="00DE3985">
        <w:rPr>
          <w:rFonts w:ascii="Calibri" w:hAnsi="Calibri" w:cs="Calibri" w:asciiTheme="majorAscii" w:hAnsiTheme="majorAscii" w:cstheme="majorAscii"/>
          <w:color w:val="000000" w:themeColor="text1" w:themeTint="FF" w:themeShade="FF"/>
        </w:rPr>
        <w:t>T</w:t>
      </w:r>
      <w:r w:rsidRPr="2C09B7EE" w:rsidR="76FEB1C1">
        <w:rPr>
          <w:rFonts w:ascii="Calibri" w:hAnsi="Calibri" w:cs="Calibri" w:asciiTheme="majorAscii" w:hAnsiTheme="majorAscii" w:cstheme="majorAscii"/>
          <w:color w:val="000000" w:themeColor="text1" w:themeTint="FF" w:themeShade="FF"/>
        </w:rPr>
        <w:t>herapeutic exercises</w:t>
      </w:r>
    </w:p>
    <w:p w:rsidRPr="00846FDA" w:rsidR="5AD077E6" w:rsidP="2C09B7EE" w:rsidRDefault="76FEB1C1" w14:paraId="3CAFBFDE" w14:textId="258519EF">
      <w:pPr>
        <w:spacing w:line="276" w:lineRule="auto"/>
        <w:ind w:left="357"/>
        <w:contextualSpacing w:val="1"/>
        <w:rPr>
          <w:rFonts w:ascii="Calibri" w:hAnsi="Calibri" w:cs="Calibri" w:asciiTheme="majorAscii" w:hAnsiTheme="majorAscii" w:cstheme="majorAscii"/>
          <w:color w:val="000000" w:themeColor="text1"/>
        </w:rPr>
      </w:pPr>
      <w:r w:rsidRPr="2C09B7EE" w:rsidR="76FEB1C1">
        <w:rPr>
          <w:rFonts w:ascii="Calibri" w:hAnsi="Calibri" w:cs="Calibri" w:asciiTheme="majorAscii" w:hAnsiTheme="majorAscii" w:cstheme="majorAscii"/>
          <w:color w:val="000000" w:themeColor="text1" w:themeTint="FF" w:themeShade="FF"/>
        </w:rPr>
        <w:t xml:space="preserve">c. </w:t>
      </w:r>
      <w:r w:rsidRPr="2C09B7EE" w:rsidR="00DE3985">
        <w:rPr>
          <w:rFonts w:ascii="Calibri" w:hAnsi="Calibri" w:cs="Calibri" w:asciiTheme="majorAscii" w:hAnsiTheme="majorAscii" w:cstheme="majorAscii"/>
          <w:color w:val="000000" w:themeColor="text1" w:themeTint="FF" w:themeShade="FF"/>
        </w:rPr>
        <w:t>N</w:t>
      </w:r>
      <w:r w:rsidRPr="2C09B7EE" w:rsidR="76FEB1C1">
        <w:rPr>
          <w:rFonts w:ascii="Calibri" w:hAnsi="Calibri" w:cs="Calibri" w:asciiTheme="majorAscii" w:hAnsiTheme="majorAscii" w:cstheme="majorAscii"/>
          <w:color w:val="000000" w:themeColor="text1" w:themeTint="FF" w:themeShade="FF"/>
        </w:rPr>
        <w:t>euro reeducation</w:t>
      </w:r>
    </w:p>
    <w:p w:rsidR="5AD077E6" w:rsidP="2C09B7EE" w:rsidRDefault="76FEB1C1" w14:paraId="182C0C22" w14:textId="60903988">
      <w:pPr>
        <w:spacing w:line="276" w:lineRule="auto"/>
        <w:ind w:left="357"/>
        <w:contextualSpacing w:val="1"/>
        <w:rPr>
          <w:rFonts w:ascii="Calibri" w:hAnsi="Calibri" w:cs="Calibri" w:asciiTheme="majorAscii" w:hAnsiTheme="majorAscii" w:cstheme="majorAscii"/>
          <w:color w:val="000000" w:themeColor="text1"/>
        </w:rPr>
      </w:pPr>
      <w:r w:rsidRPr="2C09B7EE" w:rsidR="76FEB1C1">
        <w:rPr>
          <w:rFonts w:ascii="Calibri" w:hAnsi="Calibri" w:cs="Calibri" w:asciiTheme="majorAscii" w:hAnsiTheme="majorAscii" w:cstheme="majorAscii"/>
          <w:color w:val="000000" w:themeColor="text1" w:themeTint="FF" w:themeShade="FF"/>
        </w:rPr>
        <w:t xml:space="preserve">d. </w:t>
      </w:r>
      <w:r w:rsidRPr="2C09B7EE" w:rsidR="00DE3985">
        <w:rPr>
          <w:rFonts w:ascii="Calibri" w:hAnsi="Calibri" w:cs="Calibri" w:asciiTheme="majorAscii" w:hAnsiTheme="majorAscii" w:cstheme="majorAscii"/>
          <w:color w:val="000000" w:themeColor="text1" w:themeTint="FF" w:themeShade="FF"/>
        </w:rPr>
        <w:t>C</w:t>
      </w:r>
      <w:r w:rsidRPr="2C09B7EE" w:rsidR="76FEB1C1">
        <w:rPr>
          <w:rFonts w:ascii="Calibri" w:hAnsi="Calibri" w:cs="Calibri" w:asciiTheme="majorAscii" w:hAnsiTheme="majorAscii" w:cstheme="majorAscii"/>
          <w:color w:val="000000" w:themeColor="text1" w:themeTint="FF" w:themeShade="FF"/>
        </w:rPr>
        <w:t>ore strengthening</w:t>
      </w:r>
    </w:p>
    <w:p w:rsidRPr="00846FDA" w:rsidR="004D0758" w:rsidP="004D0758" w:rsidRDefault="004D0758" w14:paraId="390B1DD4" w14:textId="77777777">
      <w:pPr>
        <w:spacing w:line="276" w:lineRule="auto"/>
        <w:contextualSpacing/>
        <w:rPr>
          <w:rFonts w:asciiTheme="majorHAnsi" w:hAnsiTheme="majorHAnsi" w:cstheme="majorHAnsi"/>
          <w:color w:val="000000" w:themeColor="text1"/>
        </w:rPr>
      </w:pPr>
    </w:p>
    <w:p w:rsidRPr="00846FDA" w:rsidR="2645394E" w:rsidP="2C09B7EE" w:rsidRDefault="0B625D33" w14:paraId="3E6C3D72" w14:textId="300F077D">
      <w:pPr>
        <w:spacing w:after="120" w:line="276" w:lineRule="auto"/>
        <w:rPr>
          <w:rFonts w:ascii="Calibri" w:hAnsi="Calibri" w:cs="Calibri" w:asciiTheme="majorAscii" w:hAnsiTheme="majorAscii" w:cstheme="majorAscii"/>
          <w:color w:val="000000" w:themeColor="text1"/>
        </w:rPr>
      </w:pPr>
      <w:r w:rsidRPr="2C09B7EE" w:rsidR="0B625D33">
        <w:rPr>
          <w:rFonts w:ascii="Calibri" w:hAnsi="Calibri" w:eastAsia="MS Mincho" w:cs="Calibri" w:asciiTheme="majorAscii" w:hAnsiTheme="majorAscii" w:cstheme="majorAscii"/>
          <w:b w:val="1"/>
          <w:bCs w:val="1"/>
          <w:sz w:val="22"/>
          <w:szCs w:val="22"/>
        </w:rPr>
        <w:t xml:space="preserve">61. </w:t>
      </w:r>
      <w:r w:rsidRPr="2C09B7EE" w:rsidR="6A8288A5">
        <w:rPr>
          <w:rFonts w:ascii="Calibri" w:hAnsi="Calibri" w:cs="Calibri" w:asciiTheme="majorAscii" w:hAnsiTheme="majorAscii" w:cstheme="majorAscii"/>
          <w:color w:val="000000" w:themeColor="text1" w:themeTint="FF" w:themeShade="FF"/>
        </w:rPr>
        <w:t xml:space="preserve">During the resistive phase, </w:t>
      </w:r>
      <w:r w:rsidRPr="2C09B7EE" w:rsidR="00DE3985">
        <w:rPr>
          <w:rFonts w:ascii="Calibri" w:hAnsi="Calibri" w:cs="Calibri" w:asciiTheme="majorAscii" w:hAnsiTheme="majorAscii" w:cstheme="majorAscii"/>
          <w:color w:val="000000" w:themeColor="text1" w:themeTint="FF" w:themeShade="FF"/>
        </w:rPr>
        <w:t xml:space="preserve">what is the </w:t>
      </w:r>
      <w:r w:rsidRPr="2C09B7EE" w:rsidR="6A8288A5">
        <w:rPr>
          <w:rFonts w:ascii="Calibri" w:hAnsi="Calibri" w:cs="Calibri" w:asciiTheme="majorAscii" w:hAnsiTheme="majorAscii" w:cstheme="majorAscii"/>
          <w:color w:val="000000" w:themeColor="text1" w:themeTint="FF" w:themeShade="FF"/>
        </w:rPr>
        <w:t xml:space="preserve">tensile strength </w:t>
      </w:r>
      <w:r w:rsidRPr="2C09B7EE" w:rsidR="6A8288A5">
        <w:rPr>
          <w:rFonts w:ascii="Calibri" w:hAnsi="Calibri" w:cs="Calibri" w:asciiTheme="majorAscii" w:hAnsiTheme="majorAscii" w:cstheme="majorAscii"/>
          <w:color w:val="000000" w:themeColor="text1" w:themeTint="FF" w:themeShade="FF"/>
        </w:rPr>
        <w:t>in earlier healing phases</w:t>
      </w:r>
      <w:r w:rsidRPr="2C09B7EE" w:rsidR="6A8288A5">
        <w:rPr>
          <w:rFonts w:ascii="Calibri" w:hAnsi="Calibri" w:cs="Calibri" w:asciiTheme="majorAscii" w:hAnsiTheme="majorAscii" w:cstheme="majorAscii"/>
          <w:color w:val="000000" w:themeColor="text1" w:themeTint="FF" w:themeShade="FF"/>
        </w:rPr>
        <w:t xml:space="preserve"> so </w:t>
      </w:r>
      <w:r w:rsidRPr="2C09B7EE" w:rsidR="00DE3985">
        <w:rPr>
          <w:rFonts w:ascii="Calibri" w:hAnsi="Calibri" w:cs="Calibri" w:asciiTheme="majorAscii" w:hAnsiTheme="majorAscii" w:cstheme="majorAscii"/>
          <w:color w:val="000000" w:themeColor="text1" w:themeTint="FF" w:themeShade="FF"/>
        </w:rPr>
        <w:t xml:space="preserve">that </w:t>
      </w:r>
      <w:r w:rsidRPr="2C09B7EE" w:rsidR="6A8288A5">
        <w:rPr>
          <w:rFonts w:ascii="Calibri" w:hAnsi="Calibri" w:cs="Calibri" w:asciiTheme="majorAscii" w:hAnsiTheme="majorAscii" w:cstheme="majorAscii"/>
          <w:color w:val="000000" w:themeColor="text1" w:themeTint="FF" w:themeShade="FF"/>
        </w:rPr>
        <w:t>the clinician and patient can focus on resolving the remaining deficiencies</w:t>
      </w:r>
      <w:r w:rsidRPr="2C09B7EE" w:rsidR="00DE3985">
        <w:rPr>
          <w:rFonts w:ascii="Calibri" w:hAnsi="Calibri" w:cs="Calibri" w:asciiTheme="majorAscii" w:hAnsiTheme="majorAscii" w:cstheme="majorAscii"/>
          <w:color w:val="000000" w:themeColor="text1" w:themeTint="FF" w:themeShade="FF"/>
        </w:rPr>
        <w:t>?</w:t>
      </w:r>
    </w:p>
    <w:p w:rsidRPr="00846FDA" w:rsidR="2645394E" w:rsidP="2C09B7EE" w:rsidRDefault="6A8288A5" w14:paraId="614EFB3F" w14:textId="2EA7AD35">
      <w:pPr>
        <w:spacing w:line="276" w:lineRule="auto"/>
        <w:ind w:left="357"/>
        <w:contextualSpacing w:val="1"/>
        <w:rPr>
          <w:rFonts w:ascii="Calibri" w:hAnsi="Calibri" w:cs="Calibri" w:asciiTheme="majorAscii" w:hAnsiTheme="majorAscii" w:cstheme="majorAscii"/>
          <w:color w:val="000000" w:themeColor="text1"/>
        </w:rPr>
      </w:pPr>
      <w:r w:rsidRPr="2C09B7EE" w:rsidR="6A8288A5">
        <w:rPr>
          <w:rFonts w:ascii="Calibri" w:hAnsi="Calibri" w:cs="Calibri" w:asciiTheme="majorAscii" w:hAnsiTheme="majorAscii" w:cstheme="majorAscii"/>
          <w:color w:val="000000" w:themeColor="text1" w:themeTint="FF" w:themeShade="FF"/>
        </w:rPr>
        <w:t xml:space="preserve">a. </w:t>
      </w:r>
      <w:r w:rsidRPr="2C09B7EE" w:rsidR="00DE3985">
        <w:rPr>
          <w:rFonts w:ascii="Calibri" w:hAnsi="Calibri" w:cs="Calibri" w:asciiTheme="majorAscii" w:hAnsiTheme="majorAscii" w:cstheme="majorAscii"/>
          <w:color w:val="000000" w:themeColor="text1" w:themeTint="FF" w:themeShade="FF"/>
        </w:rPr>
        <w:t>S</w:t>
      </w:r>
      <w:r w:rsidRPr="2C09B7EE" w:rsidR="6A8288A5">
        <w:rPr>
          <w:rFonts w:ascii="Calibri" w:hAnsi="Calibri" w:cs="Calibri" w:asciiTheme="majorAscii" w:hAnsiTheme="majorAscii" w:cstheme="majorAscii"/>
          <w:color w:val="000000" w:themeColor="text1" w:themeTint="FF" w:themeShade="FF"/>
        </w:rPr>
        <w:t>ignificantly less than</w:t>
      </w:r>
    </w:p>
    <w:p w:rsidRPr="00846FDA" w:rsidR="2645394E" w:rsidP="2C09B7EE" w:rsidRDefault="6A8288A5" w14:paraId="487009C7" w14:textId="0053BB25">
      <w:pPr>
        <w:spacing w:line="276" w:lineRule="auto"/>
        <w:ind w:left="357"/>
        <w:contextualSpacing w:val="1"/>
        <w:rPr>
          <w:rFonts w:ascii="Calibri" w:hAnsi="Calibri" w:cs="Calibri" w:asciiTheme="majorAscii" w:hAnsiTheme="majorAscii" w:cstheme="majorAscii"/>
          <w:color w:val="000000" w:themeColor="text1"/>
        </w:rPr>
      </w:pPr>
      <w:r w:rsidRPr="2C09B7EE" w:rsidR="6A8288A5">
        <w:rPr>
          <w:rFonts w:ascii="Calibri" w:hAnsi="Calibri" w:cs="Calibri" w:asciiTheme="majorAscii" w:hAnsiTheme="majorAscii" w:cstheme="majorAscii"/>
          <w:color w:val="000000" w:themeColor="text1" w:themeTint="FF" w:themeShade="FF"/>
        </w:rPr>
        <w:t xml:space="preserve">*b. </w:t>
      </w:r>
      <w:r w:rsidRPr="2C09B7EE" w:rsidR="00DE3985">
        <w:rPr>
          <w:rFonts w:ascii="Calibri" w:hAnsi="Calibri" w:cs="Calibri" w:asciiTheme="majorAscii" w:hAnsiTheme="majorAscii" w:cstheme="majorAscii"/>
          <w:color w:val="000000" w:themeColor="text1" w:themeTint="FF" w:themeShade="FF"/>
        </w:rPr>
        <w:t>S</w:t>
      </w:r>
      <w:r w:rsidRPr="2C09B7EE" w:rsidR="6A8288A5">
        <w:rPr>
          <w:rFonts w:ascii="Calibri" w:hAnsi="Calibri" w:cs="Calibri" w:asciiTheme="majorAscii" w:hAnsiTheme="majorAscii" w:cstheme="majorAscii"/>
          <w:color w:val="000000" w:themeColor="text1" w:themeTint="FF" w:themeShade="FF"/>
        </w:rPr>
        <w:t>ignificantly greater than</w:t>
      </w:r>
    </w:p>
    <w:p w:rsidRPr="00846FDA" w:rsidR="2645394E" w:rsidP="2C09B7EE" w:rsidRDefault="6A8288A5" w14:paraId="5A11BD91" w14:textId="4C1E7780">
      <w:pPr>
        <w:spacing w:line="276" w:lineRule="auto"/>
        <w:ind w:left="357"/>
        <w:contextualSpacing w:val="1"/>
        <w:rPr>
          <w:rFonts w:ascii="Calibri" w:hAnsi="Calibri" w:cs="Calibri" w:asciiTheme="majorAscii" w:hAnsiTheme="majorAscii" w:cstheme="majorAscii"/>
          <w:color w:val="000000" w:themeColor="text1"/>
        </w:rPr>
      </w:pPr>
      <w:r w:rsidRPr="2C09B7EE" w:rsidR="6A8288A5">
        <w:rPr>
          <w:rFonts w:ascii="Calibri" w:hAnsi="Calibri" w:cs="Calibri" w:asciiTheme="majorAscii" w:hAnsiTheme="majorAscii" w:cstheme="majorAscii"/>
          <w:color w:val="000000" w:themeColor="text1" w:themeTint="FF" w:themeShade="FF"/>
        </w:rPr>
        <w:t xml:space="preserve">c. </w:t>
      </w:r>
      <w:r w:rsidRPr="2C09B7EE" w:rsidR="00DE3985">
        <w:rPr>
          <w:rFonts w:ascii="Calibri" w:hAnsi="Calibri" w:cs="Calibri" w:asciiTheme="majorAscii" w:hAnsiTheme="majorAscii" w:cstheme="majorAscii"/>
          <w:color w:val="000000" w:themeColor="text1" w:themeTint="FF" w:themeShade="FF"/>
        </w:rPr>
        <w:t>T</w:t>
      </w:r>
      <w:r w:rsidRPr="2C09B7EE" w:rsidR="6A8288A5">
        <w:rPr>
          <w:rFonts w:ascii="Calibri" w:hAnsi="Calibri" w:cs="Calibri" w:asciiTheme="majorAscii" w:hAnsiTheme="majorAscii" w:cstheme="majorAscii"/>
          <w:color w:val="000000" w:themeColor="text1" w:themeTint="FF" w:themeShade="FF"/>
        </w:rPr>
        <w:t>he same</w:t>
      </w:r>
    </w:p>
    <w:p w:rsidR="2645394E" w:rsidP="2C09B7EE" w:rsidRDefault="6A8288A5" w14:paraId="23C82ACA" w14:textId="1CCF20CF">
      <w:pPr>
        <w:spacing w:line="276" w:lineRule="auto"/>
        <w:ind w:left="357"/>
        <w:contextualSpacing w:val="1"/>
        <w:rPr>
          <w:rFonts w:ascii="Calibri" w:hAnsi="Calibri" w:cs="Calibri" w:asciiTheme="majorAscii" w:hAnsiTheme="majorAscii" w:cstheme="majorAscii"/>
          <w:color w:val="000000" w:themeColor="text1"/>
        </w:rPr>
      </w:pPr>
      <w:r w:rsidRPr="2C09B7EE" w:rsidR="6A8288A5">
        <w:rPr>
          <w:rFonts w:ascii="Calibri" w:hAnsi="Calibri" w:cs="Calibri" w:asciiTheme="majorAscii" w:hAnsiTheme="majorAscii" w:cstheme="majorAscii"/>
          <w:color w:val="000000" w:themeColor="text1" w:themeTint="FF" w:themeShade="FF"/>
        </w:rPr>
        <w:t xml:space="preserve">d. </w:t>
      </w:r>
      <w:r w:rsidRPr="2C09B7EE" w:rsidR="00DE3985">
        <w:rPr>
          <w:rFonts w:ascii="Calibri" w:hAnsi="Calibri" w:cs="Calibri" w:asciiTheme="majorAscii" w:hAnsiTheme="majorAscii" w:cstheme="majorAscii"/>
          <w:color w:val="000000" w:themeColor="text1" w:themeTint="FF" w:themeShade="FF"/>
        </w:rPr>
        <w:t>N</w:t>
      </w:r>
      <w:r w:rsidRPr="2C09B7EE" w:rsidR="6A8288A5">
        <w:rPr>
          <w:rFonts w:ascii="Calibri" w:hAnsi="Calibri" w:cs="Calibri" w:asciiTheme="majorAscii" w:hAnsiTheme="majorAscii" w:cstheme="majorAscii"/>
          <w:color w:val="000000" w:themeColor="text1" w:themeTint="FF" w:themeShade="FF"/>
        </w:rPr>
        <w:t>one of the above</w:t>
      </w:r>
    </w:p>
    <w:p w:rsidRPr="00846FDA" w:rsidR="004D0758" w:rsidP="004D0758" w:rsidRDefault="004D0758" w14:paraId="39929FB4" w14:textId="77777777">
      <w:pPr>
        <w:spacing w:line="276" w:lineRule="auto"/>
        <w:contextualSpacing/>
        <w:rPr>
          <w:rFonts w:asciiTheme="majorHAnsi" w:hAnsiTheme="majorHAnsi" w:cstheme="majorHAnsi"/>
          <w:color w:val="000000" w:themeColor="text1"/>
        </w:rPr>
      </w:pPr>
    </w:p>
    <w:p w:rsidRPr="00846FDA" w:rsidR="476CD60A" w:rsidP="2C09B7EE" w:rsidRDefault="0B625D33" w14:paraId="4E1DDBFE" w14:textId="09B21151">
      <w:pPr>
        <w:spacing w:after="120" w:line="276" w:lineRule="auto"/>
        <w:rPr>
          <w:rFonts w:ascii="Calibri" w:hAnsi="Calibri" w:cs="Calibri" w:asciiTheme="majorAscii" w:hAnsiTheme="majorAscii" w:cstheme="majorAscii"/>
          <w:color w:val="000000" w:themeColor="text1"/>
        </w:rPr>
      </w:pPr>
      <w:r w:rsidRPr="2C09B7EE" w:rsidR="0B625D33">
        <w:rPr>
          <w:rFonts w:ascii="Calibri" w:hAnsi="Calibri" w:eastAsia="MS Mincho" w:cs="Calibri" w:asciiTheme="majorAscii" w:hAnsiTheme="majorAscii" w:cstheme="majorAscii"/>
          <w:b w:val="1"/>
          <w:bCs w:val="1"/>
          <w:sz w:val="22"/>
          <w:szCs w:val="22"/>
        </w:rPr>
        <w:t xml:space="preserve">62. </w:t>
      </w:r>
      <w:r w:rsidRPr="2C09B7EE" w:rsidR="68FB3278">
        <w:rPr>
          <w:rFonts w:ascii="Calibri" w:hAnsi="Calibri" w:cs="Calibri" w:asciiTheme="majorAscii" w:hAnsiTheme="majorAscii" w:cstheme="majorAscii"/>
          <w:b w:val="1"/>
          <w:bCs w:val="1"/>
          <w:color w:val="000000" w:themeColor="text1" w:themeTint="FF" w:themeShade="FF"/>
        </w:rPr>
        <w:t>A football player tears his anterior cruciate ligament. Which of the following inhibits him from straightening his knee?</w:t>
      </w:r>
    </w:p>
    <w:p w:rsidRPr="00846FDA" w:rsidR="476CD60A" w:rsidP="2C09B7EE" w:rsidRDefault="68FB3278" w14:paraId="21834ECE" w14:textId="35A56093">
      <w:pPr>
        <w:spacing w:line="276" w:lineRule="auto"/>
        <w:ind w:left="357"/>
        <w:contextualSpacing w:val="1"/>
        <w:rPr>
          <w:rFonts w:ascii="Calibri" w:hAnsi="Calibri" w:cs="Calibri" w:asciiTheme="majorAscii" w:hAnsiTheme="majorAscii" w:cstheme="majorAscii"/>
          <w:color w:val="000000" w:themeColor="text1"/>
        </w:rPr>
      </w:pPr>
      <w:r w:rsidRPr="2C09B7EE" w:rsidR="68FB3278">
        <w:rPr>
          <w:rFonts w:ascii="Calibri" w:hAnsi="Calibri" w:cs="Calibri" w:asciiTheme="majorAscii" w:hAnsiTheme="majorAscii" w:cstheme="majorAscii"/>
          <w:color w:val="000000" w:themeColor="text1" w:themeTint="FF" w:themeShade="FF"/>
        </w:rPr>
        <w:t xml:space="preserve">a. </w:t>
      </w:r>
      <w:r w:rsidRPr="2C09B7EE" w:rsidR="00DE3985">
        <w:rPr>
          <w:rFonts w:ascii="Calibri" w:hAnsi="Calibri" w:cs="Calibri" w:asciiTheme="majorAscii" w:hAnsiTheme="majorAscii" w:cstheme="majorAscii"/>
          <w:color w:val="000000" w:themeColor="text1" w:themeTint="FF" w:themeShade="FF"/>
        </w:rPr>
        <w:t>P</w:t>
      </w:r>
      <w:r w:rsidRPr="2C09B7EE" w:rsidR="68FB3278">
        <w:rPr>
          <w:rFonts w:ascii="Calibri" w:hAnsi="Calibri" w:cs="Calibri" w:asciiTheme="majorAscii" w:hAnsiTheme="majorAscii" w:cstheme="majorAscii"/>
          <w:color w:val="000000" w:themeColor="text1" w:themeTint="FF" w:themeShade="FF"/>
        </w:rPr>
        <w:t>ain</w:t>
      </w:r>
    </w:p>
    <w:p w:rsidRPr="00846FDA" w:rsidR="476CD60A" w:rsidP="2C09B7EE" w:rsidRDefault="68FB3278" w14:paraId="3CAB815E" w14:textId="53FFC83D">
      <w:pPr>
        <w:spacing w:line="276" w:lineRule="auto"/>
        <w:ind w:left="357"/>
        <w:contextualSpacing w:val="1"/>
        <w:rPr>
          <w:rFonts w:ascii="Calibri" w:hAnsi="Calibri" w:cs="Calibri" w:asciiTheme="majorAscii" w:hAnsiTheme="majorAscii" w:cstheme="majorAscii"/>
          <w:color w:val="000000" w:themeColor="text1"/>
        </w:rPr>
      </w:pPr>
      <w:r w:rsidRPr="2C09B7EE" w:rsidR="68FB3278">
        <w:rPr>
          <w:rFonts w:ascii="Calibri" w:hAnsi="Calibri" w:cs="Calibri" w:asciiTheme="majorAscii" w:hAnsiTheme="majorAscii" w:cstheme="majorAscii"/>
          <w:color w:val="000000" w:themeColor="text1" w:themeTint="FF" w:themeShade="FF"/>
        </w:rPr>
        <w:t xml:space="preserve">b. </w:t>
      </w:r>
      <w:r w:rsidRPr="2C09B7EE" w:rsidR="00DE3985">
        <w:rPr>
          <w:rFonts w:ascii="Calibri" w:hAnsi="Calibri" w:cs="Calibri" w:asciiTheme="majorAscii" w:hAnsiTheme="majorAscii" w:cstheme="majorAscii"/>
          <w:color w:val="000000" w:themeColor="text1" w:themeTint="FF" w:themeShade="FF"/>
        </w:rPr>
        <w:t>E</w:t>
      </w:r>
      <w:r w:rsidRPr="2C09B7EE" w:rsidR="68FB3278">
        <w:rPr>
          <w:rFonts w:ascii="Calibri" w:hAnsi="Calibri" w:cs="Calibri" w:asciiTheme="majorAscii" w:hAnsiTheme="majorAscii" w:cstheme="majorAscii"/>
          <w:color w:val="000000" w:themeColor="text1" w:themeTint="FF" w:themeShade="FF"/>
        </w:rPr>
        <w:t>dema</w:t>
      </w:r>
    </w:p>
    <w:p w:rsidRPr="00846FDA" w:rsidR="476CD60A" w:rsidP="2C09B7EE" w:rsidRDefault="68FB3278" w14:paraId="065E2F3D" w14:textId="04657984">
      <w:pPr>
        <w:spacing w:line="276" w:lineRule="auto"/>
        <w:ind w:left="357"/>
        <w:contextualSpacing w:val="1"/>
        <w:rPr>
          <w:rFonts w:ascii="Calibri" w:hAnsi="Calibri" w:cs="Calibri" w:asciiTheme="majorAscii" w:hAnsiTheme="majorAscii" w:cstheme="majorAscii"/>
          <w:color w:val="000000" w:themeColor="text1"/>
        </w:rPr>
      </w:pPr>
      <w:r w:rsidRPr="2C09B7EE" w:rsidR="68FB3278">
        <w:rPr>
          <w:rFonts w:ascii="Calibri" w:hAnsi="Calibri" w:cs="Calibri" w:asciiTheme="majorAscii" w:hAnsiTheme="majorAscii" w:cstheme="majorAscii"/>
          <w:color w:val="000000" w:themeColor="text1" w:themeTint="FF" w:themeShade="FF"/>
        </w:rPr>
        <w:t xml:space="preserve">c. </w:t>
      </w:r>
      <w:r w:rsidRPr="2C09B7EE" w:rsidR="00DE3985">
        <w:rPr>
          <w:rFonts w:ascii="Calibri" w:hAnsi="Calibri" w:cs="Calibri" w:asciiTheme="majorAscii" w:hAnsiTheme="majorAscii" w:cstheme="majorAscii"/>
          <w:color w:val="000000" w:themeColor="text1" w:themeTint="FF" w:themeShade="FF"/>
        </w:rPr>
        <w:t>I</w:t>
      </w:r>
      <w:r w:rsidRPr="2C09B7EE" w:rsidR="68FB3278">
        <w:rPr>
          <w:rFonts w:ascii="Calibri" w:hAnsi="Calibri" w:cs="Calibri" w:asciiTheme="majorAscii" w:hAnsiTheme="majorAscii" w:cstheme="majorAscii"/>
          <w:color w:val="000000" w:themeColor="text1" w:themeTint="FF" w:themeShade="FF"/>
        </w:rPr>
        <w:t>nstability</w:t>
      </w:r>
    </w:p>
    <w:p w:rsidR="476CD60A" w:rsidP="2C09B7EE" w:rsidRDefault="68FB3278" w14:paraId="4951A5DF" w14:textId="4461DA90">
      <w:pPr>
        <w:spacing w:line="276" w:lineRule="auto"/>
        <w:ind w:left="357"/>
        <w:contextualSpacing w:val="1"/>
        <w:rPr>
          <w:rFonts w:ascii="Calibri" w:hAnsi="Calibri" w:cs="Calibri" w:asciiTheme="majorAscii" w:hAnsiTheme="majorAscii" w:cstheme="majorAscii"/>
          <w:color w:val="000000" w:themeColor="text1"/>
        </w:rPr>
      </w:pPr>
      <w:r w:rsidRPr="2C09B7EE" w:rsidR="68FB3278">
        <w:rPr>
          <w:rFonts w:ascii="Calibri" w:hAnsi="Calibri" w:cs="Calibri" w:asciiTheme="majorAscii" w:hAnsiTheme="majorAscii" w:cstheme="majorAscii"/>
          <w:color w:val="000000" w:themeColor="text1" w:themeTint="FF" w:themeShade="FF"/>
        </w:rPr>
        <w:t xml:space="preserve">*d. </w:t>
      </w:r>
      <w:r w:rsidRPr="2C09B7EE" w:rsidR="00DE3985">
        <w:rPr>
          <w:rFonts w:ascii="Calibri" w:hAnsi="Calibri" w:cs="Calibri" w:asciiTheme="majorAscii" w:hAnsiTheme="majorAscii" w:cstheme="majorAscii"/>
          <w:color w:val="000000" w:themeColor="text1" w:themeTint="FF" w:themeShade="FF"/>
        </w:rPr>
        <w:t>A</w:t>
      </w:r>
      <w:r w:rsidRPr="2C09B7EE" w:rsidR="68FB3278">
        <w:rPr>
          <w:rFonts w:ascii="Calibri" w:hAnsi="Calibri" w:cs="Calibri" w:asciiTheme="majorAscii" w:hAnsiTheme="majorAscii" w:cstheme="majorAscii"/>
          <w:color w:val="000000" w:themeColor="text1" w:themeTint="FF" w:themeShade="FF"/>
        </w:rPr>
        <w:t>ll of the above</w:t>
      </w:r>
    </w:p>
    <w:p w:rsidRPr="00846FDA" w:rsidR="004D0758" w:rsidP="004D0758" w:rsidRDefault="004D0758" w14:paraId="50855495" w14:textId="77777777">
      <w:pPr>
        <w:spacing w:line="276" w:lineRule="auto"/>
        <w:contextualSpacing/>
        <w:rPr>
          <w:rFonts w:asciiTheme="majorHAnsi" w:hAnsiTheme="majorHAnsi" w:cstheme="majorHAnsi"/>
          <w:color w:val="000000" w:themeColor="text1"/>
        </w:rPr>
      </w:pPr>
    </w:p>
    <w:p w:rsidRPr="00846FDA" w:rsidR="005D2C1B" w:rsidP="00F826DA" w:rsidRDefault="49FE2989" w14:paraId="4612B0C1" w14:textId="380D448B">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 xml:space="preserve">63. </w:t>
      </w:r>
      <w:r w:rsidRPr="00846FDA" w:rsidR="51025D8A">
        <w:rPr>
          <w:rFonts w:eastAsia="MS Mincho" w:asciiTheme="majorHAnsi" w:hAnsiTheme="majorHAnsi" w:cstheme="majorHAnsi"/>
          <w:b/>
          <w:bCs/>
          <w:sz w:val="22"/>
          <w:szCs w:val="22"/>
        </w:rPr>
        <w:t>A patient comes into the clinic with point tenderness at the calcaneus. The pain is worse with the first few steps in the morning and after running for long dis</w:t>
      </w:r>
      <w:r w:rsidRPr="00846FDA" w:rsidR="087ECB52">
        <w:rPr>
          <w:rFonts w:eastAsia="MS Mincho" w:asciiTheme="majorHAnsi" w:hAnsiTheme="majorHAnsi" w:cstheme="majorHAnsi"/>
          <w:b/>
          <w:bCs/>
          <w:sz w:val="22"/>
          <w:szCs w:val="22"/>
        </w:rPr>
        <w:t xml:space="preserve">tances. </w:t>
      </w:r>
      <w:r w:rsidRPr="00846FDA" w:rsidR="2314FDE9">
        <w:rPr>
          <w:rFonts w:eastAsia="MS Mincho" w:asciiTheme="majorHAnsi" w:hAnsiTheme="majorHAnsi" w:cstheme="majorHAnsi"/>
          <w:b/>
          <w:bCs/>
          <w:sz w:val="22"/>
          <w:szCs w:val="22"/>
        </w:rPr>
        <w:t>What condition is most likely the cause of the patient’s symptoms</w:t>
      </w:r>
      <w:r w:rsidRPr="00846FDA">
        <w:rPr>
          <w:rFonts w:eastAsia="MS Mincho" w:asciiTheme="majorHAnsi" w:hAnsiTheme="majorHAnsi" w:cstheme="majorHAnsi"/>
          <w:b/>
          <w:bCs/>
          <w:sz w:val="22"/>
          <w:szCs w:val="22"/>
        </w:rPr>
        <w:t>?</w:t>
      </w:r>
    </w:p>
    <w:p w:rsidRPr="00846FDA" w:rsidR="005D2C1B" w:rsidP="2C09B7EE" w:rsidRDefault="00BB375C" w14:paraId="5613B74D" w14:textId="78BA4AA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Metatarsalgia</w:t>
      </w:r>
    </w:p>
    <w:p w:rsidRPr="00846FDA" w:rsidR="005D2C1B" w:rsidP="2C09B7EE" w:rsidRDefault="00D443B2" w14:paraId="4D6BE0FC" w14:textId="3798EEC2">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Plantar fasciitis</w:t>
      </w:r>
    </w:p>
    <w:p w:rsidRPr="00846FDA" w:rsidR="005D2C1B" w:rsidP="2C09B7EE" w:rsidRDefault="00BB375C" w14:paraId="3EA2FF7C" w14:textId="386A19A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Achilles tendinitis</w:t>
      </w:r>
    </w:p>
    <w:p w:rsidRPr="00846FDA" w:rsidR="005D2C1B" w:rsidP="2C09B7EE" w:rsidRDefault="00BB375C" w14:paraId="0E300D05" w14:textId="5BCD961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Heel spur syndrome</w:t>
      </w:r>
    </w:p>
    <w:p w:rsidR="005D2C1B" w:rsidP="2C09B7EE" w:rsidRDefault="00BB375C" w14:paraId="64702B8A" w14:textId="1DDAC83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Tarsal tunnel syndrome</w:t>
      </w:r>
    </w:p>
    <w:p w:rsidRPr="00846FDA" w:rsidR="004D0758" w:rsidP="004D0758" w:rsidRDefault="004D0758" w14:paraId="0E8BF24F"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36CF8FDB" w14:textId="77777777">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sz w:val="22"/>
          <w:szCs w:val="22"/>
        </w:rPr>
        <w:t>64. What is the most common mechanism of injury for an anterior cruciate ligament tear?</w:t>
      </w:r>
    </w:p>
    <w:p w:rsidRPr="00846FDA" w:rsidR="005D2C1B" w:rsidP="2C09B7EE" w:rsidRDefault="00BB375C" w14:paraId="53CE8F09" w14:textId="4259E90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Direct blow to the anterior knee</w:t>
      </w:r>
    </w:p>
    <w:p w:rsidRPr="00846FDA" w:rsidR="005D2C1B" w:rsidP="2C09B7EE" w:rsidRDefault="00BB375C" w14:paraId="36523B3D" w14:textId="33F0EF6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Hyperextension of the knee</w:t>
      </w:r>
    </w:p>
    <w:p w:rsidRPr="00846FDA" w:rsidR="005D2C1B" w:rsidP="2C09B7EE" w:rsidRDefault="00D443B2" w14:paraId="0BB76D61" w14:textId="2FC4BD81">
      <w:pPr>
        <w:spacing w:line="276" w:lineRule="auto"/>
        <w:ind w:left="357"/>
        <w:contextualSpacing w:val="1"/>
        <w:rPr>
          <w:rFonts w:ascii="Calibri" w:hAnsi="Calibri" w:eastAsia="MS Mincho" w:cs="Calibri" w:asciiTheme="majorAscii" w:hAnsiTheme="majorAscii" w:cstheme="majorAscii"/>
          <w:sz w:val="22"/>
          <w:szCs w:val="22"/>
        </w:rPr>
      </w:pPr>
      <w:r w:rsidRPr="2C09B7EE" w:rsidR="00D443B2">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Sudden deceleration with change of direction</w:t>
      </w:r>
    </w:p>
    <w:p w:rsidRPr="00846FDA" w:rsidR="005D2C1B" w:rsidP="2C09B7EE" w:rsidRDefault="00BB375C" w14:paraId="16EBCA07" w14:textId="1D04AEF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Direct blow to the posterior knee</w:t>
      </w:r>
    </w:p>
    <w:p w:rsidRPr="00846FDA" w:rsidR="005D2C1B" w:rsidP="2C09B7EE" w:rsidRDefault="00BB375C" w14:paraId="6EB23353" w14:textId="413DD27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Forced flexion of the knee</w:t>
      </w:r>
    </w:p>
    <w:p w:rsidRPr="00846FDA" w:rsidR="00275D43" w:rsidP="00AA7833" w:rsidRDefault="00275D43" w14:paraId="23DA1D92" w14:textId="19CD8834">
      <w:pPr>
        <w:pStyle w:val="Heading2"/>
        <w:spacing w:after="200"/>
      </w:pPr>
      <w:r w:rsidR="00275D43">
        <w:rPr/>
        <w:t>Matching Question</w:t>
      </w:r>
    </w:p>
    <w:p w:rsidRPr="00846FDA" w:rsidR="3ED78B59" w:rsidP="2C09B7EE" w:rsidRDefault="0B625D33" w14:paraId="54A62E40" w14:textId="57BA5EF7">
      <w:pPr>
        <w:spacing w:after="120"/>
        <w:rPr>
          <w:rFonts w:ascii="Calibri" w:hAnsi="Calibri" w:eastAsia="Aptos" w:cs="Calibri" w:asciiTheme="majorAscii" w:hAnsiTheme="majorAscii" w:cstheme="majorAscii"/>
          <w:b w:val="1"/>
          <w:bCs w:val="1"/>
          <w:rPrChange w:author="" w16du:dateUtc="2026-05-22T10:43:00Z" w:id="878144777">
            <w:rPr>
              <w:rFonts w:ascii="Aptos" w:hAnsi="Aptos" w:eastAsia="Aptos" w:cs="Aptos"/>
              <w:lang w:val="en"/>
            </w:rPr>
          </w:rPrChange>
        </w:rPr>
      </w:pPr>
      <w:r w:rsidRPr="2C09B7EE" w:rsidR="0B625D33">
        <w:rPr>
          <w:rFonts w:ascii="Calibri" w:hAnsi="Calibri" w:eastAsia="MS Mincho" w:cs="Calibri" w:asciiTheme="majorAscii" w:hAnsiTheme="majorAscii" w:cstheme="majorAscii"/>
          <w:b w:val="1"/>
          <w:bCs w:val="1"/>
          <w:sz w:val="22"/>
          <w:szCs w:val="22"/>
        </w:rPr>
        <w:t xml:space="preserve">65. </w:t>
      </w:r>
      <w:r w:rsidRPr="2C09B7EE" w:rsidR="157C0E08">
        <w:rPr>
          <w:rFonts w:ascii="Calibri" w:hAnsi="Calibri" w:eastAsia="Aptos" w:cs="Calibri" w:asciiTheme="majorAscii" w:hAnsiTheme="majorAscii" w:cstheme="majorAscii"/>
          <w:b w:val="1"/>
          <w:bCs w:val="1"/>
        </w:rPr>
        <w:t>Match the suture type to its best description.</w:t>
      </w:r>
    </w:p>
    <w:p w:rsidRPr="00846FDA" w:rsidR="3ED78B59" w:rsidP="2C09B7EE" w:rsidRDefault="157C0E08" w14:paraId="169F4AA3" w14:textId="7234BB39">
      <w:pPr>
        <w:spacing w:line="276" w:lineRule="auto"/>
        <w:ind w:left="357"/>
        <w:contextualSpacing w:val="1"/>
        <w:rPr>
          <w:rFonts w:ascii="Calibri" w:hAnsi="Calibri" w:eastAsia="Aptos" w:cs="Calibri" w:asciiTheme="majorAscii" w:hAnsiTheme="majorAscii" w:cstheme="majorAscii"/>
          <w:rPrChange w:author="" w16du:dateUtc="2026-05-22T10:43:00Z" w:id="538039336">
            <w:rPr>
              <w:rFonts w:ascii="Aptos" w:hAnsi="Aptos" w:eastAsia="Aptos" w:cs="Aptos"/>
              <w:lang w:val="en"/>
            </w:rPr>
          </w:rPrChange>
        </w:rPr>
      </w:pPr>
      <w:r w:rsidRPr="2C09B7EE" w:rsidR="157C0E08">
        <w:rPr>
          <w:rFonts w:ascii="Calibri" w:hAnsi="Calibri" w:eastAsia="Aptos" w:cs="Calibri" w:asciiTheme="majorAscii" w:hAnsiTheme="majorAscii" w:cstheme="majorAscii"/>
        </w:rPr>
        <w:t xml:space="preserve">a. </w:t>
      </w:r>
      <w:r w:rsidRPr="2C09B7EE" w:rsidR="00DE3985">
        <w:rPr>
          <w:rFonts w:ascii="Calibri" w:hAnsi="Calibri" w:eastAsia="Aptos" w:cs="Calibri" w:asciiTheme="majorAscii" w:hAnsiTheme="majorAscii" w:cstheme="majorAscii"/>
        </w:rPr>
        <w:t>A</w:t>
      </w:r>
      <w:r w:rsidRPr="2C09B7EE" w:rsidR="157C0E08">
        <w:rPr>
          <w:rFonts w:ascii="Calibri" w:hAnsi="Calibri" w:eastAsia="Aptos" w:cs="Calibri" w:asciiTheme="majorAscii" w:hAnsiTheme="majorAscii" w:cstheme="majorAscii"/>
        </w:rPr>
        <w:t xml:space="preserve">bsorbable sutures = </w:t>
      </w:r>
      <w:r w:rsidRPr="2C09B7EE" w:rsidR="00275D43">
        <w:rPr>
          <w:rFonts w:ascii="Calibri" w:hAnsi="Calibri" w:eastAsia="Aptos" w:cs="Calibri" w:asciiTheme="majorAscii" w:hAnsiTheme="majorAscii" w:cstheme="majorAscii"/>
        </w:rPr>
        <w:t>D</w:t>
      </w:r>
      <w:r w:rsidRPr="2C09B7EE" w:rsidR="157C0E08">
        <w:rPr>
          <w:rFonts w:ascii="Calibri" w:hAnsi="Calibri" w:eastAsia="Aptos" w:cs="Calibri" w:asciiTheme="majorAscii" w:hAnsiTheme="majorAscii" w:cstheme="majorAscii"/>
        </w:rPr>
        <w:t>egrade and are eventually eliminated by either inflammatory reactions or hydrolysis</w:t>
      </w:r>
    </w:p>
    <w:p w:rsidRPr="00846FDA" w:rsidR="3ED78B59" w:rsidP="2C09B7EE" w:rsidRDefault="157C0E08" w14:paraId="790AEFFF" w14:textId="562EF833">
      <w:pPr>
        <w:spacing w:line="276" w:lineRule="auto"/>
        <w:ind w:left="357"/>
        <w:contextualSpacing w:val="1"/>
        <w:rPr>
          <w:rFonts w:ascii="Calibri" w:hAnsi="Calibri" w:eastAsia="Aptos" w:cs="Calibri" w:asciiTheme="majorAscii" w:hAnsiTheme="majorAscii" w:cstheme="majorAscii"/>
          <w:rPrChange w:author="" w16du:dateUtc="2026-05-22T10:43:00Z" w:id="1099857734">
            <w:rPr>
              <w:rFonts w:ascii="Aptos" w:hAnsi="Aptos" w:eastAsia="Aptos" w:cs="Aptos"/>
              <w:lang w:val="en"/>
            </w:rPr>
          </w:rPrChange>
        </w:rPr>
      </w:pPr>
      <w:r w:rsidRPr="2C09B7EE" w:rsidR="157C0E08">
        <w:rPr>
          <w:rFonts w:ascii="Calibri" w:hAnsi="Calibri" w:eastAsia="Aptos" w:cs="Calibri" w:asciiTheme="majorAscii" w:hAnsiTheme="majorAscii" w:cstheme="majorAscii"/>
        </w:rPr>
        <w:t xml:space="preserve">b. </w:t>
      </w:r>
      <w:r w:rsidRPr="2C09B7EE" w:rsidR="00DE3985">
        <w:rPr>
          <w:rFonts w:ascii="Calibri" w:hAnsi="Calibri" w:eastAsia="Aptos" w:cs="Calibri" w:asciiTheme="majorAscii" w:hAnsiTheme="majorAscii" w:cstheme="majorAscii"/>
        </w:rPr>
        <w:t>N</w:t>
      </w:r>
      <w:r w:rsidRPr="2C09B7EE" w:rsidR="157C0E08">
        <w:rPr>
          <w:rFonts w:ascii="Calibri" w:hAnsi="Calibri" w:eastAsia="Aptos" w:cs="Calibri" w:asciiTheme="majorAscii" w:hAnsiTheme="majorAscii" w:cstheme="majorAscii"/>
        </w:rPr>
        <w:t xml:space="preserve">onabsorbable sutures = </w:t>
      </w:r>
      <w:r w:rsidRPr="2C09B7EE" w:rsidR="00275D43">
        <w:rPr>
          <w:rFonts w:ascii="Calibri" w:hAnsi="Calibri" w:eastAsia="Aptos" w:cs="Calibri" w:asciiTheme="majorAscii" w:hAnsiTheme="majorAscii" w:cstheme="majorAscii"/>
        </w:rPr>
        <w:t>W</w:t>
      </w:r>
      <w:r w:rsidRPr="2C09B7EE" w:rsidR="157C0E08">
        <w:rPr>
          <w:rFonts w:ascii="Calibri" w:hAnsi="Calibri" w:eastAsia="Aptos" w:cs="Calibri" w:asciiTheme="majorAscii" w:hAnsiTheme="majorAscii" w:cstheme="majorAscii"/>
        </w:rPr>
        <w:t>eaken but are permanent</w:t>
      </w:r>
    </w:p>
    <w:p w:rsidR="00C70C05" w:rsidP="2C09B7EE" w:rsidRDefault="157C0E08" w14:paraId="7667D40B" w14:textId="590695B1">
      <w:pPr>
        <w:spacing w:line="276" w:lineRule="auto"/>
        <w:ind w:left="357"/>
        <w:contextualSpacing w:val="1"/>
        <w:rPr>
          <w:rFonts w:ascii="Calibri" w:hAnsi="Calibri" w:eastAsia="Aptos" w:cs="Calibri" w:asciiTheme="majorAscii" w:hAnsiTheme="majorAscii" w:cstheme="majorAscii"/>
        </w:rPr>
      </w:pPr>
      <w:r w:rsidRPr="2C09B7EE" w:rsidR="157C0E08">
        <w:rPr>
          <w:rFonts w:ascii="Calibri" w:hAnsi="Calibri" w:eastAsia="Aptos" w:cs="Calibri" w:asciiTheme="majorAscii" w:hAnsiTheme="majorAscii" w:cstheme="majorAscii"/>
        </w:rPr>
        <w:t xml:space="preserve">c. </w:t>
      </w:r>
      <w:r w:rsidRPr="2C09B7EE" w:rsidR="00DE3985">
        <w:rPr>
          <w:rFonts w:ascii="Calibri" w:hAnsi="Calibri" w:eastAsia="Aptos" w:cs="Calibri" w:asciiTheme="majorAscii" w:hAnsiTheme="majorAscii" w:cstheme="majorAscii"/>
        </w:rPr>
        <w:t>N</w:t>
      </w:r>
      <w:r w:rsidRPr="2C09B7EE" w:rsidR="157C0E08">
        <w:rPr>
          <w:rFonts w:ascii="Calibri" w:hAnsi="Calibri" w:eastAsia="Aptos" w:cs="Calibri" w:asciiTheme="majorAscii" w:hAnsiTheme="majorAscii" w:cstheme="majorAscii"/>
        </w:rPr>
        <w:t xml:space="preserve">atural sutures = </w:t>
      </w:r>
      <w:r w:rsidRPr="2C09B7EE" w:rsidR="00275D43">
        <w:rPr>
          <w:rFonts w:ascii="Calibri" w:hAnsi="Calibri" w:eastAsia="Aptos" w:cs="Calibri" w:asciiTheme="majorAscii" w:hAnsiTheme="majorAscii" w:cstheme="majorAscii"/>
        </w:rPr>
        <w:t>B</w:t>
      </w:r>
      <w:r w:rsidRPr="2C09B7EE" w:rsidR="157C0E08">
        <w:rPr>
          <w:rFonts w:ascii="Calibri" w:hAnsi="Calibri" w:eastAsia="Aptos" w:cs="Calibri" w:asciiTheme="majorAscii" w:hAnsiTheme="majorAscii" w:cstheme="majorAscii"/>
        </w:rPr>
        <w:t>iological in origin and cause a more intense inflammatory reaction</w:t>
      </w:r>
    </w:p>
    <w:p w:rsidRPr="00846FDA" w:rsidR="3ED78B59" w:rsidP="2C09B7EE" w:rsidRDefault="157C0E08" w14:paraId="251E0698" w14:textId="60B05D9C">
      <w:pPr>
        <w:spacing w:line="276" w:lineRule="auto"/>
        <w:ind w:left="357"/>
        <w:contextualSpacing w:val="1"/>
        <w:rPr>
          <w:rFonts w:ascii="Calibri" w:hAnsi="Calibri" w:eastAsia="Aptos" w:cs="Calibri" w:asciiTheme="majorAscii" w:hAnsiTheme="majorAscii" w:cstheme="majorAscii"/>
          <w:rPrChange w:author="" w16du:dateUtc="2026-05-22T10:43:00Z" w:id="1049153115">
            <w:rPr>
              <w:rFonts w:ascii="Aptos" w:hAnsi="Aptos" w:eastAsia="Aptos" w:cs="Aptos"/>
              <w:lang w:val="en"/>
            </w:rPr>
          </w:rPrChange>
        </w:rPr>
      </w:pPr>
      <w:r w:rsidRPr="2C09B7EE" w:rsidR="157C0E08">
        <w:rPr>
          <w:rFonts w:ascii="Calibri" w:hAnsi="Calibri" w:eastAsia="Aptos" w:cs="Calibri" w:asciiTheme="majorAscii" w:hAnsiTheme="majorAscii" w:cstheme="majorAscii"/>
        </w:rPr>
        <w:t xml:space="preserve">d. </w:t>
      </w:r>
      <w:r w:rsidRPr="2C09B7EE" w:rsidR="00DE3985">
        <w:rPr>
          <w:rFonts w:ascii="Calibri" w:hAnsi="Calibri" w:eastAsia="Aptos" w:cs="Calibri" w:asciiTheme="majorAscii" w:hAnsiTheme="majorAscii" w:cstheme="majorAscii"/>
        </w:rPr>
        <w:t>S</w:t>
      </w:r>
      <w:r w:rsidRPr="2C09B7EE" w:rsidR="157C0E08">
        <w:rPr>
          <w:rFonts w:ascii="Calibri" w:hAnsi="Calibri" w:eastAsia="Aptos" w:cs="Calibri" w:asciiTheme="majorAscii" w:hAnsiTheme="majorAscii" w:cstheme="majorAscii"/>
        </w:rPr>
        <w:t xml:space="preserve">ynthetic sutures = </w:t>
      </w:r>
      <w:r w:rsidRPr="2C09B7EE" w:rsidR="00275D43">
        <w:rPr>
          <w:rFonts w:ascii="Calibri" w:hAnsi="Calibri" w:eastAsia="Aptos" w:cs="Calibri" w:asciiTheme="majorAscii" w:hAnsiTheme="majorAscii" w:cstheme="majorAscii"/>
        </w:rPr>
        <w:t>M</w:t>
      </w:r>
      <w:r w:rsidRPr="2C09B7EE" w:rsidR="157C0E08">
        <w:rPr>
          <w:rFonts w:ascii="Calibri" w:hAnsi="Calibri" w:eastAsia="Aptos" w:cs="Calibri" w:asciiTheme="majorAscii" w:hAnsiTheme="majorAscii" w:cstheme="majorAscii"/>
        </w:rPr>
        <w:t>ade from polymers and do not cause an inflammatory reaction</w:t>
      </w:r>
    </w:p>
    <w:p w:rsidR="00275D43" w:rsidP="0024009D" w:rsidRDefault="00275D43" w14:paraId="02F954AE" w14:textId="5A682DF0">
      <w:pPr>
        <w:pStyle w:val="Heading2"/>
        <w:spacing w:after="200"/>
      </w:pPr>
      <w:r w:rsidR="00275D43">
        <w:rPr/>
        <w:t>Multiple Choice Question</w:t>
      </w:r>
    </w:p>
    <w:p w:rsidRPr="00846FDA" w:rsidR="005D2C1B" w:rsidP="000B0992" w:rsidRDefault="49FE2989" w14:paraId="3CA817DC" w14:textId="5386E01A">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66. Which of the following structures is most commonly injured with lateral ankle sprains?</w:t>
      </w:r>
    </w:p>
    <w:p w:rsidRPr="00846FDA" w:rsidR="005D2C1B" w:rsidP="2C09B7EE" w:rsidRDefault="00BB375C" w14:paraId="17A8341B" w14:textId="0B84734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Deltoid ligament</w:t>
      </w:r>
    </w:p>
    <w:p w:rsidRPr="00846FDA" w:rsidR="005D2C1B" w:rsidP="2C09B7EE" w:rsidRDefault="00BB375C" w14:paraId="2AE3B9D7" w14:textId="2F5E4F77">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Calcaneofibular ligament</w:t>
      </w:r>
    </w:p>
    <w:p w:rsidRPr="00846FDA" w:rsidR="005D2C1B" w:rsidP="2C09B7EE" w:rsidRDefault="00BB375C" w14:paraId="7D5D3243" w14:textId="3FF6654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Posterior talofibular ligament</w:t>
      </w:r>
    </w:p>
    <w:p w:rsidRPr="00846FDA" w:rsidR="005D2C1B" w:rsidP="2C09B7EE" w:rsidRDefault="00020CCE" w14:paraId="7B5E2747" w14:textId="5244E367">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Anterior talofibular ligament</w:t>
      </w:r>
    </w:p>
    <w:p w:rsidR="005D2C1B" w:rsidP="2C09B7EE" w:rsidRDefault="00BB375C" w14:paraId="6615C135" w14:textId="0CB1618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Tibiofibular ligament</w:t>
      </w:r>
    </w:p>
    <w:p w:rsidRPr="00846FDA" w:rsidR="000B0992" w:rsidP="000B0992" w:rsidRDefault="000B0992" w14:paraId="0C1DA00B" w14:textId="77777777">
      <w:pPr>
        <w:spacing w:line="276" w:lineRule="auto"/>
        <w:contextualSpacing/>
        <w:rPr>
          <w:rFonts w:eastAsia="MS Mincho" w:asciiTheme="majorHAnsi" w:hAnsiTheme="majorHAnsi" w:cstheme="majorHAnsi"/>
          <w:sz w:val="22"/>
          <w:szCs w:val="22"/>
        </w:rPr>
      </w:pPr>
    </w:p>
    <w:p w:rsidRPr="00846FDA" w:rsidR="005D2C1B" w:rsidP="2C09B7EE" w:rsidRDefault="0B625D33" w14:paraId="08E97200" w14:textId="7FAECAD4">
      <w:pPr>
        <w:spacing w:after="120"/>
        <w:rPr>
          <w:rFonts w:ascii="Calibri" w:hAnsi="Calibri" w:cs="Calibri" w:asciiTheme="majorAscii" w:hAnsiTheme="majorAscii" w:cstheme="majorAscii"/>
          <w:b w:val="1"/>
          <w:bCs w:val="1"/>
          <w:color w:val="000000" w:themeColor="text1"/>
          <w:rPrChange w:author="" w16du:dateUtc="2026-05-22T10:43:00Z" w:id="1584280598">
            <w:rPr>
              <w:color w:val="000000" w:themeColor="text1"/>
            </w:rPr>
          </w:rPrChange>
        </w:rPr>
      </w:pPr>
      <w:r w:rsidRPr="2C09B7EE" w:rsidR="0B625D33">
        <w:rPr>
          <w:rFonts w:ascii="Calibri" w:hAnsi="Calibri" w:eastAsia="MS Mincho" w:cs="Calibri" w:asciiTheme="majorAscii" w:hAnsiTheme="majorAscii" w:cstheme="majorAscii"/>
          <w:b w:val="1"/>
          <w:bCs w:val="1"/>
          <w:sz w:val="22"/>
          <w:szCs w:val="22"/>
        </w:rPr>
        <w:t xml:space="preserve">67. </w:t>
      </w:r>
      <w:r w:rsidRPr="2C09B7EE" w:rsidR="00C9252F">
        <w:rPr>
          <w:rFonts w:ascii="Calibri" w:hAnsi="Calibri" w:eastAsia="MS Mincho" w:cs="Calibri" w:asciiTheme="majorAscii" w:hAnsiTheme="majorAscii" w:cstheme="majorAscii"/>
          <w:b w:val="1"/>
          <w:bCs w:val="1"/>
          <w:sz w:val="22"/>
          <w:szCs w:val="22"/>
        </w:rPr>
        <w:t xml:space="preserve">What is the basis </w:t>
      </w:r>
      <w:r w:rsidRPr="2C09B7EE" w:rsidR="00C9252F">
        <w:rPr>
          <w:rFonts w:ascii="Calibri" w:hAnsi="Calibri" w:eastAsia="MS Mincho" w:cs="Calibri" w:asciiTheme="majorAscii" w:hAnsiTheme="majorAscii" w:cstheme="majorAscii"/>
          <w:b w:val="1"/>
          <w:bCs w:val="1"/>
          <w:sz w:val="22"/>
          <w:szCs w:val="22"/>
        </w:rPr>
        <w:t>for</w:t>
      </w:r>
      <w:r w:rsidRPr="2C09B7EE" w:rsidR="00C9252F">
        <w:rPr>
          <w:rFonts w:ascii="Calibri" w:hAnsi="Calibri" w:eastAsia="MS Mincho" w:cs="Calibri" w:asciiTheme="majorAscii" w:hAnsiTheme="majorAscii" w:cstheme="majorAscii"/>
          <w:b w:val="1"/>
          <w:bCs w:val="1"/>
          <w:sz w:val="22"/>
          <w:szCs w:val="22"/>
        </w:rPr>
        <w:t xml:space="preserve"> t</w:t>
      </w:r>
      <w:r w:rsidRPr="2C09B7EE" w:rsidR="51DE2269">
        <w:rPr>
          <w:rFonts w:ascii="Calibri" w:hAnsi="Calibri" w:cs="Calibri" w:asciiTheme="majorAscii" w:hAnsiTheme="majorAscii" w:cstheme="majorAscii"/>
          <w:b w:val="1"/>
          <w:bCs w:val="1"/>
          <w:color w:val="000000" w:themeColor="text1" w:themeTint="FF" w:themeShade="FF"/>
        </w:rPr>
        <w:t>he frequency with which a drug is administered</w:t>
      </w:r>
      <w:r w:rsidRPr="2C09B7EE" w:rsidR="00C9252F">
        <w:rPr>
          <w:rFonts w:ascii="Calibri" w:hAnsi="Calibri" w:cs="Calibri" w:asciiTheme="majorAscii" w:hAnsiTheme="majorAscii" w:cstheme="majorAscii"/>
          <w:b w:val="1"/>
          <w:bCs w:val="1"/>
          <w:color w:val="000000" w:themeColor="text1" w:themeTint="FF" w:themeShade="FF"/>
        </w:rPr>
        <w:t>?</w:t>
      </w:r>
    </w:p>
    <w:p w:rsidR="00C70C05" w:rsidP="2C09B7EE" w:rsidRDefault="51DE2269" w14:paraId="1FC8409E" w14:textId="6959793E">
      <w:pPr>
        <w:spacing w:line="276" w:lineRule="auto"/>
        <w:ind w:left="357"/>
        <w:contextualSpacing w:val="1"/>
        <w:rPr>
          <w:rFonts w:ascii="Calibri" w:hAnsi="Calibri" w:cs="Calibri" w:asciiTheme="majorAscii" w:hAnsiTheme="majorAscii" w:cstheme="majorAscii"/>
          <w:color w:val="000000" w:themeColor="text1"/>
        </w:rPr>
      </w:pPr>
      <w:r w:rsidRPr="2C09B7EE" w:rsidR="51DE2269">
        <w:rPr>
          <w:rFonts w:ascii="Calibri" w:hAnsi="Calibri" w:cs="Calibri" w:asciiTheme="majorAscii" w:hAnsiTheme="majorAscii" w:cstheme="majorAscii"/>
          <w:color w:val="000000" w:themeColor="text1" w:themeTint="FF" w:themeShade="FF"/>
        </w:rPr>
        <w:t xml:space="preserve">a. </w:t>
      </w:r>
      <w:r w:rsidRPr="2C09B7EE" w:rsidR="00C9252F">
        <w:rPr>
          <w:rFonts w:ascii="Calibri" w:hAnsi="Calibri" w:cs="Calibri" w:asciiTheme="majorAscii" w:hAnsiTheme="majorAscii" w:cstheme="majorAscii"/>
          <w:color w:val="000000" w:themeColor="text1" w:themeTint="FF" w:themeShade="FF"/>
        </w:rPr>
        <w:t>I</w:t>
      </w:r>
      <w:r w:rsidRPr="2C09B7EE" w:rsidR="51DE2269">
        <w:rPr>
          <w:rFonts w:ascii="Calibri" w:hAnsi="Calibri" w:cs="Calibri" w:asciiTheme="majorAscii" w:hAnsiTheme="majorAscii" w:cstheme="majorAscii"/>
          <w:color w:val="000000" w:themeColor="text1" w:themeTint="FF" w:themeShade="FF"/>
        </w:rPr>
        <w:t>ndividual patient</w:t>
      </w:r>
    </w:p>
    <w:p w:rsidR="00C70C05" w:rsidP="2C09B7EE" w:rsidRDefault="51DE2269" w14:paraId="79442355" w14:textId="4849B072">
      <w:pPr>
        <w:spacing w:line="276" w:lineRule="auto"/>
        <w:ind w:left="357"/>
        <w:contextualSpacing w:val="1"/>
        <w:rPr>
          <w:rFonts w:ascii="Calibri" w:hAnsi="Calibri" w:cs="Calibri" w:asciiTheme="majorAscii" w:hAnsiTheme="majorAscii" w:cstheme="majorAscii"/>
          <w:color w:val="000000" w:themeColor="text1"/>
        </w:rPr>
      </w:pPr>
      <w:r w:rsidRPr="2C09B7EE" w:rsidR="51DE2269">
        <w:rPr>
          <w:rFonts w:ascii="Calibri" w:hAnsi="Calibri" w:cs="Calibri" w:asciiTheme="majorAscii" w:hAnsiTheme="majorAscii" w:cstheme="majorAscii"/>
          <w:color w:val="000000" w:themeColor="text1" w:themeTint="FF" w:themeShade="FF"/>
        </w:rPr>
        <w:t xml:space="preserve">*b. </w:t>
      </w:r>
      <w:r w:rsidRPr="2C09B7EE" w:rsidR="00C9252F">
        <w:rPr>
          <w:rFonts w:ascii="Calibri" w:hAnsi="Calibri" w:cs="Calibri" w:asciiTheme="majorAscii" w:hAnsiTheme="majorAscii" w:cstheme="majorAscii"/>
          <w:color w:val="000000" w:themeColor="text1" w:themeTint="FF" w:themeShade="FF"/>
        </w:rPr>
        <w:t>D</w:t>
      </w:r>
      <w:r w:rsidRPr="2C09B7EE" w:rsidR="51DE2269">
        <w:rPr>
          <w:rFonts w:ascii="Calibri" w:hAnsi="Calibri" w:cs="Calibri" w:asciiTheme="majorAscii" w:hAnsiTheme="majorAscii" w:cstheme="majorAscii"/>
          <w:color w:val="000000" w:themeColor="text1" w:themeTint="FF" w:themeShade="FF"/>
        </w:rPr>
        <w:t>rug's half-life</w:t>
      </w:r>
    </w:p>
    <w:p w:rsidR="00C70C05" w:rsidP="2C09B7EE" w:rsidRDefault="51DE2269" w14:paraId="3F8A8BC2" w14:textId="0319D6F1">
      <w:pPr>
        <w:spacing w:line="276" w:lineRule="auto"/>
        <w:ind w:left="357"/>
        <w:contextualSpacing w:val="1"/>
        <w:rPr>
          <w:rFonts w:ascii="Calibri" w:hAnsi="Calibri" w:cs="Calibri" w:asciiTheme="majorAscii" w:hAnsiTheme="majorAscii" w:cstheme="majorAscii"/>
          <w:color w:val="000000" w:themeColor="text1"/>
        </w:rPr>
      </w:pPr>
      <w:r w:rsidRPr="2C09B7EE" w:rsidR="51DE2269">
        <w:rPr>
          <w:rFonts w:ascii="Calibri" w:hAnsi="Calibri" w:cs="Calibri" w:asciiTheme="majorAscii" w:hAnsiTheme="majorAscii" w:cstheme="majorAscii"/>
          <w:color w:val="000000" w:themeColor="text1" w:themeTint="FF" w:themeShade="FF"/>
        </w:rPr>
        <w:t xml:space="preserve">c. </w:t>
      </w:r>
      <w:r w:rsidRPr="2C09B7EE" w:rsidR="00C9252F">
        <w:rPr>
          <w:rFonts w:ascii="Calibri" w:hAnsi="Calibri" w:cs="Calibri" w:asciiTheme="majorAscii" w:hAnsiTheme="majorAscii" w:cstheme="majorAscii"/>
          <w:color w:val="000000" w:themeColor="text1" w:themeTint="FF" w:themeShade="FF"/>
        </w:rPr>
        <w:t>S</w:t>
      </w:r>
      <w:r w:rsidRPr="2C09B7EE" w:rsidR="51DE2269">
        <w:rPr>
          <w:rFonts w:ascii="Calibri" w:hAnsi="Calibri" w:cs="Calibri" w:asciiTheme="majorAscii" w:hAnsiTheme="majorAscii" w:cstheme="majorAscii"/>
          <w:color w:val="000000" w:themeColor="text1" w:themeTint="FF" w:themeShade="FF"/>
        </w:rPr>
        <w:t>everity of the injury</w:t>
      </w:r>
    </w:p>
    <w:p w:rsidR="00C70C05" w:rsidP="2C09B7EE" w:rsidRDefault="51DE2269" w14:paraId="0ABB9058" w14:textId="50654778">
      <w:pPr>
        <w:spacing w:line="276" w:lineRule="auto"/>
        <w:ind w:left="357"/>
        <w:contextualSpacing w:val="1"/>
        <w:rPr>
          <w:rFonts w:ascii="Calibri" w:hAnsi="Calibri" w:cs="Calibri" w:asciiTheme="majorAscii" w:hAnsiTheme="majorAscii" w:cstheme="majorAscii"/>
          <w:color w:val="000000" w:themeColor="text1"/>
        </w:rPr>
      </w:pPr>
      <w:r w:rsidRPr="2C09B7EE" w:rsidR="51DE2269">
        <w:rPr>
          <w:rFonts w:ascii="Calibri" w:hAnsi="Calibri" w:cs="Calibri" w:asciiTheme="majorAscii" w:hAnsiTheme="majorAscii" w:cstheme="majorAscii"/>
          <w:color w:val="000000" w:themeColor="text1" w:themeTint="FF" w:themeShade="FF"/>
        </w:rPr>
        <w:t xml:space="preserve">d. </w:t>
      </w:r>
      <w:r w:rsidRPr="2C09B7EE" w:rsidR="00C9252F">
        <w:rPr>
          <w:rFonts w:ascii="Calibri" w:hAnsi="Calibri" w:cs="Calibri" w:asciiTheme="majorAscii" w:hAnsiTheme="majorAscii" w:cstheme="majorAscii"/>
          <w:color w:val="000000" w:themeColor="text1" w:themeTint="FF" w:themeShade="FF"/>
        </w:rPr>
        <w:t>S</w:t>
      </w:r>
      <w:r w:rsidRPr="2C09B7EE" w:rsidR="51DE2269">
        <w:rPr>
          <w:rFonts w:ascii="Calibri" w:hAnsi="Calibri" w:cs="Calibri" w:asciiTheme="majorAscii" w:hAnsiTheme="majorAscii" w:cstheme="majorAscii"/>
          <w:color w:val="000000" w:themeColor="text1" w:themeTint="FF" w:themeShade="FF"/>
        </w:rPr>
        <w:t>trength of the drug</w:t>
      </w:r>
    </w:p>
    <w:p w:rsidR="000B0992" w:rsidP="000B0992" w:rsidRDefault="000B0992" w14:paraId="6BBB70C5" w14:textId="77777777">
      <w:pPr>
        <w:spacing w:line="276" w:lineRule="auto"/>
        <w:contextualSpacing/>
        <w:rPr>
          <w:rFonts w:asciiTheme="majorHAnsi" w:hAnsiTheme="majorHAnsi" w:cstheme="majorHAnsi"/>
          <w:color w:val="000000" w:themeColor="text1"/>
        </w:rPr>
      </w:pPr>
    </w:p>
    <w:p w:rsidRPr="00846FDA" w:rsidR="005D2C1B" w:rsidP="000B0992" w:rsidRDefault="0B625D33" w14:paraId="3AB0CC6E" w14:textId="4B109001">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68. What condition results from inflammation of the bursa between the acromion and supraspinatus tendon?</w:t>
      </w:r>
    </w:p>
    <w:p w:rsidRPr="00846FDA" w:rsidR="005D2C1B" w:rsidP="2C09B7EE" w:rsidRDefault="00BB375C" w14:paraId="2B9F5B53" w14:textId="6BCE622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77AD11B7">
        <w:rPr>
          <w:rFonts w:ascii="Calibri" w:hAnsi="Calibri" w:eastAsia="MS Mincho" w:cs="Calibri" w:asciiTheme="majorAscii" w:hAnsiTheme="majorAscii" w:cstheme="majorAscii"/>
          <w:sz w:val="22"/>
          <w:szCs w:val="22"/>
        </w:rPr>
        <w:t>. Rotator cuff tear</w:t>
      </w:r>
    </w:p>
    <w:p w:rsidRPr="00846FDA" w:rsidR="005D2C1B" w:rsidP="2C09B7EE" w:rsidRDefault="00020CCE" w14:paraId="1B7F3DF2" w14:textId="2F50663C">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77AD11B7">
        <w:rPr>
          <w:rFonts w:ascii="Calibri" w:hAnsi="Calibri" w:eastAsia="MS Mincho" w:cs="Calibri" w:asciiTheme="majorAscii" w:hAnsiTheme="majorAscii" w:cstheme="majorAscii"/>
          <w:sz w:val="22"/>
          <w:szCs w:val="22"/>
        </w:rPr>
        <w:t>. Subacromial bursitis</w:t>
      </w:r>
    </w:p>
    <w:p w:rsidRPr="00846FDA" w:rsidR="005D2C1B" w:rsidP="2C09B7EE" w:rsidRDefault="00BB375C" w14:paraId="7B7828A1" w14:textId="0406A95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77AD11B7">
        <w:rPr>
          <w:rFonts w:ascii="Calibri" w:hAnsi="Calibri" w:eastAsia="MS Mincho" w:cs="Calibri" w:asciiTheme="majorAscii" w:hAnsiTheme="majorAscii" w:cstheme="majorAscii"/>
          <w:sz w:val="22"/>
          <w:szCs w:val="22"/>
        </w:rPr>
        <w:t>. Adhesive capsulitis</w:t>
      </w:r>
    </w:p>
    <w:p w:rsidRPr="00846FDA" w:rsidR="005D2C1B" w:rsidP="2C09B7EE" w:rsidRDefault="00BB375C" w14:paraId="4BBB9FC6" w14:textId="388A72C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77AD11B7">
        <w:rPr>
          <w:rFonts w:ascii="Calibri" w:hAnsi="Calibri" w:eastAsia="MS Mincho" w:cs="Calibri" w:asciiTheme="majorAscii" w:hAnsiTheme="majorAscii" w:cstheme="majorAscii"/>
          <w:sz w:val="22"/>
          <w:szCs w:val="22"/>
        </w:rPr>
        <w:t>. Glenoid labrum tear</w:t>
      </w:r>
    </w:p>
    <w:p w:rsidR="005D2C1B" w:rsidP="2C09B7EE" w:rsidRDefault="00BB375C" w14:paraId="77ED4F5C" w14:textId="33B65C3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77AD11B7">
        <w:rPr>
          <w:rFonts w:ascii="Calibri" w:hAnsi="Calibri" w:eastAsia="MS Mincho" w:cs="Calibri" w:asciiTheme="majorAscii" w:hAnsiTheme="majorAscii" w:cstheme="majorAscii"/>
          <w:sz w:val="22"/>
          <w:szCs w:val="22"/>
        </w:rPr>
        <w:t>. Biceps tendinitis</w:t>
      </w:r>
    </w:p>
    <w:p w:rsidRPr="00846FDA" w:rsidR="005E39F8" w:rsidP="005E39F8" w:rsidRDefault="005E39F8" w14:paraId="04874376" w14:textId="77777777">
      <w:pPr>
        <w:spacing w:line="276" w:lineRule="auto"/>
        <w:contextualSpacing/>
        <w:rPr>
          <w:rFonts w:eastAsia="MS Mincho" w:asciiTheme="majorHAnsi" w:hAnsiTheme="majorHAnsi" w:cstheme="majorHAnsi"/>
          <w:sz w:val="22"/>
          <w:szCs w:val="22"/>
        </w:rPr>
      </w:pPr>
    </w:p>
    <w:p w:rsidRPr="00846FDA" w:rsidR="005D2C1B" w:rsidP="00F826DA" w:rsidRDefault="49FE2989" w14:paraId="3A0B8714" w14:textId="35F6CDF0">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69. Which special test assesses impingement of the shoulder?</w:t>
      </w:r>
    </w:p>
    <w:p w:rsidRPr="00846FDA" w:rsidR="005D2C1B" w:rsidP="2C09B7EE" w:rsidRDefault="00020CCE" w14:paraId="6749E108" w14:textId="59C50039">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Hawkins-Kennedy test</w:t>
      </w:r>
    </w:p>
    <w:p w:rsidRPr="00846FDA" w:rsidR="005D2C1B" w:rsidP="2C09B7EE" w:rsidRDefault="00BB375C" w14:paraId="184AD6C9" w14:textId="0E5CC50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Speed test</w:t>
      </w:r>
    </w:p>
    <w:p w:rsidRPr="00846FDA" w:rsidR="005D2C1B" w:rsidP="2C09B7EE" w:rsidRDefault="00BB375C" w14:paraId="0A1E9F8F" w14:textId="6356CB7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xml:space="preserve">. </w:t>
      </w:r>
      <w:r w:rsidRPr="2C09B7EE" w:rsidR="005D2C1B">
        <w:rPr>
          <w:rFonts w:ascii="Calibri" w:hAnsi="Calibri" w:eastAsia="MS Mincho" w:cs="Calibri" w:asciiTheme="majorAscii" w:hAnsiTheme="majorAscii" w:cstheme="majorAscii"/>
          <w:sz w:val="22"/>
          <w:szCs w:val="22"/>
        </w:rPr>
        <w:t>Yergason</w:t>
      </w:r>
      <w:r w:rsidRPr="2C09B7EE" w:rsidR="005D2C1B">
        <w:rPr>
          <w:rFonts w:ascii="Calibri" w:hAnsi="Calibri" w:eastAsia="MS Mincho" w:cs="Calibri" w:asciiTheme="majorAscii" w:hAnsiTheme="majorAscii" w:cstheme="majorAscii"/>
          <w:sz w:val="22"/>
          <w:szCs w:val="22"/>
        </w:rPr>
        <w:t xml:space="preserve"> test</w:t>
      </w:r>
    </w:p>
    <w:p w:rsidRPr="00846FDA" w:rsidR="005D2C1B" w:rsidP="2C09B7EE" w:rsidRDefault="00BB375C" w14:paraId="53DBEFD0" w14:textId="31A9BDC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Drop-arm test</w:t>
      </w:r>
    </w:p>
    <w:p w:rsidRPr="00846FDA" w:rsidR="005D2C1B" w:rsidP="2C09B7EE" w:rsidRDefault="00BB375C" w14:paraId="378BE79D" w14:textId="42F5F77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Apprehension test</w:t>
      </w:r>
    </w:p>
    <w:p w:rsidRPr="00846FDA" w:rsidR="005D2C1B" w:rsidP="005A176C" w:rsidRDefault="0B625D33" w14:paraId="68A69E90" w14:textId="4C20996B">
      <w:pPr>
        <w:pStyle w:val="Heading2"/>
        <w:spacing w:after="200"/>
      </w:pPr>
      <w:r w:rsidR="00275D43">
        <w:rPr/>
        <w:t>Matching Question</w:t>
      </w:r>
    </w:p>
    <w:p w:rsidR="00C70C05" w:rsidP="2C09B7EE" w:rsidRDefault="00275D43" w14:paraId="50C01EDC" w14:textId="77777777">
      <w:pPr>
        <w:spacing w:after="120"/>
        <w:rPr>
          <w:rFonts w:ascii="Calibri" w:hAnsi="Calibri" w:eastAsia="Aptos" w:cs="Calibri" w:asciiTheme="majorAscii" w:hAnsiTheme="majorAscii" w:cstheme="majorAscii"/>
          <w:b w:val="1"/>
          <w:bCs w:val="1"/>
        </w:rPr>
      </w:pPr>
      <w:r w:rsidRPr="2C09B7EE" w:rsidR="00275D43">
        <w:rPr>
          <w:rFonts w:ascii="Calibri" w:hAnsi="Calibri" w:eastAsia="MS Mincho" w:cs="Calibri" w:asciiTheme="majorAscii" w:hAnsiTheme="majorAscii" w:cstheme="majorAscii"/>
          <w:b w:val="1"/>
          <w:bCs w:val="1"/>
          <w:sz w:val="22"/>
          <w:szCs w:val="22"/>
        </w:rPr>
        <w:t xml:space="preserve">70. </w:t>
      </w:r>
      <w:r w:rsidRPr="2C09B7EE" w:rsidR="48F4A403">
        <w:rPr>
          <w:rFonts w:ascii="Calibri" w:hAnsi="Calibri" w:eastAsia="Aptos" w:cs="Calibri" w:asciiTheme="majorAscii" w:hAnsiTheme="majorAscii" w:cstheme="majorAscii"/>
          <w:b w:val="1"/>
          <w:bCs w:val="1"/>
        </w:rPr>
        <w:t>Match the suture technique to its application.</w:t>
      </w:r>
    </w:p>
    <w:p w:rsidRPr="00846FDA" w:rsidR="005D2C1B" w:rsidP="2C09B7EE" w:rsidRDefault="48F4A403" w14:paraId="3AC17821" w14:textId="0ADE75CC">
      <w:pPr>
        <w:spacing/>
        <w:ind w:left="357"/>
        <w:contextualSpacing w:val="1"/>
        <w:rPr>
          <w:rFonts w:ascii="Calibri" w:hAnsi="Calibri" w:eastAsia="Aptos" w:cs="Calibri" w:asciiTheme="majorAscii" w:hAnsiTheme="majorAscii" w:cstheme="majorAscii"/>
          <w:rPrChange w:author="" w16du:dateUtc="2026-05-22T10:43:00Z" w:id="1686562964">
            <w:rPr>
              <w:rFonts w:ascii="Aptos" w:hAnsi="Aptos" w:eastAsia="Aptos" w:cs="Aptos"/>
              <w:lang w:val="en"/>
            </w:rPr>
          </w:rPrChange>
        </w:rPr>
      </w:pPr>
      <w:r w:rsidRPr="2C09B7EE" w:rsidR="48F4A403">
        <w:rPr>
          <w:rFonts w:ascii="Calibri" w:hAnsi="Calibri" w:eastAsia="Aptos" w:cs="Calibri" w:asciiTheme="majorAscii" w:hAnsiTheme="majorAscii" w:cstheme="majorAscii"/>
        </w:rPr>
        <w:t xml:space="preserve">a. </w:t>
      </w:r>
      <w:r w:rsidRPr="2C09B7EE" w:rsidR="00C9252F">
        <w:rPr>
          <w:rFonts w:ascii="Calibri" w:hAnsi="Calibri" w:eastAsia="Aptos" w:cs="Calibri" w:asciiTheme="majorAscii" w:hAnsiTheme="majorAscii" w:cstheme="majorAscii"/>
        </w:rPr>
        <w:t>S</w:t>
      </w:r>
      <w:r w:rsidRPr="2C09B7EE" w:rsidR="48F4A403">
        <w:rPr>
          <w:rFonts w:ascii="Calibri" w:hAnsi="Calibri" w:eastAsia="Aptos" w:cs="Calibri" w:asciiTheme="majorAscii" w:hAnsiTheme="majorAscii" w:cstheme="majorAscii"/>
        </w:rPr>
        <w:t xml:space="preserve">imple interrupted = </w:t>
      </w:r>
      <w:r w:rsidRPr="2C09B7EE" w:rsidR="00275D43">
        <w:rPr>
          <w:rFonts w:ascii="Calibri" w:hAnsi="Calibri" w:eastAsia="Aptos" w:cs="Calibri" w:asciiTheme="majorAscii" w:hAnsiTheme="majorAscii" w:cstheme="majorAscii"/>
        </w:rPr>
        <w:t>Q</w:t>
      </w:r>
      <w:r w:rsidRPr="2C09B7EE" w:rsidR="48F4A403">
        <w:rPr>
          <w:rFonts w:ascii="Calibri" w:hAnsi="Calibri" w:eastAsia="Aptos" w:cs="Calibri" w:asciiTheme="majorAscii" w:hAnsiTheme="majorAscii" w:cstheme="majorAscii"/>
        </w:rPr>
        <w:t xml:space="preserve">uick and easy single stitches, used for uncomplicated laceration and wound closure, </w:t>
      </w:r>
      <w:r w:rsidRPr="2C09B7EE" w:rsidR="00A1290F">
        <w:rPr>
          <w:rFonts w:ascii="Calibri" w:hAnsi="Calibri" w:eastAsia="Aptos" w:cs="Calibri" w:asciiTheme="majorAscii" w:hAnsiTheme="majorAscii" w:cstheme="majorAscii"/>
        </w:rPr>
        <w:t xml:space="preserve">with a </w:t>
      </w:r>
      <w:r w:rsidRPr="2C09B7EE" w:rsidR="48F4A403">
        <w:rPr>
          <w:rFonts w:ascii="Calibri" w:hAnsi="Calibri" w:eastAsia="Aptos" w:cs="Calibri" w:asciiTheme="majorAscii" w:hAnsiTheme="majorAscii" w:cstheme="majorAscii"/>
        </w:rPr>
        <w:t>poor cosmetic outcome</w:t>
      </w:r>
    </w:p>
    <w:p w:rsidR="00C70C05" w:rsidP="2C09B7EE" w:rsidRDefault="48F4A403" w14:paraId="2BD5F712" w14:textId="59A595A0">
      <w:pPr>
        <w:spacing/>
        <w:ind w:left="357"/>
        <w:contextualSpacing w:val="1"/>
        <w:rPr>
          <w:rFonts w:ascii="Calibri" w:hAnsi="Calibri" w:eastAsia="Aptos" w:cs="Calibri" w:asciiTheme="majorAscii" w:hAnsiTheme="majorAscii" w:cstheme="majorAscii"/>
        </w:rPr>
      </w:pPr>
      <w:r w:rsidRPr="2C09B7EE" w:rsidR="48F4A403">
        <w:rPr>
          <w:rFonts w:ascii="Calibri" w:hAnsi="Calibri" w:eastAsia="Aptos" w:cs="Calibri" w:asciiTheme="majorAscii" w:hAnsiTheme="majorAscii" w:cstheme="majorAscii"/>
        </w:rPr>
        <w:t xml:space="preserve">b. </w:t>
      </w:r>
      <w:r w:rsidRPr="2C09B7EE" w:rsidR="00C9252F">
        <w:rPr>
          <w:rFonts w:ascii="Calibri" w:hAnsi="Calibri" w:eastAsia="Aptos" w:cs="Calibri" w:asciiTheme="majorAscii" w:hAnsiTheme="majorAscii" w:cstheme="majorAscii"/>
        </w:rPr>
        <w:t>C</w:t>
      </w:r>
      <w:r w:rsidRPr="2C09B7EE" w:rsidR="48F4A403">
        <w:rPr>
          <w:rFonts w:ascii="Calibri" w:hAnsi="Calibri" w:eastAsia="Aptos" w:cs="Calibri" w:asciiTheme="majorAscii" w:hAnsiTheme="majorAscii" w:cstheme="majorAscii"/>
        </w:rPr>
        <w:t xml:space="preserve">ontinuous = </w:t>
      </w:r>
      <w:r w:rsidRPr="2C09B7EE" w:rsidR="00275D43">
        <w:rPr>
          <w:rFonts w:ascii="Calibri" w:hAnsi="Calibri" w:eastAsia="Aptos" w:cs="Calibri" w:asciiTheme="majorAscii" w:hAnsiTheme="majorAscii" w:cstheme="majorAscii"/>
        </w:rPr>
        <w:t>G</w:t>
      </w:r>
      <w:r w:rsidRPr="2C09B7EE" w:rsidR="48F4A403">
        <w:rPr>
          <w:rFonts w:ascii="Calibri" w:hAnsi="Calibri" w:eastAsia="Aptos" w:cs="Calibri" w:asciiTheme="majorAscii" w:hAnsiTheme="majorAscii" w:cstheme="majorAscii"/>
        </w:rPr>
        <w:t>ood for hemostasis, running suture</w:t>
      </w:r>
    </w:p>
    <w:p w:rsidRPr="00846FDA" w:rsidR="005D2C1B" w:rsidP="2C09B7EE" w:rsidRDefault="48F4A403" w14:paraId="3AC6799A" w14:textId="4A4D2328">
      <w:pPr>
        <w:spacing/>
        <w:ind w:left="357"/>
        <w:contextualSpacing w:val="1"/>
        <w:rPr>
          <w:rFonts w:ascii="Calibri" w:hAnsi="Calibri" w:eastAsia="Aptos" w:cs="Calibri" w:asciiTheme="majorAscii" w:hAnsiTheme="majorAscii" w:cstheme="majorAscii"/>
          <w:rPrChange w:author="" w16du:dateUtc="2026-05-22T10:43:00Z" w:id="1310568968">
            <w:rPr>
              <w:rFonts w:ascii="Aptos" w:hAnsi="Aptos" w:eastAsia="Aptos" w:cs="Aptos"/>
              <w:lang w:val="en"/>
            </w:rPr>
          </w:rPrChange>
        </w:rPr>
      </w:pPr>
      <w:r w:rsidRPr="2C09B7EE" w:rsidR="48F4A403">
        <w:rPr>
          <w:rFonts w:ascii="Calibri" w:hAnsi="Calibri" w:eastAsia="Aptos" w:cs="Calibri" w:asciiTheme="majorAscii" w:hAnsiTheme="majorAscii" w:cstheme="majorAscii"/>
        </w:rPr>
        <w:t xml:space="preserve">c. </w:t>
      </w:r>
      <w:r w:rsidRPr="2C09B7EE" w:rsidR="00C9252F">
        <w:rPr>
          <w:rFonts w:ascii="Calibri" w:hAnsi="Calibri" w:eastAsia="Aptos" w:cs="Calibri" w:asciiTheme="majorAscii" w:hAnsiTheme="majorAscii" w:cstheme="majorAscii"/>
        </w:rPr>
        <w:t>V</w:t>
      </w:r>
      <w:r w:rsidRPr="2C09B7EE" w:rsidR="48F4A403">
        <w:rPr>
          <w:rFonts w:ascii="Calibri" w:hAnsi="Calibri" w:eastAsia="Aptos" w:cs="Calibri" w:asciiTheme="majorAscii" w:hAnsiTheme="majorAscii" w:cstheme="majorAscii"/>
        </w:rPr>
        <w:t xml:space="preserve">ertical mattress = </w:t>
      </w:r>
      <w:r w:rsidRPr="2C09B7EE" w:rsidR="00275D43">
        <w:rPr>
          <w:rFonts w:ascii="Calibri" w:hAnsi="Calibri" w:eastAsia="Aptos" w:cs="Calibri" w:asciiTheme="majorAscii" w:hAnsiTheme="majorAscii" w:cstheme="majorAscii"/>
        </w:rPr>
        <w:t>A</w:t>
      </w:r>
      <w:r w:rsidRPr="2C09B7EE" w:rsidR="48F4A403">
        <w:rPr>
          <w:rFonts w:ascii="Calibri" w:hAnsi="Calibri" w:eastAsia="Aptos" w:cs="Calibri" w:asciiTheme="majorAscii" w:hAnsiTheme="majorAscii" w:cstheme="majorAscii"/>
        </w:rPr>
        <w:t xml:space="preserve"> two-step stitch, increased crosshatching, poor cosmoses, better eversion with precise approximation of skin edges</w:t>
      </w:r>
    </w:p>
    <w:p w:rsidR="00C70C05" w:rsidP="2C09B7EE" w:rsidRDefault="48F4A403" w14:paraId="355B3348" w14:textId="45086743">
      <w:pPr>
        <w:spacing/>
        <w:ind w:left="357"/>
        <w:contextualSpacing w:val="1"/>
        <w:rPr>
          <w:rFonts w:ascii="Calibri" w:hAnsi="Calibri" w:eastAsia="Aptos" w:cs="Calibri" w:asciiTheme="majorAscii" w:hAnsiTheme="majorAscii" w:cstheme="majorAscii"/>
        </w:rPr>
      </w:pPr>
      <w:r w:rsidRPr="2C09B7EE" w:rsidR="48F4A403">
        <w:rPr>
          <w:rFonts w:ascii="Calibri" w:hAnsi="Calibri" w:eastAsia="Aptos" w:cs="Calibri" w:asciiTheme="majorAscii" w:hAnsiTheme="majorAscii" w:cstheme="majorAscii"/>
        </w:rPr>
        <w:t xml:space="preserve">d. </w:t>
      </w:r>
      <w:r w:rsidRPr="2C09B7EE" w:rsidR="00C9252F">
        <w:rPr>
          <w:rFonts w:ascii="Calibri" w:hAnsi="Calibri" w:eastAsia="Aptos" w:cs="Calibri" w:asciiTheme="majorAscii" w:hAnsiTheme="majorAscii" w:cstheme="majorAscii"/>
        </w:rPr>
        <w:t>H</w:t>
      </w:r>
      <w:r w:rsidRPr="2C09B7EE" w:rsidR="48F4A403">
        <w:rPr>
          <w:rFonts w:ascii="Calibri" w:hAnsi="Calibri" w:eastAsia="Aptos" w:cs="Calibri" w:asciiTheme="majorAscii" w:hAnsiTheme="majorAscii" w:cstheme="majorAscii"/>
        </w:rPr>
        <w:t xml:space="preserve">orizontal mattress = </w:t>
      </w:r>
      <w:r w:rsidRPr="2C09B7EE" w:rsidR="00275D43">
        <w:rPr>
          <w:rFonts w:ascii="Calibri" w:hAnsi="Calibri" w:eastAsia="Aptos" w:cs="Calibri" w:asciiTheme="majorAscii" w:hAnsiTheme="majorAscii" w:cstheme="majorAscii"/>
        </w:rPr>
        <w:t>B</w:t>
      </w:r>
      <w:r w:rsidRPr="2C09B7EE" w:rsidR="48F4A403">
        <w:rPr>
          <w:rFonts w:ascii="Calibri" w:hAnsi="Calibri" w:eastAsia="Aptos" w:cs="Calibri" w:asciiTheme="majorAscii" w:hAnsiTheme="majorAscii" w:cstheme="majorAscii"/>
        </w:rPr>
        <w:t>est for thicker tissue, used in callused skin, two-step stitch, increased ischemia if too tight</w:t>
      </w:r>
    </w:p>
    <w:p w:rsidR="00C70C05" w:rsidP="2C09B7EE" w:rsidRDefault="48F4A403" w14:paraId="7919F300" w14:textId="52DD7771">
      <w:pPr>
        <w:spacing/>
        <w:ind w:left="357"/>
        <w:contextualSpacing w:val="1"/>
        <w:rPr>
          <w:rFonts w:ascii="Calibri" w:hAnsi="Calibri" w:eastAsia="Aptos" w:cs="Calibri" w:asciiTheme="majorAscii" w:hAnsiTheme="majorAscii" w:cstheme="majorAscii"/>
        </w:rPr>
      </w:pPr>
      <w:r w:rsidRPr="2C09B7EE" w:rsidR="48F4A403">
        <w:rPr>
          <w:rFonts w:ascii="Calibri" w:hAnsi="Calibri" w:eastAsia="Aptos" w:cs="Calibri" w:asciiTheme="majorAscii" w:hAnsiTheme="majorAscii" w:cstheme="majorAscii"/>
        </w:rPr>
        <w:t xml:space="preserve">e. </w:t>
      </w:r>
      <w:r w:rsidRPr="2C09B7EE" w:rsidR="00C9252F">
        <w:rPr>
          <w:rFonts w:ascii="Calibri" w:hAnsi="Calibri" w:eastAsia="Aptos" w:cs="Calibri" w:asciiTheme="majorAscii" w:hAnsiTheme="majorAscii" w:cstheme="majorAscii"/>
        </w:rPr>
        <w:t>S</w:t>
      </w:r>
      <w:r w:rsidRPr="2C09B7EE" w:rsidR="48F4A403">
        <w:rPr>
          <w:rFonts w:ascii="Calibri" w:hAnsi="Calibri" w:eastAsia="Aptos" w:cs="Calibri" w:asciiTheme="majorAscii" w:hAnsiTheme="majorAscii" w:cstheme="majorAscii"/>
        </w:rPr>
        <w:t xml:space="preserve">ubcuticular = </w:t>
      </w:r>
      <w:r w:rsidRPr="2C09B7EE" w:rsidR="00275D43">
        <w:rPr>
          <w:rFonts w:ascii="Calibri" w:hAnsi="Calibri" w:eastAsia="Aptos" w:cs="Calibri" w:asciiTheme="majorAscii" w:hAnsiTheme="majorAscii" w:cstheme="majorAscii"/>
        </w:rPr>
        <w:t>F</w:t>
      </w:r>
      <w:r w:rsidRPr="2C09B7EE" w:rsidR="48F4A403">
        <w:rPr>
          <w:rFonts w:ascii="Calibri" w:hAnsi="Calibri" w:eastAsia="Aptos" w:cs="Calibri" w:asciiTheme="majorAscii" w:hAnsiTheme="majorAscii" w:cstheme="majorAscii"/>
        </w:rPr>
        <w:t xml:space="preserve">ast and easy, best cosmetic results, good approximation of tissue, running stitch, stitch can remain in for </w:t>
      </w:r>
      <w:r w:rsidRPr="2C09B7EE" w:rsidR="00C9252F">
        <w:rPr>
          <w:rFonts w:ascii="Calibri" w:hAnsi="Calibri" w:eastAsia="Aptos" w:cs="Calibri" w:asciiTheme="majorAscii" w:hAnsiTheme="majorAscii" w:cstheme="majorAscii"/>
        </w:rPr>
        <w:t xml:space="preserve">a </w:t>
      </w:r>
      <w:r w:rsidRPr="2C09B7EE" w:rsidR="48F4A403">
        <w:rPr>
          <w:rFonts w:ascii="Calibri" w:hAnsi="Calibri" w:eastAsia="Aptos" w:cs="Calibri" w:asciiTheme="majorAscii" w:hAnsiTheme="majorAscii" w:cstheme="majorAscii"/>
        </w:rPr>
        <w:t xml:space="preserve">longer </w:t>
      </w:r>
      <w:r w:rsidRPr="2C09B7EE" w:rsidR="48F4A403">
        <w:rPr>
          <w:rFonts w:ascii="Calibri" w:hAnsi="Calibri" w:eastAsia="Aptos" w:cs="Calibri" w:asciiTheme="majorAscii" w:hAnsiTheme="majorAscii" w:cstheme="majorAscii"/>
        </w:rPr>
        <w:t>period of time</w:t>
      </w:r>
    </w:p>
    <w:p w:rsidRPr="00846FDA" w:rsidR="005D2C1B" w:rsidP="005A176C" w:rsidRDefault="00275D43" w14:paraId="0AAB4ED1" w14:textId="78AB6F4C">
      <w:pPr>
        <w:pStyle w:val="Heading2"/>
        <w:spacing w:after="200"/>
        <w:rPr>
          <w:rPrChange w:author="" w16du:dateUtc="2026-05-22T10:43:00Z" w:id="1469328670">
            <w:rPr>
              <w:rFonts w:ascii="Aptos" w:hAnsi="Aptos" w:eastAsia="Aptos" w:cs="Aptos"/>
              <w:lang w:val="en"/>
            </w:rPr>
          </w:rPrChange>
        </w:rPr>
      </w:pPr>
      <w:r w:rsidR="00275D43">
        <w:rPr/>
        <w:t>Multiple Choice Question</w:t>
      </w:r>
    </w:p>
    <w:p w:rsidRPr="00846FDA" w:rsidR="005D2C1B" w:rsidP="00F826DA" w:rsidRDefault="77AD11B7" w14:paraId="5B1DFA37" w14:textId="7E872E47">
      <w:pPr>
        <w:spacing w:after="120" w:line="276" w:lineRule="auto"/>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71. What condition occurs when the patella tracks abnormally within the femoral groove?</w:t>
      </w:r>
    </w:p>
    <w:p w:rsidRPr="00846FDA" w:rsidR="005D2C1B" w:rsidP="2C09B7EE" w:rsidRDefault="00275D43" w14:paraId="2814EC25" w14:textId="081143AD">
      <w:pPr>
        <w:spacing w:line="276" w:lineRule="auto"/>
        <w:ind w:left="357"/>
        <w:contextualSpacing w:val="1"/>
        <w:rPr>
          <w:rFonts w:ascii="Calibri" w:hAnsi="Calibri" w:eastAsia="MS Mincho" w:cs="Calibri" w:asciiTheme="majorAscii" w:hAnsiTheme="majorAscii" w:cstheme="majorAscii"/>
          <w:sz w:val="22"/>
          <w:szCs w:val="22"/>
        </w:rPr>
      </w:pPr>
      <w:r w:rsidRPr="2C09B7EE" w:rsidR="00275D43">
        <w:rPr>
          <w:rFonts w:ascii="Calibri" w:hAnsi="Calibri" w:eastAsia="MS Mincho" w:cs="Calibri" w:asciiTheme="majorAscii" w:hAnsiTheme="majorAscii" w:cstheme="majorAscii"/>
          <w:sz w:val="22"/>
          <w:szCs w:val="22"/>
        </w:rPr>
        <w:t>A</w:t>
      </w:r>
      <w:r w:rsidRPr="2C09B7EE" w:rsidR="77AD11B7">
        <w:rPr>
          <w:rFonts w:ascii="Calibri" w:hAnsi="Calibri" w:eastAsia="MS Mincho" w:cs="Calibri" w:asciiTheme="majorAscii" w:hAnsiTheme="majorAscii" w:cstheme="majorAscii"/>
          <w:sz w:val="22"/>
          <w:szCs w:val="22"/>
        </w:rPr>
        <w:t>. Patellar tendinitis</w:t>
      </w:r>
    </w:p>
    <w:p w:rsidRPr="00846FDA" w:rsidR="005D2C1B" w:rsidP="2C09B7EE" w:rsidRDefault="00020CCE" w14:paraId="45B40AF4" w14:textId="2970F1FB">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77AD11B7">
        <w:rPr>
          <w:rFonts w:ascii="Calibri" w:hAnsi="Calibri" w:eastAsia="MS Mincho" w:cs="Calibri" w:asciiTheme="majorAscii" w:hAnsiTheme="majorAscii" w:cstheme="majorAscii"/>
          <w:sz w:val="22"/>
          <w:szCs w:val="22"/>
        </w:rPr>
        <w:t>. Patellar subluxation</w:t>
      </w:r>
    </w:p>
    <w:p w:rsidRPr="00846FDA" w:rsidR="005D2C1B" w:rsidP="2C09B7EE" w:rsidRDefault="00BB375C" w14:paraId="2714FF5E" w14:textId="536E672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77AD11B7">
        <w:rPr>
          <w:rFonts w:ascii="Calibri" w:hAnsi="Calibri" w:eastAsia="MS Mincho" w:cs="Calibri" w:asciiTheme="majorAscii" w:hAnsiTheme="majorAscii" w:cstheme="majorAscii"/>
          <w:sz w:val="22"/>
          <w:szCs w:val="22"/>
        </w:rPr>
        <w:t>. Chondromalacia patella</w:t>
      </w:r>
    </w:p>
    <w:p w:rsidRPr="00846FDA" w:rsidR="005D2C1B" w:rsidP="2C09B7EE" w:rsidRDefault="00BB375C" w14:paraId="6B9592FC" w14:textId="0A1F645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77AD11B7">
        <w:rPr>
          <w:rFonts w:ascii="Calibri" w:hAnsi="Calibri" w:eastAsia="MS Mincho" w:cs="Calibri" w:asciiTheme="majorAscii" w:hAnsiTheme="majorAscii" w:cstheme="majorAscii"/>
          <w:sz w:val="22"/>
          <w:szCs w:val="22"/>
        </w:rPr>
        <w:t>. Osgood-Schlatter disease</w:t>
      </w:r>
    </w:p>
    <w:p w:rsidR="005D2C1B" w:rsidP="2C09B7EE" w:rsidRDefault="00BB375C" w14:paraId="6434C595" w14:textId="23EA48C4">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77AD11B7">
        <w:rPr>
          <w:rFonts w:ascii="Calibri" w:hAnsi="Calibri" w:eastAsia="MS Mincho" w:cs="Calibri" w:asciiTheme="majorAscii" w:hAnsiTheme="majorAscii" w:cstheme="majorAscii"/>
          <w:sz w:val="22"/>
          <w:szCs w:val="22"/>
        </w:rPr>
        <w:t>. Patellar fracture</w:t>
      </w:r>
    </w:p>
    <w:p w:rsidRPr="00846FDA" w:rsidR="008D5880" w:rsidP="008D5880" w:rsidRDefault="008D5880" w14:paraId="0FAD813C" w14:textId="77777777">
      <w:pPr>
        <w:spacing w:line="276" w:lineRule="auto"/>
        <w:contextualSpacing/>
        <w:rPr>
          <w:rFonts w:eastAsia="MS Mincho" w:asciiTheme="majorHAnsi" w:hAnsiTheme="majorHAnsi" w:cstheme="majorHAnsi"/>
          <w:sz w:val="22"/>
          <w:szCs w:val="22"/>
        </w:rPr>
      </w:pPr>
    </w:p>
    <w:p w:rsidRPr="00846FDA" w:rsidR="335F6E55" w:rsidP="2C09B7EE" w:rsidRDefault="1B738821" w14:paraId="3502FAA4" w14:textId="7FC353B3">
      <w:pPr>
        <w:spacing w:after="200" w:line="276" w:lineRule="auto"/>
        <w:rPr>
          <w:rFonts w:ascii="Calibri" w:hAnsi="Calibri" w:eastAsia="Aptos" w:cs="Calibri" w:asciiTheme="majorAscii" w:hAnsiTheme="majorAscii" w:cstheme="majorAscii"/>
          <w:b w:val="1"/>
          <w:bCs w:val="1"/>
          <w:rPrChange w:author="" w16du:dateUtc="2026-05-22T10:43:00Z" w:id="1061185851">
            <w:rPr>
              <w:rFonts w:ascii="Aptos" w:hAnsi="Aptos" w:eastAsia="Aptos" w:cs="Aptos"/>
            </w:rPr>
          </w:rPrChange>
        </w:rPr>
      </w:pPr>
      <w:r w:rsidRPr="2C09B7EE" w:rsidR="0B625D33">
        <w:rPr>
          <w:rFonts w:ascii="Calibri" w:hAnsi="Calibri" w:eastAsia="MS Mincho" w:cs="Calibri" w:asciiTheme="majorAscii" w:hAnsiTheme="majorAscii" w:cstheme="majorAscii"/>
          <w:b w:val="1"/>
          <w:bCs w:val="1"/>
          <w:sz w:val="22"/>
          <w:szCs w:val="22"/>
        </w:rPr>
        <w:t xml:space="preserve">72. </w:t>
      </w:r>
      <w:r w:rsidRPr="2C09B7EE" w:rsidR="1B738821">
        <w:rPr>
          <w:rFonts w:ascii="Calibri" w:hAnsi="Calibri" w:eastAsia="Aptos" w:cs="Calibri" w:asciiTheme="majorAscii" w:hAnsiTheme="majorAscii" w:cstheme="majorAscii"/>
          <w:b w:val="1"/>
          <w:bCs w:val="1"/>
        </w:rPr>
        <w:t xml:space="preserve">An athlete continues to complain </w:t>
      </w:r>
      <w:r w:rsidRPr="2C09B7EE" w:rsidR="1B738821">
        <w:rPr>
          <w:rFonts w:ascii="Calibri" w:hAnsi="Calibri" w:eastAsia="Aptos" w:cs="Calibri" w:asciiTheme="majorAscii" w:hAnsiTheme="majorAscii" w:cstheme="majorAscii"/>
          <w:b w:val="1"/>
          <w:bCs w:val="1"/>
        </w:rPr>
        <w:t>of</w:t>
      </w:r>
      <w:r w:rsidRPr="2C09B7EE" w:rsidR="1B738821">
        <w:rPr>
          <w:rFonts w:ascii="Calibri" w:hAnsi="Calibri" w:eastAsia="Aptos" w:cs="Calibri" w:asciiTheme="majorAscii" w:hAnsiTheme="majorAscii" w:cstheme="majorAscii"/>
          <w:b w:val="1"/>
          <w:bCs w:val="1"/>
        </w:rPr>
        <w:t xml:space="preserve"> heartburn during practice in the afternoon. What is the best advice you can </w:t>
      </w:r>
      <w:r w:rsidRPr="2C09B7EE" w:rsidR="1B738821">
        <w:rPr>
          <w:rFonts w:ascii="Calibri" w:hAnsi="Calibri" w:eastAsia="Aptos" w:cs="Calibri" w:asciiTheme="majorAscii" w:hAnsiTheme="majorAscii" w:cstheme="majorAscii"/>
          <w:b w:val="1"/>
          <w:bCs w:val="1"/>
        </w:rPr>
        <w:t>give them</w:t>
      </w:r>
      <w:r w:rsidRPr="2C09B7EE" w:rsidR="1B738821">
        <w:rPr>
          <w:rFonts w:ascii="Calibri" w:hAnsi="Calibri" w:eastAsia="Aptos" w:cs="Calibri" w:asciiTheme="majorAscii" w:hAnsiTheme="majorAscii" w:cstheme="majorAscii"/>
          <w:b w:val="1"/>
          <w:bCs w:val="1"/>
        </w:rPr>
        <w:t xml:space="preserve"> for treatment </w:t>
      </w:r>
      <w:r w:rsidRPr="2C09B7EE" w:rsidR="00A1290F">
        <w:rPr>
          <w:rFonts w:ascii="Calibri" w:hAnsi="Calibri" w:eastAsia="Aptos" w:cs="Calibri" w:asciiTheme="majorAscii" w:hAnsiTheme="majorAscii" w:cstheme="majorAscii"/>
          <w:b w:val="1"/>
          <w:bCs w:val="1"/>
        </w:rPr>
        <w:t>before</w:t>
      </w:r>
      <w:r w:rsidRPr="2C09B7EE" w:rsidR="1B738821">
        <w:rPr>
          <w:rFonts w:ascii="Calibri" w:hAnsi="Calibri" w:eastAsia="Aptos" w:cs="Calibri" w:asciiTheme="majorAscii" w:hAnsiTheme="majorAscii" w:cstheme="majorAscii"/>
          <w:b w:val="1"/>
          <w:bCs w:val="1"/>
        </w:rPr>
        <w:t xml:space="preserve"> practice?</w:t>
      </w:r>
    </w:p>
    <w:p w:rsidRPr="00846FDA" w:rsidR="335F6E55" w:rsidP="2C09B7EE" w:rsidRDefault="1B738821" w14:paraId="7F112ACA" w14:textId="722B055D">
      <w:pPr>
        <w:spacing w:line="276" w:lineRule="auto"/>
        <w:ind w:left="357"/>
        <w:contextualSpacing w:val="1"/>
        <w:rPr>
          <w:rFonts w:ascii="Calibri" w:hAnsi="Calibri" w:eastAsia="Aptos" w:cs="Calibri" w:asciiTheme="majorAscii" w:hAnsiTheme="majorAscii" w:cstheme="majorAscii"/>
        </w:rPr>
      </w:pPr>
      <w:r w:rsidRPr="2C09B7EE" w:rsidR="1B738821">
        <w:rPr>
          <w:rFonts w:ascii="Calibri" w:hAnsi="Calibri" w:eastAsia="Aptos" w:cs="Calibri" w:asciiTheme="majorAscii" w:hAnsiTheme="majorAscii" w:cstheme="majorAscii"/>
        </w:rPr>
        <w:t xml:space="preserve">a. </w:t>
      </w:r>
      <w:r w:rsidRPr="2C09B7EE" w:rsidR="00C9252F">
        <w:rPr>
          <w:rFonts w:ascii="Calibri" w:hAnsi="Calibri" w:eastAsia="Aptos" w:cs="Calibri" w:asciiTheme="majorAscii" w:hAnsiTheme="majorAscii" w:cstheme="majorAscii"/>
        </w:rPr>
        <w:t>T</w:t>
      </w:r>
      <w:r w:rsidRPr="2C09B7EE" w:rsidR="1B738821">
        <w:rPr>
          <w:rFonts w:ascii="Calibri" w:hAnsi="Calibri" w:eastAsia="Aptos" w:cs="Calibri" w:asciiTheme="majorAscii" w:hAnsiTheme="majorAscii" w:cstheme="majorAscii"/>
        </w:rPr>
        <w:t>ake two antacids at the start of practice</w:t>
      </w:r>
      <w:r w:rsidRPr="2C09B7EE" w:rsidR="00C9252F">
        <w:rPr>
          <w:rFonts w:ascii="Calibri" w:hAnsi="Calibri" w:eastAsia="Aptos" w:cs="Calibri" w:asciiTheme="majorAscii" w:hAnsiTheme="majorAscii" w:cstheme="majorAscii"/>
        </w:rPr>
        <w:t>.</w:t>
      </w:r>
    </w:p>
    <w:p w:rsidRPr="00846FDA" w:rsidR="335F6E55" w:rsidP="2C09B7EE" w:rsidRDefault="1B738821" w14:paraId="412D6C95" w14:textId="389C0AE7">
      <w:pPr>
        <w:spacing w:line="276" w:lineRule="auto"/>
        <w:ind w:left="357"/>
        <w:contextualSpacing w:val="1"/>
        <w:rPr>
          <w:rFonts w:ascii="Calibri" w:hAnsi="Calibri" w:eastAsia="Aptos" w:cs="Calibri" w:asciiTheme="majorAscii" w:hAnsiTheme="majorAscii" w:cstheme="majorAscii"/>
          <w:rPrChange w:author="" w16du:dateUtc="2026-05-22T10:43:00Z" w:id="1896993082">
            <w:rPr>
              <w:rFonts w:ascii="Aptos" w:hAnsi="Aptos" w:eastAsia="Aptos" w:cs="Aptos"/>
              <w:lang w:val="en"/>
            </w:rPr>
          </w:rPrChange>
        </w:rPr>
      </w:pPr>
      <w:r w:rsidRPr="2C09B7EE" w:rsidR="1B738821">
        <w:rPr>
          <w:rFonts w:ascii="Calibri" w:hAnsi="Calibri" w:eastAsia="Aptos" w:cs="Calibri" w:asciiTheme="majorAscii" w:hAnsiTheme="majorAscii" w:cstheme="majorAscii"/>
        </w:rPr>
        <w:t xml:space="preserve">b. </w:t>
      </w:r>
      <w:r w:rsidRPr="2C09B7EE" w:rsidR="00C9252F">
        <w:rPr>
          <w:rFonts w:ascii="Calibri" w:hAnsi="Calibri" w:eastAsia="Aptos" w:cs="Calibri" w:asciiTheme="majorAscii" w:hAnsiTheme="majorAscii" w:cstheme="majorAscii"/>
        </w:rPr>
        <w:t>D</w:t>
      </w:r>
      <w:r w:rsidRPr="2C09B7EE" w:rsidR="1B738821">
        <w:rPr>
          <w:rFonts w:ascii="Calibri" w:hAnsi="Calibri" w:eastAsia="Aptos" w:cs="Calibri" w:asciiTheme="majorAscii" w:hAnsiTheme="majorAscii" w:cstheme="majorAscii"/>
        </w:rPr>
        <w:t>rink a lot of water 30 min before practice</w:t>
      </w:r>
      <w:r w:rsidRPr="2C09B7EE" w:rsidR="00C9252F">
        <w:rPr>
          <w:rFonts w:ascii="Calibri" w:hAnsi="Calibri" w:eastAsia="Aptos" w:cs="Calibri" w:asciiTheme="majorAscii" w:hAnsiTheme="majorAscii" w:cstheme="majorAscii"/>
        </w:rPr>
        <w:t>.</w:t>
      </w:r>
    </w:p>
    <w:p w:rsidRPr="00846FDA" w:rsidR="335F6E55" w:rsidP="2C09B7EE" w:rsidRDefault="1B738821" w14:paraId="795BFAFF" w14:textId="1D7D9D63">
      <w:pPr>
        <w:spacing w:line="276" w:lineRule="auto"/>
        <w:ind w:left="357"/>
        <w:contextualSpacing w:val="1"/>
        <w:rPr>
          <w:rFonts w:ascii="Calibri" w:hAnsi="Calibri" w:eastAsia="Aptos" w:cs="Calibri" w:asciiTheme="majorAscii" w:hAnsiTheme="majorAscii" w:cstheme="majorAscii"/>
        </w:rPr>
      </w:pPr>
      <w:r w:rsidRPr="2C09B7EE" w:rsidR="1B738821">
        <w:rPr>
          <w:rFonts w:ascii="Calibri" w:hAnsi="Calibri" w:eastAsia="Aptos" w:cs="Calibri" w:asciiTheme="majorAscii" w:hAnsiTheme="majorAscii" w:cstheme="majorAscii"/>
        </w:rPr>
        <w:t xml:space="preserve">*c. </w:t>
      </w:r>
      <w:r w:rsidRPr="2C09B7EE" w:rsidR="00C9252F">
        <w:rPr>
          <w:rFonts w:ascii="Calibri" w:hAnsi="Calibri" w:eastAsia="Aptos" w:cs="Calibri" w:asciiTheme="majorAscii" w:hAnsiTheme="majorAscii" w:cstheme="majorAscii"/>
        </w:rPr>
        <w:t>D</w:t>
      </w:r>
      <w:r w:rsidRPr="2C09B7EE" w:rsidR="1B738821">
        <w:rPr>
          <w:rFonts w:ascii="Calibri" w:hAnsi="Calibri" w:eastAsia="Aptos" w:cs="Calibri" w:asciiTheme="majorAscii" w:hAnsiTheme="majorAscii" w:cstheme="majorAscii"/>
        </w:rPr>
        <w:t xml:space="preserve">o </w:t>
      </w:r>
      <w:r w:rsidRPr="2C09B7EE" w:rsidR="1B738821">
        <w:rPr>
          <w:rFonts w:ascii="Calibri" w:hAnsi="Calibri" w:eastAsia="Aptos" w:cs="Calibri" w:asciiTheme="majorAscii" w:hAnsiTheme="majorAscii" w:cstheme="majorAscii"/>
        </w:rPr>
        <w:t>not eat</w:t>
      </w:r>
      <w:r w:rsidRPr="2C09B7EE" w:rsidR="1B738821">
        <w:rPr>
          <w:rFonts w:ascii="Calibri" w:hAnsi="Calibri" w:eastAsia="Aptos" w:cs="Calibri" w:asciiTheme="majorAscii" w:hAnsiTheme="majorAscii" w:cstheme="majorAscii"/>
        </w:rPr>
        <w:t xml:space="preserve"> 2 to 3 h before practice</w:t>
      </w:r>
      <w:r w:rsidRPr="2C09B7EE" w:rsidR="00C9252F">
        <w:rPr>
          <w:rFonts w:ascii="Calibri" w:hAnsi="Calibri" w:eastAsia="Aptos" w:cs="Calibri" w:asciiTheme="majorAscii" w:hAnsiTheme="majorAscii" w:cstheme="majorAscii"/>
        </w:rPr>
        <w:t>.</w:t>
      </w:r>
    </w:p>
    <w:p w:rsidR="335F6E55" w:rsidP="2C09B7EE" w:rsidRDefault="1B738821" w14:paraId="27CB7253" w14:textId="209873C2">
      <w:pPr>
        <w:spacing w:line="276" w:lineRule="auto"/>
        <w:ind w:left="357"/>
        <w:contextualSpacing w:val="1"/>
        <w:rPr>
          <w:rFonts w:ascii="Calibri" w:hAnsi="Calibri" w:eastAsia="Aptos" w:cs="Calibri" w:asciiTheme="majorAscii" w:hAnsiTheme="majorAscii" w:cstheme="majorAscii"/>
        </w:rPr>
      </w:pPr>
      <w:r w:rsidRPr="2C09B7EE" w:rsidR="1B738821">
        <w:rPr>
          <w:rFonts w:ascii="Calibri" w:hAnsi="Calibri" w:eastAsia="Aptos" w:cs="Calibri" w:asciiTheme="majorAscii" w:hAnsiTheme="majorAscii" w:cstheme="majorAscii"/>
        </w:rPr>
        <w:t xml:space="preserve">d. </w:t>
      </w:r>
      <w:r w:rsidRPr="2C09B7EE" w:rsidR="00C9252F">
        <w:rPr>
          <w:rFonts w:ascii="Calibri" w:hAnsi="Calibri" w:eastAsia="Aptos" w:cs="Calibri" w:asciiTheme="majorAscii" w:hAnsiTheme="majorAscii" w:cstheme="majorAscii"/>
        </w:rPr>
        <w:t>E</w:t>
      </w:r>
      <w:r w:rsidRPr="2C09B7EE" w:rsidR="1B738821">
        <w:rPr>
          <w:rFonts w:ascii="Calibri" w:hAnsi="Calibri" w:eastAsia="Aptos" w:cs="Calibri" w:asciiTheme="majorAscii" w:hAnsiTheme="majorAscii" w:cstheme="majorAscii"/>
        </w:rPr>
        <w:t>at only carbs before practice</w:t>
      </w:r>
      <w:r w:rsidRPr="2C09B7EE" w:rsidR="00C9252F">
        <w:rPr>
          <w:rFonts w:ascii="Calibri" w:hAnsi="Calibri" w:eastAsia="Aptos" w:cs="Calibri" w:asciiTheme="majorAscii" w:hAnsiTheme="majorAscii" w:cstheme="majorAscii"/>
        </w:rPr>
        <w:t>.</w:t>
      </w:r>
    </w:p>
    <w:p w:rsidRPr="00846FDA" w:rsidR="00275D43" w:rsidP="00BB6977" w:rsidRDefault="00275D43" w14:paraId="647355C2" w14:textId="5EF619B0">
      <w:pPr>
        <w:pStyle w:val="Heading2"/>
        <w:spacing w:after="200"/>
      </w:pPr>
      <w:r w:rsidR="00275D43">
        <w:rPr/>
        <w:t>Multiple Select Question</w:t>
      </w:r>
    </w:p>
    <w:p w:rsidRPr="00BB6977" w:rsidR="00C70C05" w:rsidP="2C09B7EE" w:rsidRDefault="0B625D33" w14:paraId="1C6EB72D" w14:textId="13B266FB">
      <w:pPr>
        <w:spacing w:after="120"/>
        <w:rPr>
          <w:rFonts w:ascii="Calibri" w:hAnsi="Calibri" w:cs="Calibri" w:asciiTheme="majorAscii" w:hAnsiTheme="majorAscii" w:cstheme="majorAscii"/>
          <w:b w:val="1"/>
          <w:bCs w:val="1"/>
          <w:color w:val="000000" w:themeColor="text1"/>
          <w:sz w:val="22"/>
          <w:szCs w:val="22"/>
        </w:rPr>
      </w:pPr>
      <w:r w:rsidRPr="2C09B7EE" w:rsidR="0B625D33">
        <w:rPr>
          <w:rFonts w:ascii="Calibri" w:hAnsi="Calibri" w:eastAsia="MS Mincho" w:cs="Calibri" w:asciiTheme="majorAscii" w:hAnsiTheme="majorAscii" w:cstheme="majorAscii"/>
          <w:b w:val="1"/>
          <w:bCs w:val="1"/>
          <w:sz w:val="22"/>
          <w:szCs w:val="22"/>
        </w:rPr>
        <w:t xml:space="preserve">73. </w:t>
      </w:r>
      <w:r w:rsidRPr="2C09B7EE" w:rsidR="00C9252F">
        <w:rPr>
          <w:rFonts w:ascii="Calibri" w:hAnsi="Calibri" w:eastAsia="MS Mincho" w:cs="Calibri" w:asciiTheme="majorAscii" w:hAnsiTheme="majorAscii" w:cstheme="majorAscii"/>
          <w:b w:val="1"/>
          <w:bCs w:val="1"/>
          <w:sz w:val="22"/>
          <w:szCs w:val="22"/>
        </w:rPr>
        <w:t>Which of the following include</w:t>
      </w:r>
      <w:r w:rsidRPr="2C09B7EE" w:rsidR="00A1290F">
        <w:rPr>
          <w:rFonts w:ascii="Calibri" w:hAnsi="Calibri" w:eastAsia="MS Mincho" w:cs="Calibri" w:asciiTheme="majorAscii" w:hAnsiTheme="majorAscii" w:cstheme="majorAscii"/>
          <w:b w:val="1"/>
          <w:bCs w:val="1"/>
          <w:sz w:val="22"/>
          <w:szCs w:val="22"/>
        </w:rPr>
        <w:t>s</w:t>
      </w:r>
      <w:r w:rsidRPr="2C09B7EE" w:rsidR="00C9252F">
        <w:rPr>
          <w:rFonts w:ascii="Calibri" w:hAnsi="Calibri" w:eastAsia="MS Mincho" w:cs="Calibri" w:asciiTheme="majorAscii" w:hAnsiTheme="majorAscii" w:cstheme="majorAscii"/>
          <w:b w:val="1"/>
          <w:bCs w:val="1"/>
          <w:sz w:val="22"/>
          <w:szCs w:val="22"/>
        </w:rPr>
        <w:t xml:space="preserve"> the s</w:t>
      </w:r>
      <w:r w:rsidRPr="2C09B7EE" w:rsidR="57BAA071">
        <w:rPr>
          <w:rFonts w:ascii="Calibri" w:hAnsi="Calibri" w:cs="Calibri" w:asciiTheme="majorAscii" w:hAnsiTheme="majorAscii" w:cstheme="majorAscii"/>
          <w:b w:val="1"/>
          <w:bCs w:val="1"/>
          <w:color w:val="000000" w:themeColor="text1" w:themeTint="FF" w:themeShade="FF"/>
          <w:sz w:val="22"/>
          <w:szCs w:val="22"/>
        </w:rPr>
        <w:t>ymptoms that clinicians are concerned about during the early rehabilitation phase</w:t>
      </w:r>
      <w:r w:rsidRPr="2C09B7EE" w:rsidR="57BAA071">
        <w:rPr>
          <w:rFonts w:ascii="Calibri" w:hAnsi="Calibri" w:cs="Calibri" w:asciiTheme="majorAscii" w:hAnsiTheme="majorAscii" w:cstheme="majorAscii"/>
          <w:b w:val="1"/>
          <w:bCs w:val="1"/>
          <w:color w:val="000000" w:themeColor="text1" w:themeTint="FF" w:themeShade="FF"/>
          <w:sz w:val="22"/>
          <w:szCs w:val="22"/>
        </w:rPr>
        <w:t xml:space="preserve">? </w:t>
      </w:r>
      <w:r w:rsidRPr="2C09B7EE" w:rsidR="00814D11">
        <w:rPr>
          <w:rFonts w:ascii="Calibri" w:hAnsi="Calibri" w:cs="Calibri" w:asciiTheme="majorAscii" w:hAnsiTheme="majorAscii" w:cstheme="majorAscii"/>
          <w:b w:val="1"/>
          <w:bCs w:val="1"/>
          <w:color w:val="000000" w:themeColor="text1" w:themeTint="FF" w:themeShade="FF"/>
          <w:sz w:val="22"/>
          <w:szCs w:val="22"/>
        </w:rPr>
        <w:t xml:space="preserve">Choose </w:t>
      </w:r>
      <w:r w:rsidRPr="2C09B7EE" w:rsidR="57BAA071">
        <w:rPr>
          <w:rFonts w:ascii="Calibri" w:hAnsi="Calibri" w:cs="Calibri" w:asciiTheme="majorAscii" w:hAnsiTheme="majorAscii" w:cstheme="majorAscii"/>
          <w:b w:val="1"/>
          <w:bCs w:val="1"/>
          <w:color w:val="000000" w:themeColor="text1" w:themeTint="FF" w:themeShade="FF"/>
          <w:sz w:val="22"/>
          <w:szCs w:val="22"/>
        </w:rPr>
        <w:t xml:space="preserve">all that </w:t>
      </w:r>
      <w:r w:rsidRPr="2C09B7EE" w:rsidR="57BAA071">
        <w:rPr>
          <w:rFonts w:ascii="Calibri" w:hAnsi="Calibri" w:cs="Calibri" w:asciiTheme="majorAscii" w:hAnsiTheme="majorAscii" w:cstheme="majorAscii"/>
          <w:b w:val="1"/>
          <w:bCs w:val="1"/>
          <w:color w:val="000000" w:themeColor="text1" w:themeTint="FF" w:themeShade="FF"/>
          <w:sz w:val="22"/>
          <w:szCs w:val="22"/>
        </w:rPr>
        <w:t>apply</w:t>
      </w:r>
      <w:r w:rsidRPr="2C09B7EE" w:rsidR="57BAA071">
        <w:rPr>
          <w:rFonts w:ascii="Calibri" w:hAnsi="Calibri" w:cs="Calibri" w:asciiTheme="majorAscii" w:hAnsiTheme="majorAscii" w:cstheme="majorAscii"/>
          <w:b w:val="1"/>
          <w:bCs w:val="1"/>
          <w:color w:val="000000" w:themeColor="text1" w:themeTint="FF" w:themeShade="FF"/>
          <w:sz w:val="22"/>
          <w:szCs w:val="22"/>
        </w:rPr>
        <w:t>.</w:t>
      </w:r>
    </w:p>
    <w:p w:rsidRPr="00846FDA" w:rsidR="30B34FEA" w:rsidP="2C09B7EE" w:rsidRDefault="00020CCE" w14:paraId="6F784321" w14:textId="00A4D91C">
      <w:pPr>
        <w:spacing w:line="276" w:lineRule="auto"/>
        <w:ind w:left="357"/>
        <w:contextualSpacing w:val="1"/>
        <w:rPr>
          <w:rFonts w:ascii="Calibri" w:hAnsi="Calibri" w:cs="Calibri" w:asciiTheme="majorAscii" w:hAnsiTheme="majorAscii" w:cstheme="majorAscii"/>
          <w:color w:val="000000" w:themeColor="text1"/>
        </w:rPr>
      </w:pPr>
      <w:r w:rsidRPr="2C09B7EE" w:rsidR="00020CCE">
        <w:rPr>
          <w:rFonts w:ascii="Calibri" w:hAnsi="Calibri" w:cs="Calibri" w:asciiTheme="majorAscii" w:hAnsiTheme="majorAscii" w:cstheme="majorAscii"/>
          <w:color w:val="000000" w:themeColor="text1" w:themeTint="FF" w:themeShade="FF"/>
        </w:rPr>
        <w:t>*</w:t>
      </w:r>
      <w:r w:rsidRPr="2C09B7EE" w:rsidR="57BAA071">
        <w:rPr>
          <w:rFonts w:ascii="Calibri" w:hAnsi="Calibri" w:cs="Calibri" w:asciiTheme="majorAscii" w:hAnsiTheme="majorAscii" w:cstheme="majorAscii"/>
          <w:color w:val="000000" w:themeColor="text1" w:themeTint="FF" w:themeShade="FF"/>
        </w:rPr>
        <w:t xml:space="preserve">a. </w:t>
      </w:r>
      <w:r w:rsidRPr="2C09B7EE" w:rsidR="00C9252F">
        <w:rPr>
          <w:rFonts w:ascii="Calibri" w:hAnsi="Calibri" w:cs="Calibri" w:asciiTheme="majorAscii" w:hAnsiTheme="majorAscii" w:cstheme="majorAscii"/>
          <w:color w:val="000000" w:themeColor="text1" w:themeTint="FF" w:themeShade="FF"/>
        </w:rPr>
        <w:t>E</w:t>
      </w:r>
      <w:r w:rsidRPr="2C09B7EE" w:rsidR="57BAA071">
        <w:rPr>
          <w:rFonts w:ascii="Calibri" w:hAnsi="Calibri" w:cs="Calibri" w:asciiTheme="majorAscii" w:hAnsiTheme="majorAscii" w:cstheme="majorAscii"/>
          <w:color w:val="000000" w:themeColor="text1" w:themeTint="FF" w:themeShade="FF"/>
        </w:rPr>
        <w:t>dema</w:t>
      </w:r>
    </w:p>
    <w:p w:rsidRPr="00846FDA" w:rsidR="30B34FEA" w:rsidP="2C09B7EE" w:rsidRDefault="00020CCE" w14:paraId="7FECD9FC" w14:textId="647C56CA">
      <w:pPr>
        <w:spacing w:line="276" w:lineRule="auto"/>
        <w:ind w:left="357"/>
        <w:contextualSpacing w:val="1"/>
        <w:rPr>
          <w:rFonts w:ascii="Calibri" w:hAnsi="Calibri" w:cs="Calibri" w:asciiTheme="majorAscii" w:hAnsiTheme="majorAscii" w:cstheme="majorAscii"/>
          <w:color w:val="000000" w:themeColor="text1"/>
        </w:rPr>
      </w:pPr>
      <w:r w:rsidRPr="2C09B7EE" w:rsidR="00020CCE">
        <w:rPr>
          <w:rFonts w:ascii="Calibri" w:hAnsi="Calibri" w:cs="Calibri" w:asciiTheme="majorAscii" w:hAnsiTheme="majorAscii" w:cstheme="majorAscii"/>
          <w:color w:val="000000" w:themeColor="text1" w:themeTint="FF" w:themeShade="FF"/>
        </w:rPr>
        <w:t>*</w:t>
      </w:r>
      <w:r w:rsidRPr="2C09B7EE" w:rsidR="57BAA071">
        <w:rPr>
          <w:rFonts w:ascii="Calibri" w:hAnsi="Calibri" w:cs="Calibri" w:asciiTheme="majorAscii" w:hAnsiTheme="majorAscii" w:cstheme="majorAscii"/>
          <w:color w:val="000000" w:themeColor="text1" w:themeTint="FF" w:themeShade="FF"/>
        </w:rPr>
        <w:t xml:space="preserve">b. </w:t>
      </w:r>
      <w:r w:rsidRPr="2C09B7EE" w:rsidR="00C9252F">
        <w:rPr>
          <w:rFonts w:ascii="Calibri" w:hAnsi="Calibri" w:cs="Calibri" w:asciiTheme="majorAscii" w:hAnsiTheme="majorAscii" w:cstheme="majorAscii"/>
          <w:color w:val="000000" w:themeColor="text1" w:themeTint="FF" w:themeShade="FF"/>
        </w:rPr>
        <w:t>P</w:t>
      </w:r>
      <w:r w:rsidRPr="2C09B7EE" w:rsidR="57BAA071">
        <w:rPr>
          <w:rFonts w:ascii="Calibri" w:hAnsi="Calibri" w:cs="Calibri" w:asciiTheme="majorAscii" w:hAnsiTheme="majorAscii" w:cstheme="majorAscii"/>
          <w:color w:val="000000" w:themeColor="text1" w:themeTint="FF" w:themeShade="FF"/>
        </w:rPr>
        <w:t>ain</w:t>
      </w:r>
    </w:p>
    <w:p w:rsidRPr="00846FDA" w:rsidR="30B34FEA" w:rsidP="2C09B7EE" w:rsidRDefault="00020CCE" w14:paraId="409207E1" w14:textId="30045481">
      <w:pPr>
        <w:spacing w:line="276" w:lineRule="auto"/>
        <w:ind w:left="357"/>
        <w:contextualSpacing w:val="1"/>
        <w:rPr>
          <w:rFonts w:ascii="Calibri" w:hAnsi="Calibri" w:cs="Calibri" w:asciiTheme="majorAscii" w:hAnsiTheme="majorAscii" w:cstheme="majorAscii"/>
          <w:color w:val="000000" w:themeColor="text1"/>
        </w:rPr>
      </w:pPr>
      <w:r w:rsidRPr="2C09B7EE" w:rsidR="00020CCE">
        <w:rPr>
          <w:rFonts w:ascii="Calibri" w:hAnsi="Calibri" w:cs="Calibri" w:asciiTheme="majorAscii" w:hAnsiTheme="majorAscii" w:cstheme="majorAscii"/>
          <w:color w:val="000000" w:themeColor="text1" w:themeTint="FF" w:themeShade="FF"/>
        </w:rPr>
        <w:t>*</w:t>
      </w:r>
      <w:r w:rsidRPr="2C09B7EE" w:rsidR="57BAA071">
        <w:rPr>
          <w:rFonts w:ascii="Calibri" w:hAnsi="Calibri" w:cs="Calibri" w:asciiTheme="majorAscii" w:hAnsiTheme="majorAscii" w:cstheme="majorAscii"/>
          <w:color w:val="000000" w:themeColor="text1" w:themeTint="FF" w:themeShade="FF"/>
        </w:rPr>
        <w:t xml:space="preserve">c. </w:t>
      </w:r>
      <w:r w:rsidRPr="2C09B7EE" w:rsidR="00C9252F">
        <w:rPr>
          <w:rFonts w:ascii="Calibri" w:hAnsi="Calibri" w:cs="Calibri" w:asciiTheme="majorAscii" w:hAnsiTheme="majorAscii" w:cstheme="majorAscii"/>
          <w:color w:val="000000" w:themeColor="text1" w:themeTint="FF" w:themeShade="FF"/>
        </w:rPr>
        <w:t>L</w:t>
      </w:r>
      <w:r w:rsidRPr="2C09B7EE" w:rsidR="57BAA071">
        <w:rPr>
          <w:rFonts w:ascii="Calibri" w:hAnsi="Calibri" w:cs="Calibri" w:asciiTheme="majorAscii" w:hAnsiTheme="majorAscii" w:cstheme="majorAscii"/>
          <w:color w:val="000000" w:themeColor="text1" w:themeTint="FF" w:themeShade="FF"/>
        </w:rPr>
        <w:t>ocalized temperature</w:t>
      </w:r>
    </w:p>
    <w:p w:rsidR="30B34FEA" w:rsidP="2C09B7EE" w:rsidRDefault="57BAA071" w14:paraId="18AAFB37" w14:textId="4B8126E3">
      <w:pPr>
        <w:spacing w:line="276" w:lineRule="auto"/>
        <w:ind w:left="357"/>
        <w:contextualSpacing w:val="1"/>
        <w:rPr>
          <w:rFonts w:ascii="Calibri" w:hAnsi="Calibri" w:cs="Calibri" w:asciiTheme="majorAscii" w:hAnsiTheme="majorAscii" w:cstheme="majorAscii"/>
          <w:color w:val="000000" w:themeColor="text1"/>
        </w:rPr>
      </w:pPr>
      <w:r w:rsidRPr="2C09B7EE" w:rsidR="57BAA071">
        <w:rPr>
          <w:rFonts w:ascii="Calibri" w:hAnsi="Calibri" w:cs="Calibri" w:asciiTheme="majorAscii" w:hAnsiTheme="majorAscii" w:cstheme="majorAscii"/>
          <w:color w:val="000000" w:themeColor="text1" w:themeTint="FF" w:themeShade="FF"/>
        </w:rPr>
        <w:t xml:space="preserve">d. </w:t>
      </w:r>
      <w:r w:rsidRPr="2C09B7EE" w:rsidR="00C9252F">
        <w:rPr>
          <w:rFonts w:ascii="Calibri" w:hAnsi="Calibri" w:cs="Calibri" w:asciiTheme="majorAscii" w:hAnsiTheme="majorAscii" w:cstheme="majorAscii"/>
          <w:color w:val="000000" w:themeColor="text1" w:themeTint="FF" w:themeShade="FF"/>
        </w:rPr>
        <w:t>S</w:t>
      </w:r>
      <w:r w:rsidRPr="2C09B7EE" w:rsidR="57BAA071">
        <w:rPr>
          <w:rFonts w:ascii="Calibri" w:hAnsi="Calibri" w:cs="Calibri" w:asciiTheme="majorAscii" w:hAnsiTheme="majorAscii" w:cstheme="majorAscii"/>
          <w:color w:val="000000" w:themeColor="text1" w:themeTint="FF" w:themeShade="FF"/>
        </w:rPr>
        <w:t>light redness</w:t>
      </w:r>
    </w:p>
    <w:p w:rsidRPr="00846FDA" w:rsidR="00275D43" w:rsidP="00BB6977" w:rsidRDefault="00275D43" w14:paraId="6472DDB3" w14:textId="150AC406">
      <w:pPr>
        <w:pStyle w:val="Heading2"/>
        <w:spacing w:after="200"/>
      </w:pPr>
      <w:r w:rsidR="00275D43">
        <w:rPr/>
        <w:t>Multiple Choice Question</w:t>
      </w:r>
    </w:p>
    <w:p w:rsidRPr="00846FDA" w:rsidR="5C77D6D8" w:rsidP="2C09B7EE" w:rsidRDefault="0B625D33" w14:paraId="17AB6C9A" w14:textId="75D4F58F">
      <w:pPr>
        <w:spacing w:after="120"/>
        <w:rPr>
          <w:rFonts w:ascii="Calibri" w:hAnsi="Calibri" w:cs="Calibri" w:asciiTheme="majorAscii" w:hAnsiTheme="majorAscii" w:cstheme="majorAscii"/>
          <w:b w:val="1"/>
          <w:bCs w:val="1"/>
          <w:color w:val="000000" w:themeColor="text1"/>
          <w:rPrChange w:author="" w16du:dateUtc="2026-05-22T10:43:00Z" w:id="396664422">
            <w:rPr>
              <w:color w:val="000000" w:themeColor="text1"/>
            </w:rPr>
          </w:rPrChange>
        </w:rPr>
      </w:pPr>
      <w:r w:rsidRPr="2C09B7EE" w:rsidR="0B625D33">
        <w:rPr>
          <w:rFonts w:ascii="Calibri" w:hAnsi="Calibri" w:eastAsia="MS Mincho" w:cs="Calibri" w:asciiTheme="majorAscii" w:hAnsiTheme="majorAscii" w:cstheme="majorAscii"/>
          <w:b w:val="1"/>
          <w:bCs w:val="1"/>
          <w:sz w:val="22"/>
          <w:szCs w:val="22"/>
        </w:rPr>
        <w:t xml:space="preserve">74. </w:t>
      </w:r>
      <w:r w:rsidRPr="2C09B7EE" w:rsidR="68BF2D17">
        <w:rPr>
          <w:rFonts w:ascii="Calibri" w:hAnsi="Calibri" w:cs="Calibri" w:asciiTheme="majorAscii" w:hAnsiTheme="majorAscii" w:cstheme="majorAscii"/>
          <w:b w:val="1"/>
          <w:bCs w:val="1"/>
          <w:color w:val="000000" w:themeColor="text1" w:themeTint="FF" w:themeShade="FF"/>
        </w:rPr>
        <w:t>Which of the following manual techniques improves shoulder abduction?</w:t>
      </w:r>
    </w:p>
    <w:p w:rsidRPr="00846FDA" w:rsidR="5C77D6D8" w:rsidP="2C09B7EE" w:rsidRDefault="68BF2D17" w14:paraId="6612F171" w14:textId="69C6920B">
      <w:pPr>
        <w:spacing w:line="276" w:lineRule="auto"/>
        <w:ind w:left="357"/>
        <w:contextualSpacing w:val="1"/>
        <w:rPr>
          <w:rFonts w:ascii="Calibri" w:hAnsi="Calibri" w:cs="Calibri" w:asciiTheme="majorAscii" w:hAnsiTheme="majorAscii" w:cstheme="majorAscii"/>
          <w:color w:val="000000" w:themeColor="text1"/>
        </w:rPr>
      </w:pPr>
      <w:r w:rsidRPr="2C09B7EE" w:rsidR="68BF2D17">
        <w:rPr>
          <w:rFonts w:ascii="Calibri" w:hAnsi="Calibri" w:cs="Calibri" w:asciiTheme="majorAscii" w:hAnsiTheme="majorAscii" w:cstheme="majorAscii"/>
          <w:color w:val="000000" w:themeColor="text1" w:themeTint="FF" w:themeShade="FF"/>
        </w:rPr>
        <w:t xml:space="preserve">*a. </w:t>
      </w:r>
      <w:r w:rsidRPr="2C09B7EE" w:rsidR="00C9252F">
        <w:rPr>
          <w:rFonts w:ascii="Calibri" w:hAnsi="Calibri" w:cs="Calibri" w:asciiTheme="majorAscii" w:hAnsiTheme="majorAscii" w:cstheme="majorAscii"/>
          <w:color w:val="000000" w:themeColor="text1" w:themeTint="FF" w:themeShade="FF"/>
        </w:rPr>
        <w:t>M</w:t>
      </w:r>
      <w:r w:rsidRPr="2C09B7EE" w:rsidR="68BF2D17">
        <w:rPr>
          <w:rFonts w:ascii="Calibri" w:hAnsi="Calibri" w:cs="Calibri" w:asciiTheme="majorAscii" w:hAnsiTheme="majorAscii" w:cstheme="majorAscii"/>
          <w:color w:val="000000" w:themeColor="text1" w:themeTint="FF" w:themeShade="FF"/>
        </w:rPr>
        <w:t xml:space="preserve">oving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 xml:space="preserve">concave humeral head inferior </w:t>
      </w:r>
      <w:r w:rsidRPr="2C09B7EE" w:rsidR="00A1290F">
        <w:rPr>
          <w:rFonts w:ascii="Calibri" w:hAnsi="Calibri" w:cs="Calibri" w:asciiTheme="majorAscii" w:hAnsiTheme="majorAscii" w:cstheme="majorAscii"/>
          <w:color w:val="000000" w:themeColor="text1" w:themeTint="FF" w:themeShade="FF"/>
        </w:rPr>
        <w:t xml:space="preserve">to the </w:t>
      </w:r>
      <w:r w:rsidRPr="2C09B7EE" w:rsidR="68BF2D17">
        <w:rPr>
          <w:rFonts w:ascii="Calibri" w:hAnsi="Calibri" w:cs="Calibri" w:asciiTheme="majorAscii" w:hAnsiTheme="majorAscii" w:cstheme="majorAscii"/>
          <w:color w:val="000000" w:themeColor="text1" w:themeTint="FF" w:themeShade="FF"/>
        </w:rPr>
        <w:t>convex glenoid cavity</w:t>
      </w:r>
    </w:p>
    <w:p w:rsidRPr="00846FDA" w:rsidR="5C77D6D8" w:rsidP="2C09B7EE" w:rsidRDefault="68BF2D17" w14:paraId="5E386FE0" w14:textId="2B438D78">
      <w:pPr>
        <w:spacing w:line="276" w:lineRule="auto"/>
        <w:ind w:left="357"/>
        <w:contextualSpacing w:val="1"/>
        <w:rPr>
          <w:rFonts w:ascii="Calibri" w:hAnsi="Calibri" w:cs="Calibri" w:asciiTheme="majorAscii" w:hAnsiTheme="majorAscii" w:cstheme="majorAscii"/>
          <w:color w:val="000000" w:themeColor="text1"/>
        </w:rPr>
      </w:pPr>
      <w:r w:rsidRPr="2C09B7EE" w:rsidR="68BF2D17">
        <w:rPr>
          <w:rFonts w:ascii="Calibri" w:hAnsi="Calibri" w:cs="Calibri" w:asciiTheme="majorAscii" w:hAnsiTheme="majorAscii" w:cstheme="majorAscii"/>
          <w:color w:val="000000" w:themeColor="text1" w:themeTint="FF" w:themeShade="FF"/>
        </w:rPr>
        <w:t xml:space="preserve">b. </w:t>
      </w:r>
      <w:r w:rsidRPr="2C09B7EE" w:rsidR="00C9252F">
        <w:rPr>
          <w:rFonts w:ascii="Calibri" w:hAnsi="Calibri" w:cs="Calibri" w:asciiTheme="majorAscii" w:hAnsiTheme="majorAscii" w:cstheme="majorAscii"/>
          <w:color w:val="000000" w:themeColor="text1" w:themeTint="FF" w:themeShade="FF"/>
        </w:rPr>
        <w:t>M</w:t>
      </w:r>
      <w:r w:rsidRPr="2C09B7EE" w:rsidR="68BF2D17">
        <w:rPr>
          <w:rFonts w:ascii="Calibri" w:hAnsi="Calibri" w:cs="Calibri" w:asciiTheme="majorAscii" w:hAnsiTheme="majorAscii" w:cstheme="majorAscii"/>
          <w:color w:val="000000" w:themeColor="text1" w:themeTint="FF" w:themeShade="FF"/>
        </w:rPr>
        <w:t xml:space="preserve">oving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 xml:space="preserve">convex humeral head posterior on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concave glenoid cavity</w:t>
      </w:r>
    </w:p>
    <w:p w:rsidRPr="00846FDA" w:rsidR="5C77D6D8" w:rsidP="2C09B7EE" w:rsidRDefault="68BF2D17" w14:paraId="23F73B60" w14:textId="7ECA0CB5">
      <w:pPr>
        <w:spacing w:line="276" w:lineRule="auto"/>
        <w:ind w:left="357"/>
        <w:contextualSpacing w:val="1"/>
        <w:rPr>
          <w:rFonts w:ascii="Calibri" w:hAnsi="Calibri" w:cs="Calibri" w:asciiTheme="majorAscii" w:hAnsiTheme="majorAscii" w:cstheme="majorAscii"/>
          <w:color w:val="000000" w:themeColor="text1"/>
        </w:rPr>
      </w:pPr>
      <w:r w:rsidRPr="2C09B7EE" w:rsidR="68BF2D17">
        <w:rPr>
          <w:rFonts w:ascii="Calibri" w:hAnsi="Calibri" w:cs="Calibri" w:asciiTheme="majorAscii" w:hAnsiTheme="majorAscii" w:cstheme="majorAscii"/>
          <w:color w:val="000000" w:themeColor="text1" w:themeTint="FF" w:themeShade="FF"/>
        </w:rPr>
        <w:t xml:space="preserve">c. </w:t>
      </w:r>
      <w:r w:rsidRPr="2C09B7EE" w:rsidR="00C9252F">
        <w:rPr>
          <w:rFonts w:ascii="Calibri" w:hAnsi="Calibri" w:cs="Calibri" w:asciiTheme="majorAscii" w:hAnsiTheme="majorAscii" w:cstheme="majorAscii"/>
          <w:color w:val="000000" w:themeColor="text1" w:themeTint="FF" w:themeShade="FF"/>
        </w:rPr>
        <w:t>M</w:t>
      </w:r>
      <w:r w:rsidRPr="2C09B7EE" w:rsidR="68BF2D17">
        <w:rPr>
          <w:rFonts w:ascii="Calibri" w:hAnsi="Calibri" w:cs="Calibri" w:asciiTheme="majorAscii" w:hAnsiTheme="majorAscii" w:cstheme="majorAscii"/>
          <w:color w:val="000000" w:themeColor="text1" w:themeTint="FF" w:themeShade="FF"/>
        </w:rPr>
        <w:t xml:space="preserve">oving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 xml:space="preserve">concave humeral head anterior on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concave glenoid cavity</w:t>
      </w:r>
    </w:p>
    <w:p w:rsidR="5C77D6D8" w:rsidP="2C09B7EE" w:rsidRDefault="68BF2D17" w14:paraId="02FE615B" w14:textId="4756E72E">
      <w:pPr>
        <w:spacing w:line="276" w:lineRule="auto"/>
        <w:ind w:left="357"/>
        <w:contextualSpacing w:val="1"/>
        <w:rPr>
          <w:rFonts w:ascii="Calibri" w:hAnsi="Calibri" w:cs="Calibri" w:asciiTheme="majorAscii" w:hAnsiTheme="majorAscii" w:cstheme="majorAscii"/>
          <w:color w:val="000000" w:themeColor="text1"/>
        </w:rPr>
      </w:pPr>
      <w:r w:rsidRPr="2C09B7EE" w:rsidR="68BF2D17">
        <w:rPr>
          <w:rFonts w:ascii="Calibri" w:hAnsi="Calibri" w:cs="Calibri" w:asciiTheme="majorAscii" w:hAnsiTheme="majorAscii" w:cstheme="majorAscii"/>
          <w:color w:val="000000" w:themeColor="text1" w:themeTint="FF" w:themeShade="FF"/>
        </w:rPr>
        <w:t xml:space="preserve">d. </w:t>
      </w:r>
      <w:r w:rsidRPr="2C09B7EE" w:rsidR="00C9252F">
        <w:rPr>
          <w:rFonts w:ascii="Calibri" w:hAnsi="Calibri" w:cs="Calibri" w:asciiTheme="majorAscii" w:hAnsiTheme="majorAscii" w:cstheme="majorAscii"/>
          <w:color w:val="000000" w:themeColor="text1" w:themeTint="FF" w:themeShade="FF"/>
        </w:rPr>
        <w:t>M</w:t>
      </w:r>
      <w:r w:rsidRPr="2C09B7EE" w:rsidR="68BF2D17">
        <w:rPr>
          <w:rFonts w:ascii="Calibri" w:hAnsi="Calibri" w:cs="Calibri" w:asciiTheme="majorAscii" w:hAnsiTheme="majorAscii" w:cstheme="majorAscii"/>
          <w:color w:val="000000" w:themeColor="text1" w:themeTint="FF" w:themeShade="FF"/>
        </w:rPr>
        <w:t xml:space="preserve">oving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 xml:space="preserve">convex humeral head posterior on </w:t>
      </w:r>
      <w:r w:rsidRPr="2C09B7EE" w:rsidR="00A1290F">
        <w:rPr>
          <w:rFonts w:ascii="Calibri" w:hAnsi="Calibri" w:cs="Calibri" w:asciiTheme="majorAscii" w:hAnsiTheme="majorAscii" w:cstheme="majorAscii"/>
          <w:color w:val="000000" w:themeColor="text1" w:themeTint="FF" w:themeShade="FF"/>
        </w:rPr>
        <w:t xml:space="preserve">the </w:t>
      </w:r>
      <w:r w:rsidRPr="2C09B7EE" w:rsidR="68BF2D17">
        <w:rPr>
          <w:rFonts w:ascii="Calibri" w:hAnsi="Calibri" w:cs="Calibri" w:asciiTheme="majorAscii" w:hAnsiTheme="majorAscii" w:cstheme="majorAscii"/>
          <w:color w:val="000000" w:themeColor="text1" w:themeTint="FF" w:themeShade="FF"/>
        </w:rPr>
        <w:t>concave glenoid cavity</w:t>
      </w:r>
    </w:p>
    <w:p w:rsidRPr="00846FDA" w:rsidR="00BB6977" w:rsidP="00BB6977" w:rsidRDefault="00BB6977" w14:paraId="4A550C17" w14:textId="77777777">
      <w:pPr>
        <w:spacing w:line="276" w:lineRule="auto"/>
        <w:contextualSpacing/>
        <w:rPr>
          <w:rFonts w:asciiTheme="majorHAnsi" w:hAnsiTheme="majorHAnsi" w:cstheme="majorHAnsi"/>
          <w:color w:val="000000" w:themeColor="text1"/>
        </w:rPr>
      </w:pPr>
    </w:p>
    <w:p w:rsidRPr="00846FDA" w:rsidR="005D2C1B" w:rsidP="00BB6977" w:rsidRDefault="49FE2989" w14:paraId="74F9717A" w14:textId="52C09414">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75. What type of fracture occurs when the bone bends and cracks but does not break completely?</w:t>
      </w:r>
    </w:p>
    <w:p w:rsidRPr="00846FDA" w:rsidR="005D2C1B" w:rsidP="2C09B7EE" w:rsidRDefault="00BB375C" w14:paraId="20835CA5" w14:textId="75A322BE">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Comminuted fracture</w:t>
      </w:r>
    </w:p>
    <w:p w:rsidRPr="00846FDA" w:rsidR="005D2C1B" w:rsidP="2C09B7EE" w:rsidRDefault="00BB375C" w14:paraId="6A85DB37" w14:textId="1396934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Spiral fracture</w:t>
      </w:r>
    </w:p>
    <w:p w:rsidRPr="00846FDA" w:rsidR="005D2C1B" w:rsidP="2C09B7EE" w:rsidRDefault="00020CCE" w14:paraId="2C37AC71" w14:textId="2BE27966">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Greenstick fracture</w:t>
      </w:r>
    </w:p>
    <w:p w:rsidRPr="00846FDA" w:rsidR="005D2C1B" w:rsidP="2C09B7EE" w:rsidRDefault="00BB375C" w14:paraId="6EDF2E42" w14:textId="5B5313A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Oblique fracture</w:t>
      </w:r>
    </w:p>
    <w:p w:rsidRPr="00846FDA" w:rsidR="005D2C1B" w:rsidP="2C09B7EE" w:rsidRDefault="00BB375C" w14:paraId="02FE978F" w14:textId="1D4BBC7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xml:space="preserve">. </w:t>
      </w:r>
      <w:r w:rsidRPr="2C09B7EE" w:rsidR="005D2C1B">
        <w:rPr>
          <w:rFonts w:ascii="Calibri" w:hAnsi="Calibri" w:eastAsia="MS Mincho" w:cs="Calibri" w:asciiTheme="majorAscii" w:hAnsiTheme="majorAscii" w:cstheme="majorAscii"/>
          <w:sz w:val="22"/>
          <w:szCs w:val="22"/>
        </w:rPr>
        <w:t>Impacted</w:t>
      </w:r>
      <w:r w:rsidRPr="2C09B7EE" w:rsidR="005D2C1B">
        <w:rPr>
          <w:rFonts w:ascii="Calibri" w:hAnsi="Calibri" w:eastAsia="MS Mincho" w:cs="Calibri" w:asciiTheme="majorAscii" w:hAnsiTheme="majorAscii" w:cstheme="majorAscii"/>
          <w:sz w:val="22"/>
          <w:szCs w:val="22"/>
        </w:rPr>
        <w:t xml:space="preserve"> fracture</w:t>
      </w:r>
    </w:p>
    <w:p w:rsidRPr="00846FDA" w:rsidR="00275D43" w:rsidP="00BB6977" w:rsidRDefault="00275D43" w14:paraId="2BFEE3CC" w14:textId="77777777">
      <w:pPr>
        <w:pStyle w:val="Heading2"/>
        <w:spacing w:after="200"/>
      </w:pPr>
      <w:r w:rsidR="00275D43">
        <w:rPr/>
        <w:t>Multiple Select Question</w:t>
      </w:r>
    </w:p>
    <w:p w:rsidR="00C70C05" w:rsidP="2C09B7EE" w:rsidRDefault="49FE2989" w14:paraId="61804BCE" w14:textId="0C969E07">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76. What </w:t>
      </w:r>
      <w:r w:rsidRPr="2C09B7EE" w:rsidR="56781415">
        <w:rPr>
          <w:rFonts w:ascii="Calibri" w:hAnsi="Calibri" w:eastAsia="MS Mincho" w:cs="Calibri" w:asciiTheme="majorAscii" w:hAnsiTheme="majorAscii" w:cstheme="majorAscii"/>
          <w:b w:val="1"/>
          <w:bCs w:val="1"/>
          <w:sz w:val="22"/>
          <w:szCs w:val="22"/>
        </w:rPr>
        <w:t xml:space="preserve">medications can </w:t>
      </w:r>
      <w:r w:rsidRPr="2C09B7EE" w:rsidR="15260FE7">
        <w:rPr>
          <w:rFonts w:ascii="Calibri" w:hAnsi="Calibri" w:eastAsia="MS Mincho" w:cs="Calibri" w:asciiTheme="majorAscii" w:hAnsiTheme="majorAscii" w:cstheme="majorAscii"/>
          <w:b w:val="1"/>
          <w:bCs w:val="1"/>
          <w:sz w:val="22"/>
          <w:szCs w:val="22"/>
        </w:rPr>
        <w:t>decrease</w:t>
      </w:r>
      <w:r w:rsidRPr="2C09B7EE" w:rsidR="49FE2989">
        <w:rPr>
          <w:rFonts w:ascii="Calibri" w:hAnsi="Calibri" w:eastAsia="MS Mincho" w:cs="Calibri" w:asciiTheme="majorAscii" w:hAnsiTheme="majorAscii" w:cstheme="majorAscii"/>
          <w:b w:val="1"/>
          <w:bCs w:val="1"/>
          <w:sz w:val="22"/>
          <w:szCs w:val="22"/>
        </w:rPr>
        <w:t xml:space="preserve"> </w:t>
      </w:r>
      <w:r w:rsidRPr="2C09B7EE" w:rsidR="49FE2989">
        <w:rPr>
          <w:rFonts w:ascii="Calibri" w:hAnsi="Calibri" w:eastAsia="MS Mincho" w:cs="Calibri" w:asciiTheme="majorAscii" w:hAnsiTheme="majorAscii" w:cstheme="majorAscii"/>
          <w:b w:val="1"/>
          <w:bCs w:val="1"/>
          <w:sz w:val="22"/>
          <w:szCs w:val="22"/>
        </w:rPr>
        <w:t xml:space="preserve">bone density </w:t>
      </w:r>
      <w:r w:rsidRPr="2C09B7EE" w:rsidR="43B1D205">
        <w:rPr>
          <w:rFonts w:ascii="Calibri" w:hAnsi="Calibri" w:eastAsia="MS Mincho" w:cs="Calibri" w:asciiTheme="majorAscii" w:hAnsiTheme="majorAscii" w:cstheme="majorAscii"/>
          <w:b w:val="1"/>
          <w:bCs w:val="1"/>
          <w:sz w:val="22"/>
          <w:szCs w:val="22"/>
        </w:rPr>
        <w:t>and increase the risk of osteopor</w:t>
      </w:r>
      <w:r w:rsidRPr="2C09B7EE" w:rsidR="00C9252F">
        <w:rPr>
          <w:rFonts w:ascii="Calibri" w:hAnsi="Calibri" w:eastAsia="MS Mincho" w:cs="Calibri" w:asciiTheme="majorAscii" w:hAnsiTheme="majorAscii" w:cstheme="majorAscii"/>
          <w:b w:val="1"/>
          <w:bCs w:val="1"/>
          <w:sz w:val="22"/>
          <w:szCs w:val="22"/>
        </w:rPr>
        <w:t>o</w:t>
      </w:r>
      <w:r w:rsidRPr="2C09B7EE" w:rsidR="43B1D205">
        <w:rPr>
          <w:rFonts w:ascii="Calibri" w:hAnsi="Calibri" w:eastAsia="MS Mincho" w:cs="Calibri" w:asciiTheme="majorAscii" w:hAnsiTheme="majorAscii" w:cstheme="majorAscii"/>
          <w:b w:val="1"/>
          <w:bCs w:val="1"/>
          <w:sz w:val="22"/>
          <w:szCs w:val="22"/>
        </w:rPr>
        <w:t>sis</w:t>
      </w:r>
      <w:r w:rsidRPr="2C09B7EE" w:rsidR="49FE2989">
        <w:rPr>
          <w:rFonts w:ascii="Calibri" w:hAnsi="Calibri" w:eastAsia="MS Mincho" w:cs="Calibri" w:asciiTheme="majorAscii" w:hAnsiTheme="majorAscii" w:cstheme="majorAscii"/>
          <w:b w:val="1"/>
          <w:bCs w:val="1"/>
          <w:sz w:val="22"/>
          <w:szCs w:val="22"/>
        </w:rPr>
        <w:t>?</w:t>
      </w:r>
      <w:r w:rsidRPr="2C09B7EE" w:rsidR="033A179E">
        <w:rPr>
          <w:rFonts w:ascii="Calibri" w:hAnsi="Calibri" w:eastAsia="MS Mincho" w:cs="Calibri" w:asciiTheme="majorAscii" w:hAnsiTheme="majorAscii" w:cstheme="majorAscii"/>
          <w:b w:val="1"/>
          <w:bCs w:val="1"/>
          <w:sz w:val="22"/>
          <w:szCs w:val="22"/>
        </w:rPr>
        <w:t xml:space="preserve"> </w:t>
      </w:r>
      <w:r w:rsidRPr="2C09B7EE" w:rsidR="00814D11">
        <w:rPr>
          <w:rFonts w:ascii="Calibri" w:hAnsi="Calibri" w:eastAsia="MS Mincho" w:cs="Calibri" w:asciiTheme="majorAscii" w:hAnsiTheme="majorAscii" w:cstheme="majorAscii"/>
          <w:b w:val="1"/>
          <w:bCs w:val="1"/>
          <w:sz w:val="22"/>
          <w:szCs w:val="22"/>
        </w:rPr>
        <w:t xml:space="preserve">Choose </w:t>
      </w:r>
      <w:r w:rsidRPr="2C09B7EE" w:rsidR="033A179E">
        <w:rPr>
          <w:rFonts w:ascii="Calibri" w:hAnsi="Calibri" w:eastAsia="MS Mincho" w:cs="Calibri" w:asciiTheme="majorAscii" w:hAnsiTheme="majorAscii" w:cstheme="majorAscii"/>
          <w:b w:val="1"/>
          <w:bCs w:val="1"/>
          <w:sz w:val="22"/>
          <w:szCs w:val="22"/>
        </w:rPr>
        <w:t xml:space="preserve">all that </w:t>
      </w:r>
      <w:r w:rsidRPr="2C09B7EE" w:rsidR="033A179E">
        <w:rPr>
          <w:rFonts w:ascii="Calibri" w:hAnsi="Calibri" w:eastAsia="MS Mincho" w:cs="Calibri" w:asciiTheme="majorAscii" w:hAnsiTheme="majorAscii" w:cstheme="majorAscii"/>
          <w:b w:val="1"/>
          <w:bCs w:val="1"/>
          <w:sz w:val="22"/>
          <w:szCs w:val="22"/>
        </w:rPr>
        <w:t>apply</w:t>
      </w:r>
      <w:r w:rsidRPr="2C09B7EE" w:rsidR="033A179E">
        <w:rPr>
          <w:rFonts w:ascii="Calibri" w:hAnsi="Calibri" w:eastAsia="MS Mincho" w:cs="Calibri" w:asciiTheme="majorAscii" w:hAnsiTheme="majorAscii" w:cstheme="majorAscii"/>
          <w:b w:val="1"/>
          <w:bCs w:val="1"/>
          <w:sz w:val="22"/>
          <w:szCs w:val="22"/>
        </w:rPr>
        <w:t>.</w:t>
      </w:r>
    </w:p>
    <w:p w:rsidRPr="00846FDA" w:rsidR="005D2C1B" w:rsidP="2C09B7EE" w:rsidRDefault="00020CCE" w14:paraId="16154E7C" w14:textId="31381126">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w:t>
      </w:r>
      <w:r w:rsidRPr="2C09B7EE" w:rsidR="2D74A9B5">
        <w:rPr>
          <w:rFonts w:ascii="Calibri" w:hAnsi="Calibri" w:eastAsia="MS Mincho" w:cs="Calibri" w:asciiTheme="majorAscii" w:hAnsiTheme="majorAscii" w:cstheme="majorAscii"/>
          <w:sz w:val="22"/>
          <w:szCs w:val="22"/>
        </w:rPr>
        <w:t>Long</w:t>
      </w:r>
      <w:r w:rsidRPr="2C09B7EE" w:rsidR="00C9252F">
        <w:rPr>
          <w:rFonts w:ascii="Calibri" w:hAnsi="Calibri" w:eastAsia="MS Mincho" w:cs="Calibri" w:asciiTheme="majorAscii" w:hAnsiTheme="majorAscii" w:cstheme="majorAscii"/>
          <w:sz w:val="22"/>
          <w:szCs w:val="22"/>
        </w:rPr>
        <w:t>-</w:t>
      </w:r>
      <w:r w:rsidRPr="2C09B7EE" w:rsidR="2D74A9B5">
        <w:rPr>
          <w:rFonts w:ascii="Calibri" w:hAnsi="Calibri" w:eastAsia="MS Mincho" w:cs="Calibri" w:asciiTheme="majorAscii" w:hAnsiTheme="majorAscii" w:cstheme="majorAscii"/>
          <w:sz w:val="22"/>
          <w:szCs w:val="22"/>
        </w:rPr>
        <w:t>term use of corticosteroids</w:t>
      </w:r>
    </w:p>
    <w:p w:rsidRPr="00846FDA" w:rsidR="005D2C1B" w:rsidP="2C09B7EE" w:rsidRDefault="00020CCE" w14:paraId="4A709682" w14:textId="25E4039C">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6D7CBA61">
        <w:rPr>
          <w:rFonts w:ascii="Calibri" w:hAnsi="Calibri" w:eastAsia="MS Mincho" w:cs="Calibri" w:asciiTheme="majorAscii" w:hAnsiTheme="majorAscii" w:cstheme="majorAscii"/>
          <w:sz w:val="22"/>
          <w:szCs w:val="22"/>
        </w:rPr>
        <w:t>Anticonvulsants</w:t>
      </w:r>
    </w:p>
    <w:p w:rsidRPr="00846FDA" w:rsidR="005D2C1B" w:rsidP="2C09B7EE" w:rsidRDefault="00BB375C" w14:paraId="5C4AD131" w14:textId="0BE9AEC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xml:space="preserve">. </w:t>
      </w:r>
      <w:r w:rsidRPr="2C09B7EE" w:rsidR="4224B0E5">
        <w:rPr>
          <w:rFonts w:ascii="Calibri" w:hAnsi="Calibri" w:eastAsia="MS Mincho" w:cs="Calibri" w:asciiTheme="majorAscii" w:hAnsiTheme="majorAscii" w:cstheme="majorAscii"/>
          <w:sz w:val="22"/>
          <w:szCs w:val="22"/>
        </w:rPr>
        <w:t>Opiods</w:t>
      </w:r>
    </w:p>
    <w:p w:rsidRPr="00846FDA" w:rsidR="005D2C1B" w:rsidP="2C09B7EE" w:rsidRDefault="00BB375C" w14:paraId="3D482815" w14:textId="6139BEB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6BFFB3CE">
        <w:rPr>
          <w:rFonts w:ascii="Calibri" w:hAnsi="Calibri" w:eastAsia="MS Mincho" w:cs="Calibri" w:asciiTheme="majorAscii" w:hAnsiTheme="majorAscii" w:cstheme="majorAscii"/>
          <w:sz w:val="22"/>
          <w:szCs w:val="22"/>
        </w:rPr>
        <w:t>Acetaminophen</w:t>
      </w:r>
    </w:p>
    <w:p w:rsidRPr="00846FDA" w:rsidR="005D2C1B" w:rsidP="2C09B7EE" w:rsidRDefault="00BB375C" w14:paraId="14367AF5" w14:textId="7CE876C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xml:space="preserve">. </w:t>
      </w:r>
      <w:r w:rsidRPr="2C09B7EE" w:rsidR="21B3933A">
        <w:rPr>
          <w:rFonts w:ascii="Calibri" w:hAnsi="Calibri" w:eastAsia="MS Mincho" w:cs="Calibri" w:asciiTheme="majorAscii" w:hAnsiTheme="majorAscii" w:cstheme="majorAscii"/>
          <w:sz w:val="22"/>
          <w:szCs w:val="22"/>
        </w:rPr>
        <w:t>Antibiotics</w:t>
      </w:r>
    </w:p>
    <w:p w:rsidRPr="00846FDA" w:rsidR="00275D43" w:rsidP="00BB6977" w:rsidRDefault="00275D43" w14:paraId="54661968" w14:textId="3F62E03E">
      <w:pPr>
        <w:pStyle w:val="Heading2"/>
        <w:spacing w:after="200"/>
      </w:pPr>
      <w:r w:rsidR="00275D43">
        <w:rPr/>
        <w:t>Multiple Choice Question</w:t>
      </w:r>
    </w:p>
    <w:p w:rsidRPr="00846FDA" w:rsidR="005D2C1B" w:rsidP="00F826DA" w:rsidRDefault="005D2C1B" w14:paraId="71416E59" w14:textId="60D34030">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77. Which vitamin is essential for calcium absorption and bone health?</w:t>
      </w:r>
    </w:p>
    <w:p w:rsidRPr="00846FDA" w:rsidR="005D2C1B" w:rsidP="2C09B7EE" w:rsidRDefault="00BB375C" w14:paraId="76334F14" w14:textId="07205A8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Vitamin A</w:t>
      </w:r>
    </w:p>
    <w:p w:rsidRPr="00846FDA" w:rsidR="005D2C1B" w:rsidP="2C09B7EE" w:rsidRDefault="00BB375C" w14:paraId="296DB11F" w14:textId="2A700A6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Vitamin B</w:t>
      </w:r>
    </w:p>
    <w:p w:rsidRPr="00846FDA" w:rsidR="005D2C1B" w:rsidP="2C09B7EE" w:rsidRDefault="00BB375C" w14:paraId="7030B9AA" w14:textId="6F515F6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Vitamin C</w:t>
      </w:r>
    </w:p>
    <w:p w:rsidRPr="00846FDA" w:rsidR="005D2C1B" w:rsidP="2C09B7EE" w:rsidRDefault="00020CCE" w14:paraId="184FB2EF" w14:textId="4C36ABAA">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Vitamin D</w:t>
      </w:r>
    </w:p>
    <w:p w:rsidR="005D2C1B" w:rsidP="2C09B7EE" w:rsidRDefault="00BB375C" w14:paraId="44903E2F" w14:textId="15EC5C2C">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Vitamin K</w:t>
      </w:r>
    </w:p>
    <w:p w:rsidRPr="00846FDA" w:rsidR="00BB6977" w:rsidP="00BB6977" w:rsidRDefault="00BB6977" w14:paraId="07FC42FC" w14:textId="77777777">
      <w:pPr>
        <w:spacing w:line="276" w:lineRule="auto"/>
        <w:contextualSpacing/>
        <w:rPr>
          <w:rFonts w:eastAsia="MS Mincho" w:asciiTheme="majorHAnsi" w:hAnsiTheme="majorHAnsi" w:cstheme="majorHAnsi"/>
          <w:sz w:val="22"/>
          <w:szCs w:val="22"/>
        </w:rPr>
      </w:pPr>
    </w:p>
    <w:p w:rsidRPr="00846FDA" w:rsidR="3C0EAE02" w:rsidP="2C09B7EE" w:rsidRDefault="0B625D33" w14:paraId="64F3192D" w14:textId="5E7EDA1D">
      <w:pPr>
        <w:spacing w:after="120"/>
        <w:rPr>
          <w:rFonts w:ascii="Calibri" w:hAnsi="Calibri" w:cs="Calibri" w:asciiTheme="majorAscii" w:hAnsiTheme="majorAscii" w:cstheme="majorAscii"/>
          <w:b w:val="1"/>
          <w:bCs w:val="1"/>
          <w:color w:val="000000" w:themeColor="text1"/>
          <w:rPrChange w:author="" w16du:dateUtc="2026-05-22T10:43:00Z" w:id="1466534778">
            <w:rPr>
              <w:color w:val="000000" w:themeColor="text1"/>
            </w:rPr>
          </w:rPrChange>
        </w:rPr>
      </w:pPr>
      <w:r w:rsidRPr="2C09B7EE" w:rsidR="0B625D33">
        <w:rPr>
          <w:rFonts w:ascii="Calibri" w:hAnsi="Calibri" w:eastAsia="MS Mincho" w:cs="Calibri" w:asciiTheme="majorAscii" w:hAnsiTheme="majorAscii" w:cstheme="majorAscii"/>
          <w:b w:val="1"/>
          <w:bCs w:val="1"/>
          <w:sz w:val="22"/>
          <w:szCs w:val="22"/>
        </w:rPr>
        <w:t xml:space="preserve">78. </w:t>
      </w:r>
      <w:r w:rsidRPr="2C09B7EE" w:rsidR="47DDB182">
        <w:rPr>
          <w:rFonts w:ascii="Calibri" w:hAnsi="Calibri" w:cs="Calibri" w:asciiTheme="majorAscii" w:hAnsiTheme="majorAscii" w:cstheme="majorAscii"/>
          <w:b w:val="1"/>
          <w:bCs w:val="1"/>
          <w:color w:val="000000" w:themeColor="text1" w:themeTint="FF" w:themeShade="FF"/>
        </w:rPr>
        <w:t>Which of the following activities places the greatest stress on the growth plate of a 10-year-old boy biomechanically?</w:t>
      </w:r>
    </w:p>
    <w:p w:rsidRPr="00846FDA" w:rsidR="3C0EAE02" w:rsidP="2C09B7EE" w:rsidRDefault="47DDB182" w14:paraId="0835ACB8" w14:textId="169055B2">
      <w:pPr>
        <w:spacing w:line="276" w:lineRule="auto"/>
        <w:ind w:left="357"/>
        <w:contextualSpacing w:val="1"/>
        <w:rPr>
          <w:rFonts w:ascii="Calibri" w:hAnsi="Calibri" w:cs="Calibri" w:asciiTheme="majorAscii" w:hAnsiTheme="majorAscii" w:cstheme="majorAscii"/>
          <w:color w:val="000000" w:themeColor="text1"/>
        </w:rPr>
      </w:pPr>
      <w:r w:rsidRPr="2C09B7EE" w:rsidR="47DDB182">
        <w:rPr>
          <w:rFonts w:ascii="Calibri" w:hAnsi="Calibri" w:cs="Calibri" w:asciiTheme="majorAscii" w:hAnsiTheme="majorAscii" w:cstheme="majorAscii"/>
          <w:color w:val="000000" w:themeColor="text1" w:themeTint="FF" w:themeShade="FF"/>
        </w:rPr>
        <w:t xml:space="preserve">a. </w:t>
      </w:r>
      <w:r w:rsidRPr="2C09B7EE" w:rsidR="00C9252F">
        <w:rPr>
          <w:rFonts w:ascii="Calibri" w:hAnsi="Calibri" w:cs="Calibri" w:asciiTheme="majorAscii" w:hAnsiTheme="majorAscii" w:cstheme="majorAscii"/>
          <w:color w:val="000000" w:themeColor="text1" w:themeTint="FF" w:themeShade="FF"/>
        </w:rPr>
        <w:t>W</w:t>
      </w:r>
      <w:r w:rsidRPr="2C09B7EE" w:rsidR="47DDB182">
        <w:rPr>
          <w:rFonts w:ascii="Calibri" w:hAnsi="Calibri" w:cs="Calibri" w:asciiTheme="majorAscii" w:hAnsiTheme="majorAscii" w:cstheme="majorAscii"/>
          <w:color w:val="000000" w:themeColor="text1" w:themeTint="FF" w:themeShade="FF"/>
        </w:rPr>
        <w:t>alking</w:t>
      </w:r>
    </w:p>
    <w:p w:rsidR="00C70C05" w:rsidP="2C09B7EE" w:rsidRDefault="47DDB182" w14:paraId="02A2A435" w14:textId="518AD032">
      <w:pPr>
        <w:spacing w:line="276" w:lineRule="auto"/>
        <w:ind w:left="357"/>
        <w:contextualSpacing w:val="1"/>
        <w:rPr>
          <w:rFonts w:ascii="Calibri" w:hAnsi="Calibri" w:cs="Calibri" w:asciiTheme="majorAscii" w:hAnsiTheme="majorAscii" w:cstheme="majorAscii"/>
          <w:color w:val="000000" w:themeColor="text1"/>
        </w:rPr>
      </w:pPr>
      <w:r w:rsidRPr="2C09B7EE" w:rsidR="47DDB182">
        <w:rPr>
          <w:rFonts w:ascii="Calibri" w:hAnsi="Calibri" w:cs="Calibri" w:asciiTheme="majorAscii" w:hAnsiTheme="majorAscii" w:cstheme="majorAscii"/>
          <w:color w:val="000000" w:themeColor="text1" w:themeTint="FF" w:themeShade="FF"/>
        </w:rPr>
        <w:t xml:space="preserve">b. </w:t>
      </w:r>
      <w:r w:rsidRPr="2C09B7EE" w:rsidR="00C9252F">
        <w:rPr>
          <w:rFonts w:ascii="Calibri" w:hAnsi="Calibri" w:cs="Calibri" w:asciiTheme="majorAscii" w:hAnsiTheme="majorAscii" w:cstheme="majorAscii"/>
          <w:color w:val="000000" w:themeColor="text1" w:themeTint="FF" w:themeShade="FF"/>
        </w:rPr>
        <w:t>R</w:t>
      </w:r>
      <w:r w:rsidRPr="2C09B7EE" w:rsidR="47DDB182">
        <w:rPr>
          <w:rFonts w:ascii="Calibri" w:hAnsi="Calibri" w:cs="Calibri" w:asciiTheme="majorAscii" w:hAnsiTheme="majorAscii" w:cstheme="majorAscii"/>
          <w:color w:val="000000" w:themeColor="text1" w:themeTint="FF" w:themeShade="FF"/>
        </w:rPr>
        <w:t>unning</w:t>
      </w:r>
    </w:p>
    <w:p w:rsidRPr="00846FDA" w:rsidR="3C0EAE02" w:rsidP="2C09B7EE" w:rsidRDefault="47DDB182" w14:paraId="008EB037" w14:textId="5527CF8B">
      <w:pPr>
        <w:spacing w:line="276" w:lineRule="auto"/>
        <w:ind w:left="357"/>
        <w:contextualSpacing w:val="1"/>
        <w:rPr>
          <w:rFonts w:ascii="Calibri" w:hAnsi="Calibri" w:cs="Calibri" w:asciiTheme="majorAscii" w:hAnsiTheme="majorAscii" w:cstheme="majorAscii"/>
          <w:color w:val="000000" w:themeColor="text1"/>
        </w:rPr>
      </w:pPr>
      <w:r w:rsidRPr="2C09B7EE" w:rsidR="47DDB182">
        <w:rPr>
          <w:rFonts w:ascii="Calibri" w:hAnsi="Calibri" w:cs="Calibri" w:asciiTheme="majorAscii" w:hAnsiTheme="majorAscii" w:cstheme="majorAscii"/>
          <w:color w:val="000000" w:themeColor="text1" w:themeTint="FF" w:themeShade="FF"/>
        </w:rPr>
        <w:t xml:space="preserve">*c. </w:t>
      </w:r>
      <w:r w:rsidRPr="2C09B7EE" w:rsidR="00C9252F">
        <w:rPr>
          <w:rFonts w:ascii="Calibri" w:hAnsi="Calibri" w:cs="Calibri" w:asciiTheme="majorAscii" w:hAnsiTheme="majorAscii" w:cstheme="majorAscii"/>
          <w:color w:val="000000" w:themeColor="text1" w:themeTint="FF" w:themeShade="FF"/>
        </w:rPr>
        <w:t>P</w:t>
      </w:r>
      <w:r w:rsidRPr="2C09B7EE" w:rsidR="47DDB182">
        <w:rPr>
          <w:rFonts w:ascii="Calibri" w:hAnsi="Calibri" w:cs="Calibri" w:asciiTheme="majorAscii" w:hAnsiTheme="majorAscii" w:cstheme="majorAscii"/>
          <w:color w:val="000000" w:themeColor="text1" w:themeTint="FF" w:themeShade="FF"/>
        </w:rPr>
        <w:t>lyometrics</w:t>
      </w:r>
    </w:p>
    <w:p w:rsidR="3C0EAE02" w:rsidP="2C09B7EE" w:rsidRDefault="47DDB182" w14:paraId="0FA49A74" w14:textId="4D954992">
      <w:pPr>
        <w:spacing w:line="276" w:lineRule="auto"/>
        <w:ind w:left="357"/>
        <w:contextualSpacing w:val="1"/>
        <w:rPr>
          <w:rFonts w:ascii="Calibri" w:hAnsi="Calibri" w:cs="Calibri" w:asciiTheme="majorAscii" w:hAnsiTheme="majorAscii" w:cstheme="majorAscii"/>
          <w:color w:val="000000" w:themeColor="text1"/>
        </w:rPr>
      </w:pPr>
      <w:r w:rsidRPr="2C09B7EE" w:rsidR="47DDB182">
        <w:rPr>
          <w:rFonts w:ascii="Calibri" w:hAnsi="Calibri" w:cs="Calibri" w:asciiTheme="majorAscii" w:hAnsiTheme="majorAscii" w:cstheme="majorAscii"/>
          <w:color w:val="000000" w:themeColor="text1" w:themeTint="FF" w:themeShade="FF"/>
        </w:rPr>
        <w:t xml:space="preserve">d. </w:t>
      </w:r>
      <w:r w:rsidRPr="2C09B7EE" w:rsidR="00C9252F">
        <w:rPr>
          <w:rFonts w:ascii="Calibri" w:hAnsi="Calibri" w:cs="Calibri" w:asciiTheme="majorAscii" w:hAnsiTheme="majorAscii" w:cstheme="majorAscii"/>
          <w:color w:val="000000" w:themeColor="text1" w:themeTint="FF" w:themeShade="FF"/>
        </w:rPr>
        <w:t>B</w:t>
      </w:r>
      <w:r w:rsidRPr="2C09B7EE" w:rsidR="47DDB182">
        <w:rPr>
          <w:rFonts w:ascii="Calibri" w:hAnsi="Calibri" w:cs="Calibri" w:asciiTheme="majorAscii" w:hAnsiTheme="majorAscii" w:cstheme="majorAscii"/>
          <w:color w:val="000000" w:themeColor="text1" w:themeTint="FF" w:themeShade="FF"/>
        </w:rPr>
        <w:t>ody weight squatting</w:t>
      </w:r>
    </w:p>
    <w:p w:rsidRPr="00846FDA" w:rsidR="00265DB7" w:rsidP="00265DB7" w:rsidRDefault="00265DB7" w14:paraId="1EFC393F" w14:textId="77777777">
      <w:pPr>
        <w:spacing w:line="276" w:lineRule="auto"/>
        <w:contextualSpacing/>
        <w:rPr>
          <w:rFonts w:asciiTheme="majorHAnsi" w:hAnsiTheme="majorHAnsi" w:cstheme="majorHAnsi"/>
          <w:color w:val="000000" w:themeColor="text1"/>
        </w:rPr>
      </w:pPr>
    </w:p>
    <w:p w:rsidRPr="00846FDA" w:rsidR="005D2C1B" w:rsidP="2C09B7EE" w:rsidRDefault="49FE2989" w14:paraId="15920020" w14:textId="2A956EE2">
      <w:pPr>
        <w:spacing w:after="120"/>
        <w:rPr>
          <w:rFonts w:ascii="Calibri" w:hAnsi="Calibri" w:eastAsia="MS Mincho" w:cs="Calibri" w:asciiTheme="majorAscii" w:hAnsiTheme="majorAscii" w:cstheme="majorAscii"/>
          <w:sz w:val="22"/>
          <w:szCs w:val="22"/>
        </w:rPr>
      </w:pPr>
      <w:r w:rsidRPr="2C09B7EE" w:rsidR="49FE2989">
        <w:rPr>
          <w:rFonts w:ascii="Calibri" w:hAnsi="Calibri" w:eastAsia="MS Mincho" w:cs="Calibri" w:asciiTheme="majorAscii" w:hAnsiTheme="majorAscii" w:cstheme="majorAscii"/>
          <w:b w:val="1"/>
          <w:bCs w:val="1"/>
          <w:sz w:val="22"/>
          <w:szCs w:val="22"/>
        </w:rPr>
        <w:t xml:space="preserve">79. </w:t>
      </w:r>
      <w:r w:rsidRPr="2C09B7EE" w:rsidR="0EE18149">
        <w:rPr>
          <w:rFonts w:ascii="Calibri" w:hAnsi="Calibri" w:eastAsia="MS Mincho" w:cs="Calibri" w:asciiTheme="majorAscii" w:hAnsiTheme="majorAscii" w:cstheme="majorAscii"/>
          <w:b w:val="1"/>
          <w:bCs w:val="1"/>
          <w:sz w:val="22"/>
          <w:szCs w:val="22"/>
        </w:rPr>
        <w:t>You notice an athlete who is having a harder time breathing during practice than normal. They are complaining of fatigue</w:t>
      </w:r>
      <w:r w:rsidRPr="2C09B7EE" w:rsidR="312E9329">
        <w:rPr>
          <w:rFonts w:ascii="Calibri" w:hAnsi="Calibri" w:eastAsia="MS Mincho" w:cs="Calibri" w:asciiTheme="majorAscii" w:hAnsiTheme="majorAscii" w:cstheme="majorAscii"/>
          <w:b w:val="1"/>
          <w:bCs w:val="1"/>
          <w:sz w:val="22"/>
          <w:szCs w:val="22"/>
        </w:rPr>
        <w:t xml:space="preserve"> that is worse the longer they practice</w:t>
      </w:r>
      <w:r w:rsidRPr="2C09B7EE" w:rsidR="74A4FF27">
        <w:rPr>
          <w:rFonts w:ascii="Calibri" w:hAnsi="Calibri" w:eastAsia="MS Mincho" w:cs="Calibri" w:asciiTheme="majorAscii" w:hAnsiTheme="majorAscii" w:cstheme="majorAscii"/>
          <w:b w:val="1"/>
          <w:bCs w:val="1"/>
          <w:sz w:val="22"/>
          <w:szCs w:val="22"/>
        </w:rPr>
        <w:t>,</w:t>
      </w:r>
      <w:r w:rsidRPr="2C09B7EE" w:rsidR="0EE18149">
        <w:rPr>
          <w:rFonts w:ascii="Calibri" w:hAnsi="Calibri" w:eastAsia="MS Mincho" w:cs="Calibri" w:asciiTheme="majorAscii" w:hAnsiTheme="majorAscii" w:cstheme="majorAscii"/>
          <w:b w:val="1"/>
          <w:bCs w:val="1"/>
          <w:sz w:val="22"/>
          <w:szCs w:val="22"/>
        </w:rPr>
        <w:t xml:space="preserve"> and you think they look </w:t>
      </w:r>
      <w:r w:rsidRPr="2C09B7EE" w:rsidR="4EA79DEF">
        <w:rPr>
          <w:rFonts w:ascii="Calibri" w:hAnsi="Calibri" w:eastAsia="MS Mincho" w:cs="Calibri" w:asciiTheme="majorAscii" w:hAnsiTheme="majorAscii" w:cstheme="majorAscii"/>
          <w:b w:val="1"/>
          <w:bCs w:val="1"/>
          <w:sz w:val="22"/>
          <w:szCs w:val="22"/>
        </w:rPr>
        <w:t xml:space="preserve">paler than normal. </w:t>
      </w:r>
      <w:r w:rsidRPr="2C09B7EE" w:rsidR="375CD7EA">
        <w:rPr>
          <w:rFonts w:ascii="Calibri" w:hAnsi="Calibri" w:eastAsia="MS Mincho" w:cs="Calibri" w:asciiTheme="majorAscii" w:hAnsiTheme="majorAscii" w:cstheme="majorAscii"/>
          <w:b w:val="1"/>
          <w:bCs w:val="1"/>
          <w:sz w:val="22"/>
          <w:szCs w:val="22"/>
        </w:rPr>
        <w:t>Upon assessing the athlete, you also notice their gums look pale.</w:t>
      </w:r>
      <w:r w:rsidRPr="2C09B7EE" w:rsidR="0EE18149">
        <w:rPr>
          <w:rFonts w:ascii="Calibri" w:hAnsi="Calibri" w:eastAsia="MS Mincho" w:cs="Calibri" w:asciiTheme="majorAscii" w:hAnsiTheme="majorAscii" w:cstheme="majorAscii"/>
          <w:b w:val="1"/>
          <w:bCs w:val="1"/>
          <w:sz w:val="22"/>
          <w:szCs w:val="22"/>
        </w:rPr>
        <w:t xml:space="preserve"> </w:t>
      </w:r>
      <w:r w:rsidRPr="2C09B7EE" w:rsidR="49FE2989">
        <w:rPr>
          <w:rFonts w:ascii="Calibri" w:hAnsi="Calibri" w:eastAsia="MS Mincho" w:cs="Calibri" w:asciiTheme="majorAscii" w:hAnsiTheme="majorAscii" w:cstheme="majorAscii"/>
          <w:b w:val="1"/>
          <w:bCs w:val="1"/>
          <w:sz w:val="22"/>
          <w:szCs w:val="22"/>
        </w:rPr>
        <w:t xml:space="preserve">What condition </w:t>
      </w:r>
      <w:r w:rsidRPr="2C09B7EE" w:rsidR="13783CF8">
        <w:rPr>
          <w:rFonts w:ascii="Calibri" w:hAnsi="Calibri" w:eastAsia="MS Mincho" w:cs="Calibri" w:asciiTheme="majorAscii" w:hAnsiTheme="majorAscii" w:cstheme="majorAscii"/>
          <w:b w:val="1"/>
          <w:bCs w:val="1"/>
          <w:sz w:val="22"/>
          <w:szCs w:val="22"/>
        </w:rPr>
        <w:t>does this athlete most likely have</w:t>
      </w:r>
      <w:r w:rsidRPr="2C09B7EE" w:rsidR="49FE2989">
        <w:rPr>
          <w:rFonts w:ascii="Calibri" w:hAnsi="Calibri" w:eastAsia="MS Mincho" w:cs="Calibri" w:asciiTheme="majorAscii" w:hAnsiTheme="majorAscii" w:cstheme="majorAscii"/>
          <w:b w:val="1"/>
          <w:bCs w:val="1"/>
          <w:sz w:val="22"/>
          <w:szCs w:val="22"/>
        </w:rPr>
        <w:t>?</w:t>
      </w:r>
    </w:p>
    <w:p w:rsidRPr="00846FDA" w:rsidR="005D2C1B" w:rsidP="2C09B7EE" w:rsidRDefault="00BB375C" w14:paraId="1D1B81CD" w14:textId="66F20961">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Leukemia</w:t>
      </w:r>
    </w:p>
    <w:p w:rsidRPr="00846FDA" w:rsidR="005D2C1B" w:rsidP="2C09B7EE" w:rsidRDefault="00BB375C" w14:paraId="434F5576" w14:textId="7138A51C">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Hemophilia</w:t>
      </w:r>
    </w:p>
    <w:p w:rsidRPr="00846FDA" w:rsidR="005D2C1B" w:rsidP="2C09B7EE" w:rsidRDefault="00020CCE" w14:paraId="558E6E5A" w14:textId="1ED70647">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Anemia</w:t>
      </w:r>
    </w:p>
    <w:p w:rsidRPr="00846FDA" w:rsidR="005D2C1B" w:rsidP="2C09B7EE" w:rsidRDefault="00BB375C" w14:paraId="542C4E68" w14:textId="35C199A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Thrombocytopenia</w:t>
      </w:r>
    </w:p>
    <w:p w:rsidR="005D2C1B" w:rsidP="2C09B7EE" w:rsidRDefault="00BB375C" w14:paraId="2B2C27F8" w14:textId="2546914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Polycythemia</w:t>
      </w:r>
    </w:p>
    <w:p w:rsidRPr="00846FDA" w:rsidR="0039603E" w:rsidP="0039603E" w:rsidRDefault="0039603E" w14:paraId="64D4D099" w14:textId="77777777">
      <w:pPr>
        <w:spacing w:line="276" w:lineRule="auto"/>
        <w:contextualSpacing/>
        <w:rPr>
          <w:rFonts w:eastAsia="MS Mincho" w:asciiTheme="majorHAnsi" w:hAnsiTheme="majorHAnsi" w:cstheme="majorHAnsi"/>
          <w:sz w:val="22"/>
          <w:szCs w:val="22"/>
        </w:rPr>
      </w:pPr>
    </w:p>
    <w:p w:rsidRPr="00846FDA" w:rsidR="0B1AB2C2" w:rsidP="2C09B7EE" w:rsidRDefault="0B625D33" w14:paraId="0DE82818" w14:textId="36E4FF9F">
      <w:pPr>
        <w:spacing w:after="120"/>
        <w:rPr>
          <w:rFonts w:ascii="Calibri" w:hAnsi="Calibri" w:cs="Calibri" w:asciiTheme="majorAscii" w:hAnsiTheme="majorAscii" w:cstheme="majorAscii"/>
          <w:b w:val="1"/>
          <w:bCs w:val="1"/>
          <w:color w:val="000000" w:themeColor="text1"/>
          <w:rPrChange w:author="" w16du:dateUtc="2026-05-22T10:43:00Z" w:id="1454605852">
            <w:rPr>
              <w:color w:val="000000" w:themeColor="text1"/>
            </w:rPr>
          </w:rPrChange>
        </w:rPr>
      </w:pPr>
      <w:r w:rsidRPr="2C09B7EE" w:rsidR="0B625D33">
        <w:rPr>
          <w:rFonts w:ascii="Calibri" w:hAnsi="Calibri" w:eastAsia="MS Mincho" w:cs="Calibri" w:asciiTheme="majorAscii" w:hAnsiTheme="majorAscii" w:cstheme="majorAscii"/>
          <w:b w:val="1"/>
          <w:bCs w:val="1"/>
          <w:sz w:val="22"/>
          <w:szCs w:val="22"/>
        </w:rPr>
        <w:t xml:space="preserve">80. </w:t>
      </w:r>
      <w:r w:rsidRPr="2C09B7EE" w:rsidR="7AD14134">
        <w:rPr>
          <w:rFonts w:ascii="Calibri" w:hAnsi="Calibri" w:cs="Calibri" w:asciiTheme="majorAscii" w:hAnsiTheme="majorAscii" w:cstheme="majorAscii"/>
          <w:b w:val="1"/>
          <w:bCs w:val="1"/>
          <w:color w:val="000000" w:themeColor="text1" w:themeTint="FF" w:themeShade="FF"/>
        </w:rPr>
        <w:t xml:space="preserve">For young adults, </w:t>
      </w:r>
      <w:r w:rsidRPr="2C09B7EE" w:rsidR="00C9252F">
        <w:rPr>
          <w:rFonts w:ascii="Calibri" w:hAnsi="Calibri" w:cs="Calibri" w:asciiTheme="majorAscii" w:hAnsiTheme="majorAscii" w:cstheme="majorAscii"/>
          <w:b w:val="1"/>
          <w:bCs w:val="1"/>
          <w:color w:val="000000" w:themeColor="text1" w:themeTint="FF" w:themeShade="FF"/>
        </w:rPr>
        <w:t xml:space="preserve">what is </w:t>
      </w:r>
      <w:r w:rsidRPr="2C09B7EE" w:rsidR="7AD14134">
        <w:rPr>
          <w:rFonts w:ascii="Calibri" w:hAnsi="Calibri" w:cs="Calibri" w:asciiTheme="majorAscii" w:hAnsiTheme="majorAscii" w:cstheme="majorAscii"/>
          <w:b w:val="1"/>
          <w:bCs w:val="1"/>
          <w:color w:val="000000" w:themeColor="text1" w:themeTint="FF" w:themeShade="FF"/>
        </w:rPr>
        <w:t>the proper number of reps and sets in strength training</w:t>
      </w:r>
      <w:r w:rsidRPr="2C09B7EE" w:rsidR="00C9252F">
        <w:rPr>
          <w:rFonts w:ascii="Calibri" w:hAnsi="Calibri" w:cs="Calibri" w:asciiTheme="majorAscii" w:hAnsiTheme="majorAscii" w:cstheme="majorAscii"/>
          <w:b w:val="1"/>
          <w:bCs w:val="1"/>
          <w:color w:val="000000" w:themeColor="text1" w:themeTint="FF" w:themeShade="FF"/>
        </w:rPr>
        <w:t>?</w:t>
      </w:r>
    </w:p>
    <w:p w:rsidRPr="00846FDA" w:rsidR="0B1AB2C2" w:rsidP="2C09B7EE" w:rsidRDefault="7AD14134" w14:paraId="6F0B6451" w14:textId="71A99C10">
      <w:pPr>
        <w:spacing w:line="276" w:lineRule="auto"/>
        <w:ind w:left="357"/>
        <w:contextualSpacing w:val="1"/>
        <w:rPr>
          <w:rFonts w:ascii="Calibri" w:hAnsi="Calibri" w:cs="Calibri" w:asciiTheme="majorAscii" w:hAnsiTheme="majorAscii" w:cstheme="majorAscii"/>
          <w:color w:val="000000" w:themeColor="text1"/>
        </w:rPr>
      </w:pPr>
      <w:r w:rsidRPr="2C09B7EE" w:rsidR="7AD14134">
        <w:rPr>
          <w:rFonts w:ascii="Calibri" w:hAnsi="Calibri" w:cs="Calibri" w:asciiTheme="majorAscii" w:hAnsiTheme="majorAscii" w:cstheme="majorAscii"/>
          <w:color w:val="000000" w:themeColor="text1" w:themeTint="FF" w:themeShade="FF"/>
        </w:rPr>
        <w:t>*a. 8</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15 reps, 2</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3 sets</w:t>
      </w:r>
    </w:p>
    <w:p w:rsidRPr="00846FDA" w:rsidR="0B1AB2C2" w:rsidP="2C09B7EE" w:rsidRDefault="7AD14134" w14:paraId="2A790D46" w14:textId="2EB49955">
      <w:pPr>
        <w:spacing w:line="276" w:lineRule="auto"/>
        <w:ind w:left="357"/>
        <w:contextualSpacing w:val="1"/>
        <w:rPr>
          <w:rFonts w:ascii="Calibri" w:hAnsi="Calibri" w:cs="Calibri" w:asciiTheme="majorAscii" w:hAnsiTheme="majorAscii" w:cstheme="majorAscii"/>
          <w:color w:val="000000" w:themeColor="text1"/>
        </w:rPr>
      </w:pPr>
      <w:r w:rsidRPr="2C09B7EE" w:rsidR="7AD14134">
        <w:rPr>
          <w:rFonts w:ascii="Calibri" w:hAnsi="Calibri" w:cs="Calibri" w:asciiTheme="majorAscii" w:hAnsiTheme="majorAscii" w:cstheme="majorAscii"/>
          <w:color w:val="000000" w:themeColor="text1" w:themeTint="FF" w:themeShade="FF"/>
        </w:rPr>
        <w:t>b. 5 reps, 10 sets</w:t>
      </w:r>
    </w:p>
    <w:p w:rsidRPr="00846FDA" w:rsidR="0B1AB2C2" w:rsidP="2C09B7EE" w:rsidRDefault="7AD14134" w14:paraId="332155F6" w14:textId="7A9A3EE8">
      <w:pPr>
        <w:spacing w:line="276" w:lineRule="auto"/>
        <w:ind w:left="357"/>
        <w:contextualSpacing w:val="1"/>
        <w:rPr>
          <w:rFonts w:ascii="Calibri" w:hAnsi="Calibri" w:cs="Calibri" w:asciiTheme="majorAscii" w:hAnsiTheme="majorAscii" w:cstheme="majorAscii"/>
          <w:color w:val="000000" w:themeColor="text1"/>
        </w:rPr>
      </w:pPr>
      <w:r w:rsidRPr="2C09B7EE" w:rsidR="7AD14134">
        <w:rPr>
          <w:rFonts w:ascii="Calibri" w:hAnsi="Calibri" w:cs="Calibri" w:asciiTheme="majorAscii" w:hAnsiTheme="majorAscii" w:cstheme="majorAscii"/>
          <w:color w:val="000000" w:themeColor="text1" w:themeTint="FF" w:themeShade="FF"/>
        </w:rPr>
        <w:t>c. 8</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10 reps, 1</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2 sets</w:t>
      </w:r>
    </w:p>
    <w:p w:rsidR="0B1AB2C2" w:rsidP="2C09B7EE" w:rsidRDefault="7AD14134" w14:paraId="129C34F6" w14:textId="011C5DD7">
      <w:pPr>
        <w:spacing w:line="276" w:lineRule="auto"/>
        <w:ind w:left="357"/>
        <w:contextualSpacing w:val="1"/>
        <w:rPr>
          <w:rFonts w:ascii="Calibri" w:hAnsi="Calibri" w:cs="Calibri" w:asciiTheme="majorAscii" w:hAnsiTheme="majorAscii" w:cstheme="majorAscii"/>
          <w:color w:val="000000" w:themeColor="text1"/>
        </w:rPr>
      </w:pPr>
      <w:r w:rsidRPr="2C09B7EE" w:rsidR="7AD14134">
        <w:rPr>
          <w:rFonts w:ascii="Calibri" w:hAnsi="Calibri" w:cs="Calibri" w:asciiTheme="majorAscii" w:hAnsiTheme="majorAscii" w:cstheme="majorAscii"/>
          <w:color w:val="000000" w:themeColor="text1" w:themeTint="FF" w:themeShade="FF"/>
        </w:rPr>
        <w:t>d. 4</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6 reps, 2</w:t>
      </w:r>
      <w:r w:rsidRPr="2C09B7EE" w:rsidR="00C9252F">
        <w:rPr>
          <w:rFonts w:ascii="Calibri" w:hAnsi="Calibri" w:cs="Calibri" w:asciiTheme="majorAscii" w:hAnsiTheme="majorAscii" w:cstheme="majorAscii"/>
          <w:color w:val="000000" w:themeColor="text1" w:themeTint="FF" w:themeShade="FF"/>
        </w:rPr>
        <w:t xml:space="preserve"> to </w:t>
      </w:r>
      <w:r w:rsidRPr="2C09B7EE" w:rsidR="7AD14134">
        <w:rPr>
          <w:rFonts w:ascii="Calibri" w:hAnsi="Calibri" w:cs="Calibri" w:asciiTheme="majorAscii" w:hAnsiTheme="majorAscii" w:cstheme="majorAscii"/>
          <w:color w:val="000000" w:themeColor="text1" w:themeTint="FF" w:themeShade="FF"/>
        </w:rPr>
        <w:t>3 sets</w:t>
      </w:r>
    </w:p>
    <w:p w:rsidRPr="00846FDA" w:rsidR="0039603E" w:rsidP="0039603E" w:rsidRDefault="0039603E" w14:paraId="28E28629" w14:textId="77777777">
      <w:pPr>
        <w:spacing w:line="276" w:lineRule="auto"/>
        <w:contextualSpacing/>
        <w:rPr>
          <w:rFonts w:asciiTheme="majorHAnsi" w:hAnsiTheme="majorHAnsi" w:cstheme="majorHAnsi"/>
          <w:color w:val="000000" w:themeColor="text1"/>
        </w:rPr>
      </w:pPr>
    </w:p>
    <w:p w:rsidRPr="00846FDA" w:rsidR="005D2C1B" w:rsidP="00F826DA" w:rsidRDefault="49FE2989" w14:paraId="2A74226C" w14:textId="3AD376C0">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81. Which electrolyte is most responsible for regulating muscle contraction?</w:t>
      </w:r>
    </w:p>
    <w:p w:rsidRPr="00846FDA" w:rsidR="005D2C1B" w:rsidP="2C09B7EE" w:rsidRDefault="00BB375C" w14:paraId="44595BE1" w14:textId="2BF589D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Sodium</w:t>
      </w:r>
    </w:p>
    <w:p w:rsidRPr="00846FDA" w:rsidR="005D2C1B" w:rsidP="2C09B7EE" w:rsidRDefault="00BB375C" w14:paraId="3326ADFE" w14:textId="18E26AF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Potassium</w:t>
      </w:r>
    </w:p>
    <w:p w:rsidRPr="00846FDA" w:rsidR="005D2C1B" w:rsidP="2C09B7EE" w:rsidRDefault="00020CCE" w14:paraId="6DEDA849" w14:textId="5FD354BA">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Calcium</w:t>
      </w:r>
    </w:p>
    <w:p w:rsidRPr="00846FDA" w:rsidR="005D2C1B" w:rsidP="2C09B7EE" w:rsidRDefault="00BB375C" w14:paraId="515DEF81" w14:textId="427A3677">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Magnesium</w:t>
      </w:r>
    </w:p>
    <w:p w:rsidR="005D2C1B" w:rsidP="2C09B7EE" w:rsidRDefault="00BB375C" w14:paraId="1BBA12CA" w14:textId="085610C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Chloride</w:t>
      </w:r>
    </w:p>
    <w:p w:rsidRPr="00846FDA" w:rsidR="0039603E" w:rsidP="0039603E" w:rsidRDefault="0039603E" w14:paraId="312A4B5B"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6E241645" w14:textId="105FE67C">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82. What condition results from excessive heat exposure with dehydration?</w:t>
      </w:r>
    </w:p>
    <w:p w:rsidRPr="00846FDA" w:rsidR="005D2C1B" w:rsidP="2C09B7EE" w:rsidRDefault="00BB375C" w14:paraId="79775258" w14:textId="7490C6B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Heat cramps</w:t>
      </w:r>
    </w:p>
    <w:p w:rsidRPr="00846FDA" w:rsidR="005D2C1B" w:rsidP="2C09B7EE" w:rsidRDefault="00020CCE" w14:paraId="719EEEC7" w14:textId="3AFE13A1">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Heat exhaustion</w:t>
      </w:r>
    </w:p>
    <w:p w:rsidRPr="00846FDA" w:rsidR="005D2C1B" w:rsidP="2C09B7EE" w:rsidRDefault="00BB375C" w14:paraId="793B4F63" w14:textId="116F0A6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Heat stroke</w:t>
      </w:r>
    </w:p>
    <w:p w:rsidRPr="00846FDA" w:rsidR="005D2C1B" w:rsidP="2C09B7EE" w:rsidRDefault="00BB375C" w14:paraId="736175FC" w14:textId="15E95EB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Hypothermia</w:t>
      </w:r>
    </w:p>
    <w:p w:rsidR="005D2C1B" w:rsidP="2C09B7EE" w:rsidRDefault="00BB375C" w14:paraId="7CF82979" w14:textId="22904B5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Frostbite</w:t>
      </w:r>
    </w:p>
    <w:p w:rsidRPr="00846FDA" w:rsidR="0039603E" w:rsidP="0039603E" w:rsidRDefault="0039603E" w14:paraId="3B5942CE" w14:textId="77777777">
      <w:pPr>
        <w:spacing w:line="276" w:lineRule="auto"/>
        <w:contextualSpacing/>
        <w:rPr>
          <w:rFonts w:eastAsia="MS Mincho" w:asciiTheme="majorHAnsi" w:hAnsiTheme="majorHAnsi" w:cstheme="majorHAnsi"/>
          <w:sz w:val="22"/>
          <w:szCs w:val="22"/>
        </w:rPr>
      </w:pPr>
    </w:p>
    <w:p w:rsidRPr="00846FDA" w:rsidR="005D2C1B" w:rsidP="00F826DA" w:rsidRDefault="005D2C1B" w14:paraId="7EA8975D" w14:textId="41D2FAEB">
      <w:pPr>
        <w:spacing w:after="120"/>
        <w:rPr>
          <w:rFonts w:eastAsia="MS Mincho" w:asciiTheme="majorHAnsi" w:hAnsiTheme="majorHAnsi" w:cstheme="majorHAnsi"/>
          <w:sz w:val="22"/>
          <w:szCs w:val="22"/>
        </w:rPr>
      </w:pPr>
      <w:r w:rsidRPr="00846FDA">
        <w:rPr>
          <w:rFonts w:eastAsia="MS Mincho" w:asciiTheme="majorHAnsi" w:hAnsiTheme="majorHAnsi" w:cstheme="majorHAnsi"/>
          <w:b/>
          <w:sz w:val="22"/>
          <w:szCs w:val="22"/>
        </w:rPr>
        <w:t>83. What is the most severe heat illness?</w:t>
      </w:r>
    </w:p>
    <w:p w:rsidRPr="00846FDA" w:rsidR="005D2C1B" w:rsidP="2C09B7EE" w:rsidRDefault="00BB375C" w14:paraId="24C3D34E" w14:textId="57F64707">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Heat cramps</w:t>
      </w:r>
    </w:p>
    <w:p w:rsidRPr="00846FDA" w:rsidR="005D2C1B" w:rsidP="2C09B7EE" w:rsidRDefault="00BB375C" w14:paraId="078E2F61" w14:textId="0DF66FA4">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Heat exhaustion</w:t>
      </w:r>
    </w:p>
    <w:p w:rsidRPr="00846FDA" w:rsidR="005D2C1B" w:rsidP="2C09B7EE" w:rsidRDefault="00020CCE" w14:paraId="74BC601F" w14:textId="492D11ED">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Heat stroke</w:t>
      </w:r>
    </w:p>
    <w:p w:rsidRPr="00846FDA" w:rsidR="005D2C1B" w:rsidP="2C09B7EE" w:rsidRDefault="00BB375C" w14:paraId="79C074D4" w14:textId="7AC84C8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Heat syncope</w:t>
      </w:r>
    </w:p>
    <w:p w:rsidR="005D2C1B" w:rsidP="2C09B7EE" w:rsidRDefault="00BB375C" w14:paraId="674ED4AF" w14:textId="6577567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Dehydration</w:t>
      </w:r>
    </w:p>
    <w:p w:rsidRPr="00846FDA" w:rsidR="0039603E" w:rsidP="0039603E" w:rsidRDefault="0039603E" w14:paraId="7ED0CC20" w14:textId="77777777">
      <w:pPr>
        <w:spacing w:line="276" w:lineRule="auto"/>
        <w:contextualSpacing/>
        <w:rPr>
          <w:rFonts w:eastAsia="MS Mincho" w:asciiTheme="majorHAnsi" w:hAnsiTheme="majorHAnsi" w:cstheme="majorHAnsi"/>
          <w:sz w:val="22"/>
          <w:szCs w:val="22"/>
        </w:rPr>
      </w:pPr>
    </w:p>
    <w:p w:rsidRPr="00846FDA" w:rsidR="005D2C1B" w:rsidP="2C09B7EE" w:rsidRDefault="49FE2989" w14:paraId="46658BAC" w14:textId="422DB62C">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84. </w:t>
      </w:r>
      <w:r w:rsidRPr="2C09B7EE" w:rsidR="00C9252F">
        <w:rPr>
          <w:rFonts w:ascii="Calibri" w:hAnsi="Calibri" w:eastAsia="MS Mincho" w:cs="Calibri" w:asciiTheme="majorAscii" w:hAnsiTheme="majorAscii" w:cstheme="majorAscii"/>
          <w:b w:val="1"/>
          <w:bCs w:val="1"/>
          <w:sz w:val="22"/>
          <w:szCs w:val="22"/>
        </w:rPr>
        <w:t>Which condition is a</w:t>
      </w:r>
      <w:r w:rsidRPr="2C09B7EE" w:rsidR="7AB96563">
        <w:rPr>
          <w:rFonts w:ascii="Calibri" w:hAnsi="Calibri" w:eastAsia="MS Mincho" w:cs="Calibri" w:asciiTheme="majorAscii" w:hAnsiTheme="majorAscii" w:cstheme="majorAscii"/>
          <w:b w:val="1"/>
          <w:bCs w:val="1"/>
          <w:sz w:val="22"/>
          <w:szCs w:val="22"/>
        </w:rPr>
        <w:t xml:space="preserve"> rectal temperature </w:t>
      </w:r>
      <w:r w:rsidRPr="2C09B7EE" w:rsidR="7F179433">
        <w:rPr>
          <w:rFonts w:ascii="Calibri" w:hAnsi="Calibri" w:eastAsia="MS Mincho" w:cs="Calibri" w:asciiTheme="majorAscii" w:hAnsiTheme="majorAscii" w:cstheme="majorAscii"/>
          <w:b w:val="1"/>
          <w:bCs w:val="1"/>
          <w:sz w:val="22"/>
          <w:szCs w:val="22"/>
        </w:rPr>
        <w:t>of 94.3</w:t>
      </w:r>
      <w:r w:rsidRPr="2C09B7EE" w:rsidR="49FE2989">
        <w:rPr>
          <w:rFonts w:ascii="Calibri" w:hAnsi="Calibri" w:eastAsia="MS Mincho" w:cs="Calibri" w:asciiTheme="majorAscii" w:hAnsiTheme="majorAscii" w:cstheme="majorAscii"/>
          <w:b w:val="1"/>
          <w:bCs w:val="1"/>
          <w:sz w:val="22"/>
          <w:szCs w:val="22"/>
        </w:rPr>
        <w:t>°F (3</w:t>
      </w:r>
      <w:r w:rsidRPr="2C09B7EE" w:rsidR="75D5D5B8">
        <w:rPr>
          <w:rFonts w:ascii="Calibri" w:hAnsi="Calibri" w:eastAsia="MS Mincho" w:cs="Calibri" w:asciiTheme="majorAscii" w:hAnsiTheme="majorAscii" w:cstheme="majorAscii"/>
          <w:b w:val="1"/>
          <w:bCs w:val="1"/>
          <w:sz w:val="22"/>
          <w:szCs w:val="22"/>
        </w:rPr>
        <w:t>4.6</w:t>
      </w:r>
      <w:r w:rsidRPr="2C09B7EE" w:rsidR="49FE2989">
        <w:rPr>
          <w:rFonts w:ascii="Calibri" w:hAnsi="Calibri" w:eastAsia="MS Mincho" w:cs="Calibri" w:asciiTheme="majorAscii" w:hAnsiTheme="majorAscii" w:cstheme="majorAscii"/>
          <w:b w:val="1"/>
          <w:bCs w:val="1"/>
          <w:sz w:val="22"/>
          <w:szCs w:val="22"/>
        </w:rPr>
        <w:t>°C)</w:t>
      </w:r>
      <w:r w:rsidRPr="2C09B7EE" w:rsidR="749A66C2">
        <w:rPr>
          <w:rFonts w:ascii="Calibri" w:hAnsi="Calibri" w:eastAsia="MS Mincho" w:cs="Calibri" w:asciiTheme="majorAscii" w:hAnsiTheme="majorAscii" w:cstheme="majorAscii"/>
          <w:b w:val="1"/>
          <w:bCs w:val="1"/>
          <w:sz w:val="22"/>
          <w:szCs w:val="22"/>
        </w:rPr>
        <w:t xml:space="preserve"> </w:t>
      </w:r>
      <w:r w:rsidRPr="2C09B7EE" w:rsidR="749A66C2">
        <w:rPr>
          <w:rFonts w:ascii="Calibri" w:hAnsi="Calibri" w:eastAsia="MS Mincho" w:cs="Calibri" w:asciiTheme="majorAscii" w:hAnsiTheme="majorAscii" w:cstheme="majorAscii"/>
          <w:b w:val="1"/>
          <w:bCs w:val="1"/>
          <w:sz w:val="22"/>
          <w:szCs w:val="22"/>
        </w:rPr>
        <w:t>a sign of</w:t>
      </w:r>
      <w:r w:rsidRPr="2C09B7EE" w:rsidR="00C9252F">
        <w:rPr>
          <w:rFonts w:ascii="Calibri" w:hAnsi="Calibri" w:eastAsia="MS Mincho" w:cs="Calibri" w:asciiTheme="majorAscii" w:hAnsiTheme="majorAscii" w:cstheme="majorAscii"/>
          <w:b w:val="1"/>
          <w:bCs w:val="1"/>
          <w:sz w:val="22"/>
          <w:szCs w:val="22"/>
        </w:rPr>
        <w:t>?</w:t>
      </w:r>
    </w:p>
    <w:p w:rsidRPr="00846FDA" w:rsidR="005D2C1B" w:rsidP="2C09B7EE" w:rsidRDefault="00BB375C" w14:paraId="40AC1C07" w14:textId="0DEFD47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Hyperthermia</w:t>
      </w:r>
    </w:p>
    <w:p w:rsidRPr="00846FDA" w:rsidR="005D2C1B" w:rsidP="2C09B7EE" w:rsidRDefault="00020CCE" w14:paraId="25BC0A84" w14:textId="5579879A">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Hypothermia</w:t>
      </w:r>
    </w:p>
    <w:p w:rsidRPr="00846FDA" w:rsidR="005D2C1B" w:rsidP="2C09B7EE" w:rsidRDefault="00BB375C" w14:paraId="39EC38DA" w14:textId="63327F8B">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Heat exhaustion</w:t>
      </w:r>
    </w:p>
    <w:p w:rsidRPr="00846FDA" w:rsidR="005D2C1B" w:rsidP="2C09B7EE" w:rsidRDefault="00BB375C" w14:paraId="364DE74D" w14:textId="06B14B4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Heat stroke</w:t>
      </w:r>
    </w:p>
    <w:p w:rsidR="005D2C1B" w:rsidP="2C09B7EE" w:rsidRDefault="00BB375C" w14:paraId="65AF4239" w14:textId="5507CFA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Frostnip</w:t>
      </w:r>
    </w:p>
    <w:p w:rsidRPr="00846FDA" w:rsidR="0039603E" w:rsidP="0039603E" w:rsidRDefault="0039603E" w14:paraId="3375871B" w14:textId="77777777">
      <w:pPr>
        <w:spacing w:line="276" w:lineRule="auto"/>
        <w:contextualSpacing/>
        <w:rPr>
          <w:rFonts w:eastAsia="MS Mincho" w:asciiTheme="majorHAnsi" w:hAnsiTheme="majorHAnsi" w:cstheme="majorHAnsi"/>
          <w:sz w:val="22"/>
          <w:szCs w:val="22"/>
        </w:rPr>
      </w:pPr>
    </w:p>
    <w:p w:rsidRPr="00846FDA" w:rsidR="005D2C1B" w:rsidP="00F826DA" w:rsidRDefault="49FE2989" w14:paraId="18A3808F" w14:textId="027D80D3">
      <w:pPr>
        <w:spacing w:after="120"/>
        <w:rPr>
          <w:rFonts w:eastAsia="MS Mincho" w:asciiTheme="majorHAnsi" w:hAnsiTheme="majorHAnsi" w:cstheme="majorHAnsi"/>
          <w:sz w:val="22"/>
          <w:szCs w:val="22"/>
        </w:rPr>
      </w:pPr>
      <w:r w:rsidRPr="00846FDA">
        <w:rPr>
          <w:rFonts w:eastAsia="MS Mincho" w:asciiTheme="majorHAnsi" w:hAnsiTheme="majorHAnsi" w:cstheme="majorHAnsi"/>
          <w:b/>
          <w:bCs/>
          <w:sz w:val="22"/>
          <w:szCs w:val="22"/>
        </w:rPr>
        <w:t>85. What condition results from freezing of body tissues?</w:t>
      </w:r>
    </w:p>
    <w:p w:rsidRPr="00846FDA" w:rsidR="005D2C1B" w:rsidP="2C09B7EE" w:rsidRDefault="00BB375C" w14:paraId="5387A399" w14:textId="15A7813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Hypothermia</w:t>
      </w:r>
    </w:p>
    <w:p w:rsidRPr="00846FDA" w:rsidR="005D2C1B" w:rsidP="2C09B7EE" w:rsidRDefault="00020CCE" w14:paraId="159C0086" w14:textId="7AB91271">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Frostbite</w:t>
      </w:r>
    </w:p>
    <w:p w:rsidRPr="00846FDA" w:rsidR="005D2C1B" w:rsidP="2C09B7EE" w:rsidRDefault="00BB375C" w14:paraId="1CCCC34A" w14:textId="7D011953">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Chilblains</w:t>
      </w:r>
    </w:p>
    <w:p w:rsidRPr="00846FDA" w:rsidR="005D2C1B" w:rsidP="2C09B7EE" w:rsidRDefault="00BB375C" w14:paraId="766CA09B" w14:textId="57B20C5A">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Heat stroke</w:t>
      </w:r>
    </w:p>
    <w:p w:rsidRPr="00846FDA" w:rsidR="005D2C1B" w:rsidP="2C09B7EE" w:rsidRDefault="00BB375C" w14:paraId="405A5963" w14:textId="623F2769">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Raynaud phenomenon</w:t>
      </w:r>
    </w:p>
    <w:p w:rsidRPr="00846FDA" w:rsidR="00275D43" w:rsidP="0039603E" w:rsidRDefault="00275D43" w14:paraId="69B6F475" w14:textId="77777777">
      <w:pPr>
        <w:pStyle w:val="Heading2"/>
        <w:spacing w:after="200"/>
      </w:pPr>
      <w:r w:rsidR="00275D43">
        <w:rPr/>
        <w:t>Multiple Select Question</w:t>
      </w:r>
    </w:p>
    <w:p w:rsidR="00C70C05" w:rsidP="2C09B7EE" w:rsidRDefault="49FE2989" w14:paraId="233E73FB" w14:textId="6CE2B3FA">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86. </w:t>
      </w:r>
      <w:r w:rsidRPr="2C09B7EE" w:rsidR="15720C3E">
        <w:rPr>
          <w:rFonts w:ascii="Calibri" w:hAnsi="Calibri" w:eastAsia="MS Mincho" w:cs="Calibri" w:asciiTheme="majorAscii" w:hAnsiTheme="majorAscii" w:cstheme="majorAscii"/>
          <w:b w:val="1"/>
          <w:bCs w:val="1"/>
          <w:sz w:val="22"/>
          <w:szCs w:val="22"/>
        </w:rPr>
        <w:t xml:space="preserve">If your patient is on Warfarin, </w:t>
      </w:r>
      <w:r w:rsidRPr="2C09B7EE" w:rsidR="310325C6">
        <w:rPr>
          <w:rFonts w:ascii="Calibri" w:hAnsi="Calibri" w:eastAsia="MS Mincho" w:cs="Calibri" w:asciiTheme="majorAscii" w:hAnsiTheme="majorAscii" w:cstheme="majorAscii"/>
          <w:b w:val="1"/>
          <w:bCs w:val="1"/>
          <w:sz w:val="22"/>
          <w:szCs w:val="22"/>
        </w:rPr>
        <w:t>w</w:t>
      </w:r>
      <w:r w:rsidRPr="2C09B7EE" w:rsidR="49FE2989">
        <w:rPr>
          <w:rFonts w:ascii="Calibri" w:hAnsi="Calibri" w:eastAsia="MS Mincho" w:cs="Calibri" w:asciiTheme="majorAscii" w:hAnsiTheme="majorAscii" w:cstheme="majorAscii"/>
          <w:b w:val="1"/>
          <w:bCs w:val="1"/>
          <w:sz w:val="22"/>
          <w:szCs w:val="22"/>
        </w:rPr>
        <w:t xml:space="preserve">hat </w:t>
      </w:r>
      <w:r w:rsidRPr="2C09B7EE" w:rsidR="2F447281">
        <w:rPr>
          <w:rFonts w:ascii="Calibri" w:hAnsi="Calibri" w:eastAsia="MS Mincho" w:cs="Calibri" w:asciiTheme="majorAscii" w:hAnsiTheme="majorAscii" w:cstheme="majorAscii"/>
          <w:b w:val="1"/>
          <w:bCs w:val="1"/>
          <w:sz w:val="22"/>
          <w:szCs w:val="22"/>
        </w:rPr>
        <w:t xml:space="preserve">foods should you educate the patient to be </w:t>
      </w:r>
      <w:r w:rsidRPr="2C09B7EE" w:rsidR="5CB80179">
        <w:rPr>
          <w:rFonts w:ascii="Calibri" w:hAnsi="Calibri" w:eastAsia="MS Mincho" w:cs="Calibri" w:asciiTheme="majorAscii" w:hAnsiTheme="majorAscii" w:cstheme="majorAscii"/>
          <w:b w:val="1"/>
          <w:bCs w:val="1"/>
          <w:sz w:val="22"/>
          <w:szCs w:val="22"/>
        </w:rPr>
        <w:t>cautious about</w:t>
      </w:r>
      <w:r w:rsidRPr="2C09B7EE" w:rsidR="2F447281">
        <w:rPr>
          <w:rFonts w:ascii="Calibri" w:hAnsi="Calibri" w:eastAsia="MS Mincho" w:cs="Calibri" w:asciiTheme="majorAscii" w:hAnsiTheme="majorAscii" w:cstheme="majorAscii"/>
          <w:b w:val="1"/>
          <w:bCs w:val="1"/>
          <w:sz w:val="22"/>
          <w:szCs w:val="22"/>
        </w:rPr>
        <w:t xml:space="preserve"> eating</w:t>
      </w:r>
      <w:r w:rsidRPr="2C09B7EE" w:rsidR="49FE2989">
        <w:rPr>
          <w:rFonts w:ascii="Calibri" w:hAnsi="Calibri" w:eastAsia="MS Mincho" w:cs="Calibri" w:asciiTheme="majorAscii" w:hAnsiTheme="majorAscii" w:cstheme="majorAscii"/>
          <w:b w:val="1"/>
          <w:bCs w:val="1"/>
          <w:sz w:val="22"/>
          <w:szCs w:val="22"/>
        </w:rPr>
        <w:t>?</w:t>
      </w:r>
      <w:r w:rsidRPr="2C09B7EE" w:rsidR="5224C4E6">
        <w:rPr>
          <w:rFonts w:ascii="Calibri" w:hAnsi="Calibri" w:eastAsia="MS Mincho" w:cs="Calibri" w:asciiTheme="majorAscii" w:hAnsiTheme="majorAscii" w:cstheme="majorAscii"/>
          <w:b w:val="1"/>
          <w:bCs w:val="1"/>
          <w:sz w:val="22"/>
          <w:szCs w:val="22"/>
        </w:rPr>
        <w:t xml:space="preserve"> </w:t>
      </w:r>
      <w:r w:rsidRPr="2C09B7EE" w:rsidR="00814D11">
        <w:rPr>
          <w:rFonts w:ascii="Calibri" w:hAnsi="Calibri" w:eastAsia="MS Mincho" w:cs="Calibri" w:asciiTheme="majorAscii" w:hAnsiTheme="majorAscii" w:cstheme="majorAscii"/>
          <w:b w:val="1"/>
          <w:bCs w:val="1"/>
          <w:sz w:val="22"/>
          <w:szCs w:val="22"/>
        </w:rPr>
        <w:t xml:space="preserve">Choose </w:t>
      </w:r>
      <w:r w:rsidRPr="2C09B7EE" w:rsidR="5224C4E6">
        <w:rPr>
          <w:rFonts w:ascii="Calibri" w:hAnsi="Calibri" w:eastAsia="MS Mincho" w:cs="Calibri" w:asciiTheme="majorAscii" w:hAnsiTheme="majorAscii" w:cstheme="majorAscii"/>
          <w:b w:val="1"/>
          <w:bCs w:val="1"/>
          <w:sz w:val="22"/>
          <w:szCs w:val="22"/>
        </w:rPr>
        <w:t xml:space="preserve">all that </w:t>
      </w:r>
      <w:r w:rsidRPr="2C09B7EE" w:rsidR="5224C4E6">
        <w:rPr>
          <w:rFonts w:ascii="Calibri" w:hAnsi="Calibri" w:eastAsia="MS Mincho" w:cs="Calibri" w:asciiTheme="majorAscii" w:hAnsiTheme="majorAscii" w:cstheme="majorAscii"/>
          <w:b w:val="1"/>
          <w:bCs w:val="1"/>
          <w:sz w:val="22"/>
          <w:szCs w:val="22"/>
        </w:rPr>
        <w:t>apply</w:t>
      </w:r>
      <w:r w:rsidRPr="2C09B7EE" w:rsidR="5224C4E6">
        <w:rPr>
          <w:rFonts w:ascii="Calibri" w:hAnsi="Calibri" w:eastAsia="MS Mincho" w:cs="Calibri" w:asciiTheme="majorAscii" w:hAnsiTheme="majorAscii" w:cstheme="majorAscii"/>
          <w:b w:val="1"/>
          <w:bCs w:val="1"/>
          <w:sz w:val="22"/>
          <w:szCs w:val="22"/>
        </w:rPr>
        <w:t>.</w:t>
      </w:r>
    </w:p>
    <w:p w:rsidRPr="00846FDA" w:rsidR="005D2C1B" w:rsidP="2C09B7EE" w:rsidRDefault="00020CCE" w14:paraId="3B27A51E" w14:textId="73151C0F">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w:t>
      </w:r>
      <w:r w:rsidRPr="2C09B7EE" w:rsidR="5252FC26">
        <w:rPr>
          <w:rFonts w:ascii="Calibri" w:hAnsi="Calibri" w:eastAsia="MS Mincho" w:cs="Calibri" w:asciiTheme="majorAscii" w:hAnsiTheme="majorAscii" w:cstheme="majorAscii"/>
          <w:sz w:val="22"/>
          <w:szCs w:val="22"/>
        </w:rPr>
        <w:t>Kale</w:t>
      </w:r>
    </w:p>
    <w:p w:rsidRPr="00846FDA" w:rsidR="005D2C1B" w:rsidP="2C09B7EE" w:rsidRDefault="00020CCE" w14:paraId="7AF64A1C" w14:textId="69ECDADA">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1E73CEA8">
        <w:rPr>
          <w:rFonts w:ascii="Calibri" w:hAnsi="Calibri" w:eastAsia="MS Mincho" w:cs="Calibri" w:asciiTheme="majorAscii" w:hAnsiTheme="majorAscii" w:cstheme="majorAscii"/>
          <w:sz w:val="22"/>
          <w:szCs w:val="22"/>
        </w:rPr>
        <w:t>Spinach</w:t>
      </w:r>
    </w:p>
    <w:p w:rsidRPr="00846FDA" w:rsidR="005D2C1B" w:rsidP="2C09B7EE" w:rsidRDefault="00020CCE" w14:paraId="558608AF" w14:textId="64259C4C">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xml:space="preserve">. </w:t>
      </w:r>
      <w:r w:rsidRPr="2C09B7EE" w:rsidR="62F6A080">
        <w:rPr>
          <w:rFonts w:ascii="Calibri" w:hAnsi="Calibri" w:eastAsia="MS Mincho" w:cs="Calibri" w:asciiTheme="majorAscii" w:hAnsiTheme="majorAscii" w:cstheme="majorAscii"/>
          <w:sz w:val="22"/>
          <w:szCs w:val="22"/>
        </w:rPr>
        <w:t>Grapefruit</w:t>
      </w:r>
    </w:p>
    <w:p w:rsidRPr="00846FDA" w:rsidR="005D2C1B" w:rsidP="2C09B7EE" w:rsidRDefault="00BB375C" w14:paraId="12080CCD" w14:textId="70F7DA74">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50B100A8">
        <w:rPr>
          <w:rFonts w:ascii="Calibri" w:hAnsi="Calibri" w:eastAsia="MS Mincho" w:cs="Calibri" w:asciiTheme="majorAscii" w:hAnsiTheme="majorAscii" w:cstheme="majorAscii"/>
          <w:sz w:val="22"/>
          <w:szCs w:val="22"/>
        </w:rPr>
        <w:t>Iceberg lettuce</w:t>
      </w:r>
    </w:p>
    <w:p w:rsidR="005D2C1B" w:rsidP="2C09B7EE" w:rsidRDefault="00020CCE" w14:paraId="59DFC52D" w14:textId="36BAB5A3">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xml:space="preserve">. </w:t>
      </w:r>
      <w:r w:rsidRPr="2C09B7EE" w:rsidR="04EEB8B8">
        <w:rPr>
          <w:rFonts w:ascii="Calibri" w:hAnsi="Calibri" w:eastAsia="MS Mincho" w:cs="Calibri" w:asciiTheme="majorAscii" w:hAnsiTheme="majorAscii" w:cstheme="majorAscii"/>
          <w:sz w:val="22"/>
          <w:szCs w:val="22"/>
        </w:rPr>
        <w:t>Broccoli</w:t>
      </w:r>
    </w:p>
    <w:p w:rsidRPr="00846FDA" w:rsidR="00275D43" w:rsidP="0039603E" w:rsidRDefault="00275D43" w14:paraId="42675657" w14:textId="0D192208">
      <w:pPr>
        <w:pStyle w:val="Heading2"/>
        <w:spacing w:after="200"/>
      </w:pPr>
      <w:r w:rsidR="00275D43">
        <w:rPr/>
        <w:t>Multiple Choice Question</w:t>
      </w:r>
    </w:p>
    <w:p w:rsidRPr="0039603E" w:rsidR="005D2C1B" w:rsidP="00F826DA" w:rsidRDefault="49FE2989" w14:paraId="1A46A3B7" w14:textId="20E131D3">
      <w:pPr>
        <w:spacing w:after="120"/>
        <w:rPr>
          <w:rFonts w:eastAsia="MS Mincho" w:asciiTheme="majorHAnsi" w:hAnsiTheme="majorHAnsi" w:cstheme="majorHAnsi"/>
          <w:sz w:val="22"/>
          <w:szCs w:val="22"/>
        </w:rPr>
      </w:pPr>
      <w:r w:rsidRPr="0039603E">
        <w:rPr>
          <w:rFonts w:eastAsia="MS Mincho" w:asciiTheme="majorHAnsi" w:hAnsiTheme="majorHAnsi" w:cstheme="majorHAnsi"/>
          <w:b/>
          <w:bCs/>
          <w:sz w:val="22"/>
          <w:szCs w:val="22"/>
        </w:rPr>
        <w:t>87. Which nutrient is the body's primary energy source?</w:t>
      </w:r>
    </w:p>
    <w:p w:rsidRPr="0039603E" w:rsidR="005D2C1B" w:rsidP="2C09B7EE" w:rsidRDefault="00BB375C" w14:paraId="230363D9" w14:textId="53F64F3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Protein</w:t>
      </w:r>
    </w:p>
    <w:p w:rsidRPr="0039603E" w:rsidR="005D2C1B" w:rsidP="2C09B7EE" w:rsidRDefault="00BB375C" w14:paraId="541A306E" w14:textId="55F36EC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Fat</w:t>
      </w:r>
    </w:p>
    <w:p w:rsidRPr="0039603E" w:rsidR="005D2C1B" w:rsidP="2C09B7EE" w:rsidRDefault="00020CCE" w14:paraId="0BC0D96F" w14:textId="52BD9873">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Carbohydrates</w:t>
      </w:r>
    </w:p>
    <w:p w:rsidRPr="0039603E" w:rsidR="005D2C1B" w:rsidP="2C09B7EE" w:rsidRDefault="00BB375C" w14:paraId="00623944" w14:textId="6A8052E5">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Vitamins</w:t>
      </w:r>
    </w:p>
    <w:p w:rsidRPr="0039603E" w:rsidR="005D2C1B" w:rsidP="2C09B7EE" w:rsidRDefault="00BB375C" w14:paraId="533B932F" w14:textId="3F1A5888">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Minerals</w:t>
      </w:r>
    </w:p>
    <w:p w:rsidRPr="0039603E" w:rsidR="0039603E" w:rsidP="0039603E" w:rsidRDefault="0039603E" w14:paraId="48C67B3A" w14:textId="77777777">
      <w:pPr>
        <w:spacing w:line="276" w:lineRule="auto"/>
        <w:contextualSpacing/>
        <w:rPr>
          <w:rFonts w:eastAsia="MS Mincho" w:asciiTheme="majorHAnsi" w:hAnsiTheme="majorHAnsi" w:cstheme="majorHAnsi"/>
          <w:sz w:val="22"/>
          <w:szCs w:val="22"/>
        </w:rPr>
      </w:pPr>
    </w:p>
    <w:p w:rsidRPr="0039603E" w:rsidR="4F88B5FB" w:rsidP="2C09B7EE" w:rsidRDefault="0B625D33" w14:paraId="7EA20CAB" w14:textId="5EDC977D">
      <w:pPr>
        <w:spacing w:after="120"/>
        <w:rPr>
          <w:rFonts w:ascii="Calibri" w:hAnsi="Calibri" w:eastAsia="Aptos" w:cs="Calibri" w:asciiTheme="majorAscii" w:hAnsiTheme="majorAscii" w:cstheme="majorAscii"/>
          <w:b w:val="1"/>
          <w:bCs w:val="1"/>
          <w:sz w:val="22"/>
          <w:szCs w:val="22"/>
        </w:rPr>
      </w:pPr>
      <w:r w:rsidRPr="2C09B7EE" w:rsidR="0B625D33">
        <w:rPr>
          <w:rFonts w:ascii="Calibri" w:hAnsi="Calibri" w:eastAsia="MS Mincho" w:cs="Calibri" w:asciiTheme="majorAscii" w:hAnsiTheme="majorAscii" w:cstheme="majorAscii"/>
          <w:b w:val="1"/>
          <w:bCs w:val="1"/>
          <w:sz w:val="22"/>
          <w:szCs w:val="22"/>
        </w:rPr>
        <w:t xml:space="preserve">88. </w:t>
      </w:r>
      <w:r w:rsidRPr="2C09B7EE" w:rsidR="19156FA4">
        <w:rPr>
          <w:rFonts w:ascii="Calibri" w:hAnsi="Calibri" w:eastAsia="Aptos" w:cs="Calibri" w:asciiTheme="majorAscii" w:hAnsiTheme="majorAscii" w:cstheme="majorAscii"/>
          <w:b w:val="1"/>
          <w:bCs w:val="1"/>
          <w:sz w:val="22"/>
          <w:szCs w:val="22"/>
        </w:rPr>
        <w:t>A pregnant patient presents</w:t>
      </w:r>
      <w:r w:rsidRPr="2C09B7EE" w:rsidR="19156FA4">
        <w:rPr>
          <w:rFonts w:ascii="Calibri" w:hAnsi="Calibri" w:eastAsia="Aptos" w:cs="Calibri" w:asciiTheme="majorAscii" w:hAnsiTheme="majorAscii" w:cstheme="majorAscii"/>
          <w:b w:val="1"/>
          <w:bCs w:val="1"/>
          <w:sz w:val="22"/>
          <w:szCs w:val="22"/>
        </w:rPr>
        <w:t xml:space="preserve"> </w:t>
      </w:r>
      <w:r w:rsidRPr="2C09B7EE" w:rsidR="00A1290F">
        <w:rPr>
          <w:rFonts w:ascii="Calibri" w:hAnsi="Calibri" w:eastAsia="Aptos" w:cs="Calibri" w:asciiTheme="majorAscii" w:hAnsiTheme="majorAscii" w:cstheme="majorAscii"/>
          <w:b w:val="1"/>
          <w:bCs w:val="1"/>
          <w:sz w:val="22"/>
          <w:szCs w:val="22"/>
        </w:rPr>
        <w:t xml:space="preserve">with </w:t>
      </w:r>
      <w:r w:rsidRPr="2C09B7EE" w:rsidR="19156FA4">
        <w:rPr>
          <w:rFonts w:ascii="Calibri" w:hAnsi="Calibri" w:eastAsia="Aptos" w:cs="Calibri" w:asciiTheme="majorAscii" w:hAnsiTheme="majorAscii" w:cstheme="majorAscii"/>
          <w:b w:val="1"/>
          <w:bCs w:val="1"/>
          <w:sz w:val="22"/>
          <w:szCs w:val="22"/>
        </w:rPr>
        <w:t>sudden and sharp abdominal pain, dizziness, and vaginal bleeding. Which of the following conditions is most likely?</w:t>
      </w:r>
    </w:p>
    <w:p w:rsidRPr="0039603E" w:rsidR="4F88B5FB" w:rsidP="2C09B7EE" w:rsidRDefault="19156FA4" w14:paraId="57440184" w14:textId="205E711C">
      <w:pPr>
        <w:spacing w:line="276" w:lineRule="auto"/>
        <w:ind w:left="357"/>
        <w:contextualSpacing w:val="1"/>
        <w:rPr>
          <w:rFonts w:ascii="Calibri" w:hAnsi="Calibri" w:eastAsia="Aptos" w:cs="Calibri" w:asciiTheme="majorAscii" w:hAnsiTheme="majorAscii" w:cstheme="majorAscii"/>
          <w:sz w:val="22"/>
          <w:szCs w:val="22"/>
          <w:rPrChange w:author="" w16du:dateUtc="2026-05-22T10:43:00Z" w:id="1739179137">
            <w:rPr>
              <w:rFonts w:ascii="Aptos" w:hAnsi="Aptos" w:eastAsia="Aptos" w:cs="Aptos"/>
              <w:lang w:val="en"/>
            </w:rPr>
          </w:rPrChange>
        </w:rPr>
      </w:pPr>
      <w:r w:rsidRPr="2C09B7EE" w:rsidR="19156FA4">
        <w:rPr>
          <w:rFonts w:ascii="Calibri" w:hAnsi="Calibri" w:eastAsia="Aptos" w:cs="Calibri" w:asciiTheme="majorAscii" w:hAnsiTheme="majorAscii" w:cstheme="majorAscii"/>
          <w:sz w:val="22"/>
          <w:szCs w:val="22"/>
        </w:rPr>
        <w:t xml:space="preserve">a. </w:t>
      </w:r>
      <w:r w:rsidRPr="2C09B7EE" w:rsidR="00CE1C9E">
        <w:rPr>
          <w:rFonts w:ascii="Calibri" w:hAnsi="Calibri" w:eastAsia="Aptos" w:cs="Calibri" w:asciiTheme="majorAscii" w:hAnsiTheme="majorAscii" w:cstheme="majorAscii"/>
          <w:sz w:val="22"/>
          <w:szCs w:val="22"/>
        </w:rPr>
        <w:t>A</w:t>
      </w:r>
      <w:r w:rsidRPr="2C09B7EE" w:rsidR="19156FA4">
        <w:rPr>
          <w:rFonts w:ascii="Calibri" w:hAnsi="Calibri" w:eastAsia="Aptos" w:cs="Calibri" w:asciiTheme="majorAscii" w:hAnsiTheme="majorAscii" w:cstheme="majorAscii"/>
          <w:sz w:val="22"/>
          <w:szCs w:val="22"/>
        </w:rPr>
        <w:t>menorrhea</w:t>
      </w:r>
    </w:p>
    <w:p w:rsidRPr="0039603E" w:rsidR="4F88B5FB" w:rsidP="2C09B7EE" w:rsidRDefault="19156FA4" w14:paraId="4048E034" w14:textId="58CDA596">
      <w:pPr>
        <w:spacing w:line="276" w:lineRule="auto"/>
        <w:ind w:left="357"/>
        <w:contextualSpacing w:val="1"/>
        <w:rPr>
          <w:rFonts w:ascii="Calibri" w:hAnsi="Calibri" w:eastAsia="Aptos" w:cs="Calibri" w:asciiTheme="majorAscii" w:hAnsiTheme="majorAscii" w:cstheme="majorAscii"/>
          <w:sz w:val="22"/>
          <w:szCs w:val="22"/>
          <w:rPrChange w:author="" w16du:dateUtc="2026-05-22T10:43:00Z" w:id="2066059312">
            <w:rPr>
              <w:rFonts w:ascii="Aptos" w:hAnsi="Aptos" w:eastAsia="Aptos" w:cs="Aptos"/>
              <w:lang w:val="en"/>
            </w:rPr>
          </w:rPrChange>
        </w:rPr>
      </w:pPr>
      <w:r w:rsidRPr="2C09B7EE" w:rsidR="19156FA4">
        <w:rPr>
          <w:rFonts w:ascii="Calibri" w:hAnsi="Calibri" w:eastAsia="Aptos" w:cs="Calibri" w:asciiTheme="majorAscii" w:hAnsiTheme="majorAscii" w:cstheme="majorAscii"/>
          <w:sz w:val="22"/>
          <w:szCs w:val="22"/>
        </w:rPr>
        <w:t xml:space="preserve">*b. </w:t>
      </w:r>
      <w:r w:rsidRPr="2C09B7EE" w:rsidR="00CE1C9E">
        <w:rPr>
          <w:rFonts w:ascii="Calibri" w:hAnsi="Calibri" w:eastAsia="Aptos" w:cs="Calibri" w:asciiTheme="majorAscii" w:hAnsiTheme="majorAscii" w:cstheme="majorAscii"/>
          <w:sz w:val="22"/>
          <w:szCs w:val="22"/>
        </w:rPr>
        <w:t>E</w:t>
      </w:r>
      <w:r w:rsidRPr="2C09B7EE" w:rsidR="19156FA4">
        <w:rPr>
          <w:rFonts w:ascii="Calibri" w:hAnsi="Calibri" w:eastAsia="Aptos" w:cs="Calibri" w:asciiTheme="majorAscii" w:hAnsiTheme="majorAscii" w:cstheme="majorAscii"/>
          <w:sz w:val="22"/>
          <w:szCs w:val="22"/>
        </w:rPr>
        <w:t>ctopic pregnancy</w:t>
      </w:r>
    </w:p>
    <w:p w:rsidRPr="0039603E" w:rsidR="4F88B5FB" w:rsidP="2C09B7EE" w:rsidRDefault="19156FA4" w14:paraId="434B29C4" w14:textId="58ADE026">
      <w:pPr>
        <w:spacing w:line="276" w:lineRule="auto"/>
        <w:ind w:left="357"/>
        <w:contextualSpacing w:val="1"/>
        <w:rPr>
          <w:rFonts w:ascii="Calibri" w:hAnsi="Calibri" w:eastAsia="Aptos" w:cs="Calibri" w:asciiTheme="majorAscii" w:hAnsiTheme="majorAscii" w:cstheme="majorAscii"/>
          <w:sz w:val="22"/>
          <w:szCs w:val="22"/>
          <w:rPrChange w:author="" w16du:dateUtc="2026-05-22T10:43:00Z" w:id="786120693">
            <w:rPr>
              <w:rFonts w:ascii="Aptos" w:hAnsi="Aptos" w:eastAsia="Aptos" w:cs="Aptos"/>
              <w:lang w:val="en"/>
            </w:rPr>
          </w:rPrChange>
        </w:rPr>
      </w:pPr>
      <w:r w:rsidRPr="2C09B7EE" w:rsidR="19156FA4">
        <w:rPr>
          <w:rFonts w:ascii="Calibri" w:hAnsi="Calibri" w:eastAsia="Aptos" w:cs="Calibri" w:asciiTheme="majorAscii" w:hAnsiTheme="majorAscii" w:cstheme="majorAscii"/>
          <w:sz w:val="22"/>
          <w:szCs w:val="22"/>
        </w:rPr>
        <w:t xml:space="preserve">c. </w:t>
      </w:r>
      <w:r w:rsidRPr="2C09B7EE" w:rsidR="00CE1C9E">
        <w:rPr>
          <w:rFonts w:ascii="Calibri" w:hAnsi="Calibri" w:eastAsia="Aptos" w:cs="Calibri" w:asciiTheme="majorAscii" w:hAnsiTheme="majorAscii" w:cstheme="majorAscii"/>
          <w:sz w:val="22"/>
          <w:szCs w:val="22"/>
        </w:rPr>
        <w:t>G</w:t>
      </w:r>
      <w:r w:rsidRPr="2C09B7EE" w:rsidR="19156FA4">
        <w:rPr>
          <w:rFonts w:ascii="Calibri" w:hAnsi="Calibri" w:eastAsia="Aptos" w:cs="Calibri" w:asciiTheme="majorAscii" w:hAnsiTheme="majorAscii" w:cstheme="majorAscii"/>
          <w:sz w:val="22"/>
          <w:szCs w:val="22"/>
        </w:rPr>
        <w:t>astroesophageal reflux disease</w:t>
      </w:r>
    </w:p>
    <w:p w:rsidR="00C70C05" w:rsidP="2C09B7EE" w:rsidRDefault="19156FA4" w14:paraId="0EAE6CAE" w14:textId="07DE1BE4">
      <w:pPr>
        <w:spacing w:line="276" w:lineRule="auto"/>
        <w:ind w:left="357"/>
        <w:contextualSpacing w:val="1"/>
        <w:rPr>
          <w:rFonts w:ascii="Calibri" w:hAnsi="Calibri" w:eastAsia="Aptos" w:cs="Calibri" w:asciiTheme="majorAscii" w:hAnsiTheme="majorAscii" w:cstheme="majorAscii"/>
          <w:sz w:val="22"/>
          <w:szCs w:val="22"/>
        </w:rPr>
      </w:pPr>
      <w:r w:rsidRPr="2C09B7EE" w:rsidR="19156FA4">
        <w:rPr>
          <w:rFonts w:ascii="Calibri" w:hAnsi="Calibri" w:eastAsia="Aptos" w:cs="Calibri" w:asciiTheme="majorAscii" w:hAnsiTheme="majorAscii" w:cstheme="majorAscii"/>
          <w:sz w:val="22"/>
          <w:szCs w:val="22"/>
        </w:rPr>
        <w:t xml:space="preserve">d. </w:t>
      </w:r>
      <w:r w:rsidRPr="2C09B7EE" w:rsidR="00CE1C9E">
        <w:rPr>
          <w:rFonts w:ascii="Calibri" w:hAnsi="Calibri" w:eastAsia="Aptos" w:cs="Calibri" w:asciiTheme="majorAscii" w:hAnsiTheme="majorAscii" w:cstheme="majorAscii"/>
          <w:sz w:val="22"/>
          <w:szCs w:val="22"/>
        </w:rPr>
        <w:t>O</w:t>
      </w:r>
      <w:r w:rsidRPr="2C09B7EE" w:rsidR="19156FA4">
        <w:rPr>
          <w:rFonts w:ascii="Calibri" w:hAnsi="Calibri" w:eastAsia="Aptos" w:cs="Calibri" w:asciiTheme="majorAscii" w:hAnsiTheme="majorAscii" w:cstheme="majorAscii"/>
          <w:sz w:val="22"/>
          <w:szCs w:val="22"/>
        </w:rPr>
        <w:t>varian cancer</w:t>
      </w:r>
    </w:p>
    <w:p w:rsidRPr="0039603E" w:rsidR="00ED7A9A" w:rsidP="00ED7A9A" w:rsidRDefault="00ED7A9A" w14:paraId="619EF3CB" w14:textId="77777777">
      <w:pPr>
        <w:spacing w:line="276" w:lineRule="auto"/>
        <w:contextualSpacing/>
        <w:rPr>
          <w:rFonts w:eastAsia="Aptos" w:asciiTheme="majorHAnsi" w:hAnsiTheme="majorHAnsi" w:cstheme="majorHAnsi"/>
          <w:sz w:val="22"/>
          <w:szCs w:val="22"/>
        </w:rPr>
      </w:pPr>
    </w:p>
    <w:p w:rsidRPr="0039603E" w:rsidR="4D0BAA3C" w:rsidP="2C09B7EE" w:rsidRDefault="07170F52" w14:paraId="71BE978F" w14:textId="0FB4BBF4">
      <w:pPr>
        <w:spacing w:after="120"/>
        <w:rPr>
          <w:rFonts w:ascii="Calibri" w:hAnsi="Calibri" w:eastAsia="Aptos" w:cs="Calibri" w:asciiTheme="majorAscii" w:hAnsiTheme="majorAscii" w:cstheme="majorAscii"/>
          <w:b w:val="1"/>
          <w:bCs w:val="1"/>
          <w:sz w:val="22"/>
          <w:szCs w:val="22"/>
          <w:rPrChange w:author="" w16du:dateUtc="2026-05-22T10:43:00Z" w:id="80659873">
            <w:rPr>
              <w:rFonts w:ascii="Aptos" w:hAnsi="Aptos" w:eastAsia="Aptos" w:cs="Aptos"/>
            </w:rPr>
          </w:rPrChange>
        </w:rPr>
      </w:pPr>
      <w:r w:rsidRPr="2C09B7EE" w:rsidR="07170F52">
        <w:rPr>
          <w:rFonts w:ascii="Calibri" w:hAnsi="Calibri" w:eastAsia="Aptos" w:cs="Calibri" w:asciiTheme="majorAscii" w:hAnsiTheme="majorAscii" w:cstheme="majorAscii"/>
          <w:b w:val="1"/>
          <w:bCs w:val="1"/>
          <w:sz w:val="22"/>
          <w:szCs w:val="22"/>
        </w:rPr>
        <w:t>89.</w:t>
      </w:r>
      <w:r w:rsidRPr="2C09B7EE" w:rsidR="0551EB71">
        <w:rPr>
          <w:rFonts w:ascii="Calibri" w:hAnsi="Calibri" w:eastAsia="Aptos" w:cs="Calibri" w:asciiTheme="majorAscii" w:hAnsiTheme="majorAscii" w:cstheme="majorAscii"/>
          <w:b w:val="1"/>
          <w:bCs w:val="1"/>
          <w:sz w:val="22"/>
          <w:szCs w:val="22"/>
        </w:rPr>
        <w:t xml:space="preserve">An athlete comes to the office to discuss return to play following an episode of vertigo that was treated with an Epley </w:t>
      </w:r>
      <w:r w:rsidRPr="2C09B7EE" w:rsidR="00A1290F">
        <w:rPr>
          <w:rFonts w:ascii="Calibri" w:hAnsi="Calibri" w:eastAsia="Aptos" w:cs="Calibri" w:asciiTheme="majorAscii" w:hAnsiTheme="majorAscii" w:cstheme="majorAscii"/>
          <w:b w:val="1"/>
          <w:bCs w:val="1"/>
          <w:sz w:val="22"/>
          <w:szCs w:val="22"/>
        </w:rPr>
        <w:t>manoeuvre</w:t>
      </w:r>
      <w:r w:rsidRPr="2C09B7EE" w:rsidR="0551EB71">
        <w:rPr>
          <w:rFonts w:ascii="Calibri" w:hAnsi="Calibri" w:eastAsia="Aptos" w:cs="Calibri" w:asciiTheme="majorAscii" w:hAnsiTheme="majorAscii" w:cstheme="majorAscii"/>
          <w:b w:val="1"/>
          <w:bCs w:val="1"/>
          <w:sz w:val="22"/>
          <w:szCs w:val="22"/>
        </w:rPr>
        <w:t>. What guidelines would you give this patient in their return to sport?</w:t>
      </w:r>
    </w:p>
    <w:p w:rsidRPr="0039603E" w:rsidR="4D0BAA3C" w:rsidP="2C09B7EE" w:rsidRDefault="0551EB71" w14:paraId="71B3CAA6" w14:textId="346559D4">
      <w:pPr>
        <w:spacing w:line="276" w:lineRule="auto"/>
        <w:ind w:left="357"/>
        <w:contextualSpacing w:val="1"/>
        <w:rPr>
          <w:rFonts w:ascii="Calibri" w:hAnsi="Calibri" w:eastAsia="Aptos" w:cs="Calibri" w:asciiTheme="majorAscii" w:hAnsiTheme="majorAscii" w:cstheme="majorAscii"/>
          <w:sz w:val="22"/>
          <w:szCs w:val="22"/>
          <w:rPrChange w:author="" w16du:dateUtc="2026-05-22T10:43:00Z" w:id="388624588">
            <w:rPr>
              <w:rFonts w:ascii="Aptos" w:hAnsi="Aptos" w:eastAsia="Aptos" w:cs="Aptos"/>
              <w:lang w:val="en"/>
            </w:rPr>
          </w:rPrChange>
        </w:rPr>
      </w:pPr>
      <w:r w:rsidRPr="2C09B7EE" w:rsidR="0551EB71">
        <w:rPr>
          <w:rFonts w:ascii="Calibri" w:hAnsi="Calibri" w:eastAsia="Aptos" w:cs="Calibri" w:asciiTheme="majorAscii" w:hAnsiTheme="majorAscii" w:cstheme="majorAscii"/>
          <w:sz w:val="22"/>
          <w:szCs w:val="22"/>
        </w:rPr>
        <w:t xml:space="preserve">a. </w:t>
      </w:r>
      <w:r w:rsidRPr="2C09B7EE" w:rsidR="00CE1C9E">
        <w:rPr>
          <w:rFonts w:ascii="Calibri" w:hAnsi="Calibri" w:eastAsia="Aptos" w:cs="Calibri" w:asciiTheme="majorAscii" w:hAnsiTheme="majorAscii" w:cstheme="majorAscii"/>
          <w:sz w:val="22"/>
          <w:szCs w:val="22"/>
        </w:rPr>
        <w:t>C</w:t>
      </w:r>
      <w:r w:rsidRPr="2C09B7EE" w:rsidR="0551EB71">
        <w:rPr>
          <w:rFonts w:ascii="Calibri" w:hAnsi="Calibri" w:eastAsia="Aptos" w:cs="Calibri" w:asciiTheme="majorAscii" w:hAnsiTheme="majorAscii" w:cstheme="majorAscii"/>
          <w:sz w:val="22"/>
          <w:szCs w:val="22"/>
        </w:rPr>
        <w:t>an return to sport while taking the Valium</w:t>
      </w:r>
    </w:p>
    <w:p w:rsidRPr="0039603E" w:rsidR="4D0BAA3C" w:rsidP="2C09B7EE" w:rsidRDefault="0551EB71" w14:paraId="41ACF6FB" w14:textId="4FA72CE4">
      <w:pPr>
        <w:spacing w:line="276" w:lineRule="auto"/>
        <w:ind w:left="357"/>
        <w:contextualSpacing w:val="1"/>
        <w:rPr>
          <w:rFonts w:ascii="Calibri" w:hAnsi="Calibri" w:eastAsia="Aptos" w:cs="Calibri" w:asciiTheme="majorAscii" w:hAnsiTheme="majorAscii" w:cstheme="majorAscii"/>
          <w:sz w:val="22"/>
          <w:szCs w:val="22"/>
        </w:rPr>
      </w:pPr>
      <w:r w:rsidRPr="2C09B7EE" w:rsidR="0551EB71">
        <w:rPr>
          <w:rFonts w:ascii="Calibri" w:hAnsi="Calibri" w:eastAsia="Aptos" w:cs="Calibri" w:asciiTheme="majorAscii" w:hAnsiTheme="majorAscii" w:cstheme="majorAscii"/>
          <w:sz w:val="22"/>
          <w:szCs w:val="22"/>
        </w:rPr>
        <w:t xml:space="preserve">b. </w:t>
      </w:r>
      <w:r w:rsidRPr="2C09B7EE" w:rsidR="00CE1C9E">
        <w:rPr>
          <w:rFonts w:ascii="Calibri" w:hAnsi="Calibri" w:eastAsia="Aptos" w:cs="Calibri" w:asciiTheme="majorAscii" w:hAnsiTheme="majorAscii" w:cstheme="majorAscii"/>
          <w:sz w:val="22"/>
          <w:szCs w:val="22"/>
        </w:rPr>
        <w:t>A</w:t>
      </w:r>
      <w:r w:rsidRPr="2C09B7EE" w:rsidR="0551EB71">
        <w:rPr>
          <w:rFonts w:ascii="Calibri" w:hAnsi="Calibri" w:eastAsia="Aptos" w:cs="Calibri" w:asciiTheme="majorAscii" w:hAnsiTheme="majorAscii" w:cstheme="majorAscii"/>
          <w:sz w:val="22"/>
          <w:szCs w:val="22"/>
        </w:rPr>
        <w:t>void all rotations of the body or head</w:t>
      </w:r>
    </w:p>
    <w:p w:rsidRPr="0039603E" w:rsidR="4D0BAA3C" w:rsidP="2C09B7EE" w:rsidRDefault="0551EB71" w14:paraId="074D3E6E" w14:textId="28785D41">
      <w:pPr>
        <w:spacing w:line="276" w:lineRule="auto"/>
        <w:ind w:left="357"/>
        <w:contextualSpacing w:val="1"/>
        <w:rPr>
          <w:rFonts w:ascii="Calibri" w:hAnsi="Calibri" w:eastAsia="Aptos" w:cs="Calibri" w:asciiTheme="majorAscii" w:hAnsiTheme="majorAscii" w:cstheme="majorAscii"/>
          <w:sz w:val="22"/>
          <w:szCs w:val="22"/>
        </w:rPr>
      </w:pPr>
      <w:r w:rsidRPr="2C09B7EE" w:rsidR="0551EB71">
        <w:rPr>
          <w:rFonts w:ascii="Calibri" w:hAnsi="Calibri" w:eastAsia="Aptos" w:cs="Calibri" w:asciiTheme="majorAscii" w:hAnsiTheme="majorAscii" w:cstheme="majorAscii"/>
          <w:sz w:val="22"/>
          <w:szCs w:val="22"/>
        </w:rPr>
        <w:t xml:space="preserve">*c. </w:t>
      </w:r>
      <w:r w:rsidRPr="2C09B7EE" w:rsidR="00CE1C9E">
        <w:rPr>
          <w:rFonts w:ascii="Calibri" w:hAnsi="Calibri" w:eastAsia="Aptos" w:cs="Calibri" w:asciiTheme="majorAscii" w:hAnsiTheme="majorAscii" w:cstheme="majorAscii"/>
          <w:sz w:val="22"/>
          <w:szCs w:val="22"/>
        </w:rPr>
        <w:t>C</w:t>
      </w:r>
      <w:r w:rsidRPr="2C09B7EE" w:rsidR="0551EB71">
        <w:rPr>
          <w:rFonts w:ascii="Calibri" w:hAnsi="Calibri" w:eastAsia="Aptos" w:cs="Calibri" w:asciiTheme="majorAscii" w:hAnsiTheme="majorAscii" w:cstheme="majorAscii"/>
          <w:sz w:val="22"/>
          <w:szCs w:val="22"/>
        </w:rPr>
        <w:t>ontinue head and eye exercises while gradually returning</w:t>
      </w:r>
    </w:p>
    <w:p w:rsidR="00C70C05" w:rsidP="2C09B7EE" w:rsidRDefault="0551EB71" w14:paraId="022EEBDD" w14:textId="76000F35">
      <w:pPr>
        <w:spacing w:line="276" w:lineRule="auto"/>
        <w:ind w:left="357"/>
        <w:contextualSpacing w:val="1"/>
        <w:rPr>
          <w:rFonts w:ascii="Calibri" w:hAnsi="Calibri" w:eastAsia="Aptos" w:cs="Calibri" w:asciiTheme="majorAscii" w:hAnsiTheme="majorAscii" w:cstheme="majorAscii"/>
          <w:sz w:val="22"/>
          <w:szCs w:val="22"/>
        </w:rPr>
      </w:pPr>
      <w:r w:rsidRPr="2C09B7EE" w:rsidR="0551EB71">
        <w:rPr>
          <w:rFonts w:ascii="Calibri" w:hAnsi="Calibri" w:eastAsia="Aptos" w:cs="Calibri" w:asciiTheme="majorAscii" w:hAnsiTheme="majorAscii" w:cstheme="majorAscii"/>
          <w:sz w:val="22"/>
          <w:szCs w:val="22"/>
        </w:rPr>
        <w:t xml:space="preserve">d. </w:t>
      </w:r>
      <w:r w:rsidRPr="2C09B7EE" w:rsidR="00CE1C9E">
        <w:rPr>
          <w:rFonts w:ascii="Calibri" w:hAnsi="Calibri" w:eastAsia="Aptos" w:cs="Calibri" w:asciiTheme="majorAscii" w:hAnsiTheme="majorAscii" w:cstheme="majorAscii"/>
          <w:sz w:val="22"/>
          <w:szCs w:val="22"/>
        </w:rPr>
        <w:t>G</w:t>
      </w:r>
      <w:r w:rsidRPr="2C09B7EE" w:rsidR="0551EB71">
        <w:rPr>
          <w:rFonts w:ascii="Calibri" w:hAnsi="Calibri" w:eastAsia="Aptos" w:cs="Calibri" w:asciiTheme="majorAscii" w:hAnsiTheme="majorAscii" w:cstheme="majorAscii"/>
          <w:sz w:val="22"/>
          <w:szCs w:val="22"/>
        </w:rPr>
        <w:t>radually return with limited symptoms</w:t>
      </w:r>
    </w:p>
    <w:p w:rsidRPr="0039603E" w:rsidR="00275D43" w:rsidP="00ED7A9A" w:rsidRDefault="00275D43" w14:paraId="2C146B57" w14:textId="77777777">
      <w:pPr>
        <w:pStyle w:val="Heading2"/>
        <w:spacing w:after="200"/>
      </w:pPr>
      <w:r w:rsidR="00275D43">
        <w:rPr/>
        <w:t>Multiple Select Question</w:t>
      </w:r>
    </w:p>
    <w:p w:rsidRPr="0039603E" w:rsidR="005D2C1B" w:rsidP="2C09B7EE" w:rsidRDefault="49FE2989" w14:paraId="3B910AF6" w14:textId="6F2942B1">
      <w:pPr>
        <w:spacing w:after="120"/>
        <w:rPr>
          <w:rFonts w:ascii="Calibri" w:hAnsi="Calibri" w:eastAsia="MS Mincho" w:cs="Calibri" w:asciiTheme="majorAscii" w:hAnsiTheme="majorAscii" w:cstheme="majorAscii"/>
          <w:b w:val="1"/>
          <w:bCs w:val="1"/>
          <w:sz w:val="22"/>
          <w:szCs w:val="22"/>
        </w:rPr>
      </w:pPr>
      <w:r w:rsidRPr="2C09B7EE" w:rsidR="49FE2989">
        <w:rPr>
          <w:rFonts w:ascii="Calibri" w:hAnsi="Calibri" w:eastAsia="MS Mincho" w:cs="Calibri" w:asciiTheme="majorAscii" w:hAnsiTheme="majorAscii" w:cstheme="majorAscii"/>
          <w:b w:val="1"/>
          <w:bCs w:val="1"/>
          <w:sz w:val="22"/>
          <w:szCs w:val="22"/>
        </w:rPr>
        <w:t xml:space="preserve">90. </w:t>
      </w:r>
      <w:r w:rsidRPr="2C09B7EE" w:rsidR="501EE6DC">
        <w:rPr>
          <w:rFonts w:ascii="Calibri" w:hAnsi="Calibri" w:eastAsia="MS Mincho" w:cs="Calibri" w:asciiTheme="majorAscii" w:hAnsiTheme="majorAscii" w:cstheme="majorAscii"/>
          <w:b w:val="1"/>
          <w:bCs w:val="1"/>
          <w:sz w:val="22"/>
          <w:szCs w:val="22"/>
        </w:rPr>
        <w:t>You are educating a patient on modifiable risk factors for hypertension.</w:t>
      </w:r>
      <w:r w:rsidRPr="2C09B7EE" w:rsidR="501EE6DC">
        <w:rPr>
          <w:rFonts w:ascii="Calibri" w:hAnsi="Calibri" w:eastAsia="MS Mincho" w:cs="Calibri" w:asciiTheme="majorAscii" w:hAnsiTheme="majorAscii" w:cstheme="majorAscii"/>
          <w:b w:val="1"/>
          <w:bCs w:val="1"/>
          <w:sz w:val="22"/>
          <w:szCs w:val="22"/>
        </w:rPr>
        <w:t xml:space="preserve"> Which of these should you include in your education? </w:t>
      </w:r>
      <w:r w:rsidRPr="2C09B7EE" w:rsidR="00CE1C9E">
        <w:rPr>
          <w:rFonts w:ascii="Calibri" w:hAnsi="Calibri" w:eastAsia="MS Mincho" w:cs="Calibri" w:asciiTheme="majorAscii" w:hAnsiTheme="majorAscii" w:cstheme="majorAscii"/>
          <w:b w:val="1"/>
          <w:bCs w:val="1"/>
          <w:sz w:val="22"/>
          <w:szCs w:val="22"/>
        </w:rPr>
        <w:t xml:space="preserve">Choose </w:t>
      </w:r>
      <w:r w:rsidRPr="2C09B7EE" w:rsidR="501EE6DC">
        <w:rPr>
          <w:rFonts w:ascii="Calibri" w:hAnsi="Calibri" w:eastAsia="MS Mincho" w:cs="Calibri" w:asciiTheme="majorAscii" w:hAnsiTheme="majorAscii" w:cstheme="majorAscii"/>
          <w:b w:val="1"/>
          <w:bCs w:val="1"/>
          <w:sz w:val="22"/>
          <w:szCs w:val="22"/>
        </w:rPr>
        <w:t xml:space="preserve">all that </w:t>
      </w:r>
      <w:r w:rsidRPr="2C09B7EE" w:rsidR="501EE6DC">
        <w:rPr>
          <w:rFonts w:ascii="Calibri" w:hAnsi="Calibri" w:eastAsia="MS Mincho" w:cs="Calibri" w:asciiTheme="majorAscii" w:hAnsiTheme="majorAscii" w:cstheme="majorAscii"/>
          <w:b w:val="1"/>
          <w:bCs w:val="1"/>
          <w:sz w:val="22"/>
          <w:szCs w:val="22"/>
        </w:rPr>
        <w:t>apply</w:t>
      </w:r>
      <w:r w:rsidRPr="2C09B7EE" w:rsidR="501EE6DC">
        <w:rPr>
          <w:rFonts w:ascii="Calibri" w:hAnsi="Calibri" w:eastAsia="MS Mincho" w:cs="Calibri" w:asciiTheme="majorAscii" w:hAnsiTheme="majorAscii" w:cstheme="majorAscii"/>
          <w:b w:val="1"/>
          <w:bCs w:val="1"/>
          <w:sz w:val="22"/>
          <w:szCs w:val="22"/>
        </w:rPr>
        <w:t>.</w:t>
      </w:r>
    </w:p>
    <w:p w:rsidRPr="0039603E" w:rsidR="005D2C1B" w:rsidP="2C09B7EE" w:rsidRDefault="00BB375C" w14:paraId="465E5097" w14:textId="64A5FCCF">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49FE2989">
        <w:rPr>
          <w:rFonts w:ascii="Calibri" w:hAnsi="Calibri" w:eastAsia="MS Mincho" w:cs="Calibri" w:asciiTheme="majorAscii" w:hAnsiTheme="majorAscii" w:cstheme="majorAscii"/>
          <w:sz w:val="22"/>
          <w:szCs w:val="22"/>
        </w:rPr>
        <w:t xml:space="preserve">. </w:t>
      </w:r>
      <w:r w:rsidRPr="2C09B7EE" w:rsidR="4F26B9B9">
        <w:rPr>
          <w:rFonts w:ascii="Calibri" w:hAnsi="Calibri" w:eastAsia="MS Mincho" w:cs="Calibri" w:asciiTheme="majorAscii" w:hAnsiTheme="majorAscii" w:cstheme="majorAscii"/>
          <w:sz w:val="22"/>
          <w:szCs w:val="22"/>
        </w:rPr>
        <w:t>Race</w:t>
      </w:r>
    </w:p>
    <w:p w:rsidRPr="0039603E" w:rsidR="005D2C1B" w:rsidP="2C09B7EE" w:rsidRDefault="00020CCE" w14:paraId="2B4686CD" w14:textId="5A6D4506">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49FE2989">
        <w:rPr>
          <w:rFonts w:ascii="Calibri" w:hAnsi="Calibri" w:eastAsia="MS Mincho" w:cs="Calibri" w:asciiTheme="majorAscii" w:hAnsiTheme="majorAscii" w:cstheme="majorAscii"/>
          <w:sz w:val="22"/>
          <w:szCs w:val="22"/>
        </w:rPr>
        <w:t xml:space="preserve">. </w:t>
      </w:r>
      <w:r w:rsidRPr="2C09B7EE" w:rsidR="36A9F86C">
        <w:rPr>
          <w:rFonts w:ascii="Calibri" w:hAnsi="Calibri" w:eastAsia="MS Mincho" w:cs="Calibri" w:asciiTheme="majorAscii" w:hAnsiTheme="majorAscii" w:cstheme="majorAscii"/>
          <w:sz w:val="22"/>
          <w:szCs w:val="22"/>
        </w:rPr>
        <w:t xml:space="preserve">Physical </w:t>
      </w:r>
      <w:r w:rsidRPr="2C09B7EE" w:rsidR="368AC44C">
        <w:rPr>
          <w:rFonts w:ascii="Calibri" w:hAnsi="Calibri" w:eastAsia="MS Mincho" w:cs="Calibri" w:asciiTheme="majorAscii" w:hAnsiTheme="majorAscii" w:cstheme="majorAscii"/>
          <w:sz w:val="22"/>
          <w:szCs w:val="22"/>
        </w:rPr>
        <w:t>inactivity</w:t>
      </w:r>
    </w:p>
    <w:p w:rsidRPr="0039603E" w:rsidR="005D2C1B" w:rsidP="2C09B7EE" w:rsidRDefault="00020CCE" w14:paraId="4BAE270F" w14:textId="3F2D4549">
      <w:pPr>
        <w:spacing w:line="276" w:lineRule="auto"/>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c</w:t>
      </w:r>
      <w:r w:rsidRPr="2C09B7EE" w:rsidR="49FE2989">
        <w:rPr>
          <w:rFonts w:ascii="Calibri" w:hAnsi="Calibri" w:eastAsia="MS Mincho" w:cs="Calibri" w:asciiTheme="majorAscii" w:hAnsiTheme="majorAscii" w:cstheme="majorAscii"/>
          <w:sz w:val="22"/>
          <w:szCs w:val="22"/>
        </w:rPr>
        <w:t xml:space="preserve">. </w:t>
      </w:r>
      <w:r w:rsidRPr="2C09B7EE" w:rsidR="5BF188F7">
        <w:rPr>
          <w:rFonts w:ascii="Calibri" w:hAnsi="Calibri" w:eastAsia="MS Mincho" w:cs="Calibri" w:asciiTheme="majorAscii" w:hAnsiTheme="majorAscii" w:cstheme="majorAscii"/>
          <w:sz w:val="22"/>
          <w:szCs w:val="22"/>
        </w:rPr>
        <w:t>Diet high in fruits and vegetables</w:t>
      </w:r>
    </w:p>
    <w:p w:rsidRPr="0039603E" w:rsidR="005D2C1B" w:rsidP="2C09B7EE" w:rsidRDefault="00BB375C" w14:paraId="731D5A50" w14:textId="0678AEE6">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49FE2989">
        <w:rPr>
          <w:rFonts w:ascii="Calibri" w:hAnsi="Calibri" w:eastAsia="MS Mincho" w:cs="Calibri" w:asciiTheme="majorAscii" w:hAnsiTheme="majorAscii" w:cstheme="majorAscii"/>
          <w:sz w:val="22"/>
          <w:szCs w:val="22"/>
        </w:rPr>
        <w:t xml:space="preserve">. </w:t>
      </w:r>
      <w:r w:rsidRPr="2C09B7EE" w:rsidR="02B131A4">
        <w:rPr>
          <w:rFonts w:ascii="Calibri" w:hAnsi="Calibri" w:eastAsia="MS Mincho" w:cs="Calibri" w:asciiTheme="majorAscii" w:hAnsiTheme="majorAscii" w:cstheme="majorAscii"/>
          <w:sz w:val="22"/>
          <w:szCs w:val="22"/>
        </w:rPr>
        <w:t>Age</w:t>
      </w:r>
    </w:p>
    <w:p w:rsidRPr="0039603E" w:rsidR="005D2C1B" w:rsidP="2C09B7EE" w:rsidRDefault="00BB375C" w14:paraId="481EB688" w14:textId="0A1DDEC2">
      <w:pPr>
        <w:spacing w:line="276" w:lineRule="auto"/>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49FE2989">
        <w:rPr>
          <w:rFonts w:ascii="Calibri" w:hAnsi="Calibri" w:eastAsia="MS Mincho" w:cs="Calibri" w:asciiTheme="majorAscii" w:hAnsiTheme="majorAscii" w:cstheme="majorAscii"/>
          <w:sz w:val="22"/>
          <w:szCs w:val="22"/>
        </w:rPr>
        <w:t xml:space="preserve">. </w:t>
      </w:r>
      <w:r w:rsidRPr="2C09B7EE" w:rsidR="01F71DB6">
        <w:rPr>
          <w:rFonts w:ascii="Calibri" w:hAnsi="Calibri" w:eastAsia="MS Mincho" w:cs="Calibri" w:asciiTheme="majorAscii" w:hAnsiTheme="majorAscii" w:cstheme="majorAscii"/>
          <w:sz w:val="22"/>
          <w:szCs w:val="22"/>
        </w:rPr>
        <w:t>Daily baby aspirin</w:t>
      </w:r>
    </w:p>
    <w:p w:rsidRPr="0039603E" w:rsidR="00275D43" w:rsidP="00ED7A9A" w:rsidRDefault="00275D43" w14:paraId="59FC6C60" w14:textId="247CB867">
      <w:pPr>
        <w:pStyle w:val="Heading2"/>
        <w:spacing w:after="200"/>
      </w:pPr>
      <w:r w:rsidR="00275D43">
        <w:rPr/>
        <w:t>Multiple Choice Question</w:t>
      </w:r>
    </w:p>
    <w:p w:rsidRPr="0039603E" w:rsidR="756632FD" w:rsidP="2C09B7EE" w:rsidRDefault="0B625D33" w14:paraId="623FFB1F" w14:textId="4083C2B5">
      <w:pPr>
        <w:spacing w:after="120"/>
        <w:rPr>
          <w:rFonts w:ascii="Calibri" w:hAnsi="Calibri" w:eastAsia="Aptos" w:cs="Calibri" w:asciiTheme="majorAscii" w:hAnsiTheme="majorAscii" w:cstheme="majorAscii"/>
          <w:b w:val="1"/>
          <w:bCs w:val="1"/>
          <w:sz w:val="22"/>
          <w:szCs w:val="22"/>
          <w:rPrChange w:author="" w16du:dateUtc="2026-05-22T10:43:00Z" w:id="244262776">
            <w:rPr>
              <w:rFonts w:ascii="Aptos" w:hAnsi="Aptos" w:eastAsia="Aptos" w:cs="Aptos"/>
            </w:rPr>
          </w:rPrChange>
        </w:rPr>
      </w:pPr>
      <w:r w:rsidRPr="2C09B7EE" w:rsidR="0B625D33">
        <w:rPr>
          <w:rFonts w:ascii="Calibri" w:hAnsi="Calibri" w:eastAsia="MS Mincho" w:cs="Calibri" w:asciiTheme="majorAscii" w:hAnsiTheme="majorAscii" w:cstheme="majorAscii"/>
          <w:b w:val="1"/>
          <w:bCs w:val="1"/>
          <w:sz w:val="22"/>
          <w:szCs w:val="22"/>
        </w:rPr>
        <w:t xml:space="preserve">91. </w:t>
      </w:r>
      <w:r w:rsidRPr="2C09B7EE" w:rsidR="4453BDBE">
        <w:rPr>
          <w:rFonts w:ascii="Calibri" w:hAnsi="Calibri" w:eastAsia="Aptos" w:cs="Calibri" w:asciiTheme="majorAscii" w:hAnsiTheme="majorAscii" w:cstheme="majorAscii"/>
          <w:b w:val="1"/>
          <w:bCs w:val="1"/>
          <w:sz w:val="22"/>
          <w:szCs w:val="22"/>
        </w:rPr>
        <w:t xml:space="preserve">A patient </w:t>
      </w:r>
      <w:r w:rsidRPr="2C09B7EE" w:rsidR="4453BDBE">
        <w:rPr>
          <w:rFonts w:ascii="Calibri" w:hAnsi="Calibri" w:eastAsia="Aptos" w:cs="Calibri" w:asciiTheme="majorAscii" w:hAnsiTheme="majorAscii" w:cstheme="majorAscii"/>
          <w:b w:val="1"/>
          <w:bCs w:val="1"/>
          <w:sz w:val="22"/>
          <w:szCs w:val="22"/>
        </w:rPr>
        <w:t>demonstrates</w:t>
      </w:r>
      <w:r w:rsidRPr="2C09B7EE" w:rsidR="4453BDBE">
        <w:rPr>
          <w:rFonts w:ascii="Calibri" w:hAnsi="Calibri" w:eastAsia="Aptos" w:cs="Calibri" w:asciiTheme="majorAscii" w:hAnsiTheme="majorAscii" w:cstheme="majorAscii"/>
          <w:b w:val="1"/>
          <w:bCs w:val="1"/>
          <w:sz w:val="22"/>
          <w:szCs w:val="22"/>
        </w:rPr>
        <w:t xml:space="preserve"> small, tender, red papules</w:t>
      </w:r>
      <w:r w:rsidRPr="2C09B7EE" w:rsidR="00A44318">
        <w:rPr>
          <w:rFonts w:ascii="Calibri" w:hAnsi="Calibri" w:eastAsia="Aptos" w:cs="Calibri" w:asciiTheme="majorAscii" w:hAnsiTheme="majorAscii" w:cstheme="majorAscii"/>
          <w:b w:val="1"/>
          <w:bCs w:val="1"/>
          <w:sz w:val="22"/>
          <w:szCs w:val="22"/>
        </w:rPr>
        <w:t>,</w:t>
      </w:r>
      <w:r w:rsidRPr="2C09B7EE" w:rsidR="4453BDBE">
        <w:rPr>
          <w:rFonts w:ascii="Calibri" w:hAnsi="Calibri" w:eastAsia="Aptos" w:cs="Calibri" w:asciiTheme="majorAscii" w:hAnsiTheme="majorAscii" w:cstheme="majorAscii"/>
          <w:b w:val="1"/>
          <w:bCs w:val="1"/>
          <w:sz w:val="22"/>
          <w:szCs w:val="22"/>
        </w:rPr>
        <w:t xml:space="preserve"> or bumps in the hair follicles, with a hair shaft within the papule. </w:t>
      </w:r>
      <w:r w:rsidRPr="2C09B7EE" w:rsidR="00CE1C9E">
        <w:rPr>
          <w:rFonts w:ascii="Calibri" w:hAnsi="Calibri" w:eastAsia="Aptos" w:cs="Calibri" w:asciiTheme="majorAscii" w:hAnsiTheme="majorAscii" w:cstheme="majorAscii"/>
          <w:b w:val="1"/>
          <w:bCs w:val="1"/>
          <w:sz w:val="22"/>
          <w:szCs w:val="22"/>
        </w:rPr>
        <w:t>What is t</w:t>
      </w:r>
      <w:r w:rsidRPr="2C09B7EE" w:rsidR="4453BDBE">
        <w:rPr>
          <w:rFonts w:ascii="Calibri" w:hAnsi="Calibri" w:eastAsia="Aptos" w:cs="Calibri" w:asciiTheme="majorAscii" w:hAnsiTheme="majorAscii" w:cstheme="majorAscii"/>
          <w:b w:val="1"/>
          <w:bCs w:val="1"/>
          <w:sz w:val="22"/>
          <w:szCs w:val="22"/>
        </w:rPr>
        <w:t xml:space="preserve">he best treatment </w:t>
      </w:r>
      <w:r w:rsidRPr="2C09B7EE" w:rsidR="4453BDBE">
        <w:rPr>
          <w:rFonts w:ascii="Calibri" w:hAnsi="Calibri" w:eastAsia="Aptos" w:cs="Calibri" w:asciiTheme="majorAscii" w:hAnsiTheme="majorAscii" w:cstheme="majorAscii"/>
          <w:b w:val="1"/>
          <w:bCs w:val="1"/>
          <w:sz w:val="22"/>
          <w:szCs w:val="22"/>
        </w:rPr>
        <w:t>option</w:t>
      </w:r>
      <w:r w:rsidRPr="2C09B7EE" w:rsidR="00CE1C9E">
        <w:rPr>
          <w:rFonts w:ascii="Calibri" w:hAnsi="Calibri" w:eastAsia="Aptos" w:cs="Calibri" w:asciiTheme="majorAscii" w:hAnsiTheme="majorAscii" w:cstheme="majorAscii"/>
          <w:b w:val="1"/>
          <w:bCs w:val="1"/>
          <w:sz w:val="22"/>
          <w:szCs w:val="22"/>
        </w:rPr>
        <w:t>?</w:t>
      </w:r>
    </w:p>
    <w:p w:rsidRPr="0039603E" w:rsidR="00C70C05" w:rsidP="2C09B7EE" w:rsidRDefault="4453BDBE" w14:paraId="7DC109C6" w14:textId="79808806">
      <w:pPr>
        <w:spacing w:line="276" w:lineRule="auto"/>
        <w:ind w:left="357"/>
        <w:contextualSpacing w:val="1"/>
        <w:rPr>
          <w:rFonts w:ascii="Calibri" w:hAnsi="Calibri" w:eastAsia="Aptos" w:cs="Calibri" w:asciiTheme="majorAscii" w:hAnsiTheme="majorAscii" w:cstheme="majorAscii"/>
          <w:sz w:val="22"/>
          <w:szCs w:val="22"/>
        </w:rPr>
      </w:pPr>
      <w:r w:rsidRPr="2C09B7EE" w:rsidR="4453BDBE">
        <w:rPr>
          <w:rFonts w:ascii="Calibri" w:hAnsi="Calibri" w:eastAsia="Aptos" w:cs="Calibri" w:asciiTheme="majorAscii" w:hAnsiTheme="majorAscii" w:cstheme="majorAscii"/>
          <w:sz w:val="22"/>
          <w:szCs w:val="22"/>
        </w:rPr>
        <w:t xml:space="preserve">a. </w:t>
      </w:r>
      <w:r w:rsidRPr="2C09B7EE" w:rsidR="00CE1C9E">
        <w:rPr>
          <w:rFonts w:ascii="Calibri" w:hAnsi="Calibri" w:eastAsia="Aptos" w:cs="Calibri" w:asciiTheme="majorAscii" w:hAnsiTheme="majorAscii" w:cstheme="majorAscii"/>
          <w:sz w:val="22"/>
          <w:szCs w:val="22"/>
        </w:rPr>
        <w:t>O</w:t>
      </w:r>
      <w:r w:rsidRPr="2C09B7EE" w:rsidR="4453BDBE">
        <w:rPr>
          <w:rFonts w:ascii="Calibri" w:hAnsi="Calibri" w:eastAsia="Aptos" w:cs="Calibri" w:asciiTheme="majorAscii" w:hAnsiTheme="majorAscii" w:cstheme="majorAscii"/>
          <w:sz w:val="22"/>
          <w:szCs w:val="22"/>
        </w:rPr>
        <w:t>ral antibiotics</w:t>
      </w:r>
    </w:p>
    <w:p w:rsidRPr="0039603E" w:rsidR="756632FD" w:rsidP="2C09B7EE" w:rsidRDefault="4453BDBE" w14:paraId="00299BE2" w14:textId="1F6B500F">
      <w:pPr>
        <w:spacing w:line="276" w:lineRule="auto"/>
        <w:ind w:left="357"/>
        <w:contextualSpacing w:val="1"/>
        <w:rPr>
          <w:rFonts w:ascii="Calibri" w:hAnsi="Calibri" w:eastAsia="Aptos" w:cs="Calibri" w:asciiTheme="majorAscii" w:hAnsiTheme="majorAscii" w:cstheme="majorAscii"/>
          <w:sz w:val="22"/>
          <w:szCs w:val="22"/>
          <w:rPrChange w:author="" w16du:dateUtc="2026-05-22T10:43:00Z" w:id="949392409">
            <w:rPr>
              <w:rFonts w:ascii="Aptos" w:hAnsi="Aptos" w:eastAsia="Aptos" w:cs="Aptos"/>
              <w:lang w:val="en"/>
            </w:rPr>
          </w:rPrChange>
        </w:rPr>
      </w:pPr>
      <w:r w:rsidRPr="2C09B7EE" w:rsidR="4453BDBE">
        <w:rPr>
          <w:rFonts w:ascii="Calibri" w:hAnsi="Calibri" w:eastAsia="Aptos" w:cs="Calibri" w:asciiTheme="majorAscii" w:hAnsiTheme="majorAscii" w:cstheme="majorAscii"/>
          <w:sz w:val="22"/>
          <w:szCs w:val="22"/>
        </w:rPr>
        <w:t xml:space="preserve">*b. </w:t>
      </w:r>
      <w:r w:rsidRPr="2C09B7EE" w:rsidR="00CE1C9E">
        <w:rPr>
          <w:rFonts w:ascii="Calibri" w:hAnsi="Calibri" w:eastAsia="Aptos" w:cs="Calibri" w:asciiTheme="majorAscii" w:hAnsiTheme="majorAscii" w:cstheme="majorAscii"/>
          <w:sz w:val="22"/>
          <w:szCs w:val="22"/>
        </w:rPr>
        <w:t>A</w:t>
      </w:r>
      <w:r w:rsidRPr="2C09B7EE" w:rsidR="4453BDBE">
        <w:rPr>
          <w:rFonts w:ascii="Calibri" w:hAnsi="Calibri" w:eastAsia="Aptos" w:cs="Calibri" w:asciiTheme="majorAscii" w:hAnsiTheme="majorAscii" w:cstheme="majorAscii"/>
          <w:sz w:val="22"/>
          <w:szCs w:val="22"/>
        </w:rPr>
        <w:t>ntibacterial soap use</w:t>
      </w:r>
    </w:p>
    <w:p w:rsidRPr="0039603E" w:rsidR="00C70C05" w:rsidP="2C09B7EE" w:rsidRDefault="4453BDBE" w14:paraId="6BFD7B17" w14:textId="14038D5B">
      <w:pPr>
        <w:spacing w:line="276" w:lineRule="auto"/>
        <w:ind w:left="357"/>
        <w:contextualSpacing w:val="1"/>
        <w:rPr>
          <w:rFonts w:ascii="Calibri" w:hAnsi="Calibri" w:eastAsia="Aptos" w:cs="Calibri" w:asciiTheme="majorAscii" w:hAnsiTheme="majorAscii" w:cstheme="majorAscii"/>
          <w:sz w:val="22"/>
          <w:szCs w:val="22"/>
        </w:rPr>
      </w:pPr>
      <w:r w:rsidRPr="2C09B7EE" w:rsidR="4453BDBE">
        <w:rPr>
          <w:rFonts w:ascii="Calibri" w:hAnsi="Calibri" w:eastAsia="Aptos" w:cs="Calibri" w:asciiTheme="majorAscii" w:hAnsiTheme="majorAscii" w:cstheme="majorAscii"/>
          <w:sz w:val="22"/>
          <w:szCs w:val="22"/>
        </w:rPr>
        <w:t xml:space="preserve">c. </w:t>
      </w:r>
      <w:r w:rsidRPr="2C09B7EE" w:rsidR="00CE1C9E">
        <w:rPr>
          <w:rFonts w:ascii="Calibri" w:hAnsi="Calibri" w:eastAsia="Aptos" w:cs="Calibri" w:asciiTheme="majorAscii" w:hAnsiTheme="majorAscii" w:cstheme="majorAscii"/>
          <w:sz w:val="22"/>
          <w:szCs w:val="22"/>
        </w:rPr>
        <w:t>E</w:t>
      </w:r>
      <w:r w:rsidRPr="2C09B7EE" w:rsidR="4453BDBE">
        <w:rPr>
          <w:rFonts w:ascii="Calibri" w:hAnsi="Calibri" w:eastAsia="Aptos" w:cs="Calibri" w:asciiTheme="majorAscii" w:hAnsiTheme="majorAscii" w:cstheme="majorAscii"/>
          <w:sz w:val="22"/>
          <w:szCs w:val="22"/>
        </w:rPr>
        <w:t>xcision</w:t>
      </w:r>
    </w:p>
    <w:p w:rsidR="756632FD" w:rsidP="2C09B7EE" w:rsidRDefault="4453BDBE" w14:paraId="73CDC3F2" w14:textId="3FCDDF73">
      <w:pPr>
        <w:spacing w:line="276" w:lineRule="auto"/>
        <w:ind w:left="357"/>
        <w:contextualSpacing w:val="1"/>
        <w:rPr>
          <w:rFonts w:ascii="Calibri" w:hAnsi="Calibri" w:eastAsia="Aptos" w:cs="Calibri" w:asciiTheme="majorAscii" w:hAnsiTheme="majorAscii" w:cstheme="majorAscii"/>
          <w:sz w:val="22"/>
          <w:szCs w:val="22"/>
        </w:rPr>
      </w:pPr>
      <w:r w:rsidRPr="2C09B7EE" w:rsidR="4453BDBE">
        <w:rPr>
          <w:rFonts w:ascii="Calibri" w:hAnsi="Calibri" w:eastAsia="Aptos" w:cs="Calibri" w:asciiTheme="majorAscii" w:hAnsiTheme="majorAscii" w:cstheme="majorAscii"/>
          <w:sz w:val="22"/>
          <w:szCs w:val="22"/>
        </w:rPr>
        <w:t xml:space="preserve">d. </w:t>
      </w:r>
      <w:r w:rsidRPr="2C09B7EE" w:rsidR="00CE1C9E">
        <w:rPr>
          <w:rFonts w:ascii="Calibri" w:hAnsi="Calibri" w:eastAsia="Aptos" w:cs="Calibri" w:asciiTheme="majorAscii" w:hAnsiTheme="majorAscii" w:cstheme="majorAscii"/>
          <w:sz w:val="22"/>
          <w:szCs w:val="22"/>
        </w:rPr>
        <w:t>T</w:t>
      </w:r>
      <w:r w:rsidRPr="2C09B7EE" w:rsidR="4453BDBE">
        <w:rPr>
          <w:rFonts w:ascii="Calibri" w:hAnsi="Calibri" w:eastAsia="Aptos" w:cs="Calibri" w:asciiTheme="majorAscii" w:hAnsiTheme="majorAscii" w:cstheme="majorAscii"/>
          <w:sz w:val="22"/>
          <w:szCs w:val="22"/>
        </w:rPr>
        <w:t>opical antifungal</w:t>
      </w:r>
    </w:p>
    <w:p w:rsidRPr="0039603E" w:rsidR="00ED7A9A" w:rsidP="2C09B7EE" w:rsidRDefault="00ED7A9A" w14:paraId="1A3BDB13" w14:textId="77777777">
      <w:pPr>
        <w:spacing w:line="276" w:lineRule="auto"/>
        <w:contextualSpacing w:val="1"/>
        <w:rPr>
          <w:rFonts w:ascii="Calibri" w:hAnsi="Calibri" w:eastAsia="Aptos" w:cs="Calibri" w:asciiTheme="majorAscii" w:hAnsiTheme="majorAscii" w:cstheme="majorAscii"/>
          <w:sz w:val="22"/>
          <w:szCs w:val="22"/>
          <w:rPrChange w:author="" w16du:dateUtc="2026-05-22T10:43:00Z" w:id="706570542">
            <w:rPr>
              <w:rFonts w:ascii="Aptos" w:hAnsi="Aptos" w:eastAsia="Aptos" w:cs="Aptos"/>
              <w:lang w:val="en"/>
            </w:rPr>
          </w:rPrChange>
        </w:rPr>
      </w:pPr>
    </w:p>
    <w:p w:rsidRPr="0039603E" w:rsidR="005D2C1B" w:rsidP="00F826DA" w:rsidRDefault="49FE2989" w14:paraId="0598A2AC" w14:textId="73928C37">
      <w:pPr>
        <w:spacing w:after="120"/>
        <w:rPr>
          <w:rFonts w:eastAsia="MS Mincho" w:asciiTheme="majorHAnsi" w:hAnsiTheme="majorHAnsi" w:cstheme="majorHAnsi"/>
          <w:sz w:val="22"/>
          <w:szCs w:val="22"/>
        </w:rPr>
      </w:pPr>
      <w:r w:rsidRPr="0039603E">
        <w:rPr>
          <w:rFonts w:eastAsia="MS Mincho" w:asciiTheme="majorHAnsi" w:hAnsiTheme="majorHAnsi" w:cstheme="majorHAnsi"/>
          <w:b/>
          <w:bCs/>
          <w:sz w:val="22"/>
          <w:szCs w:val="22"/>
        </w:rPr>
        <w:t>9</w:t>
      </w:r>
      <w:r w:rsidRPr="0039603E" w:rsidR="21265991">
        <w:rPr>
          <w:rFonts w:eastAsia="MS Mincho" w:asciiTheme="majorHAnsi" w:hAnsiTheme="majorHAnsi" w:cstheme="majorHAnsi"/>
          <w:b/>
          <w:bCs/>
          <w:sz w:val="22"/>
          <w:szCs w:val="22"/>
        </w:rPr>
        <w:t>2</w:t>
      </w:r>
      <w:r w:rsidRPr="0039603E">
        <w:rPr>
          <w:rFonts w:eastAsia="MS Mincho" w:asciiTheme="majorHAnsi" w:hAnsiTheme="majorHAnsi" w:cstheme="majorHAnsi"/>
          <w:b/>
          <w:bCs/>
          <w:sz w:val="22"/>
          <w:szCs w:val="22"/>
        </w:rPr>
        <w:t>. What condition results from insufficient insulin production?</w:t>
      </w:r>
    </w:p>
    <w:p w:rsidRPr="0039603E" w:rsidR="005D2C1B" w:rsidP="2C09B7EE" w:rsidRDefault="00BB375C" w14:paraId="4BA566EB" w14:textId="6754EF49">
      <w:pPr>
        <w:spacing/>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a</w:t>
      </w:r>
      <w:r w:rsidRPr="2C09B7EE" w:rsidR="005D2C1B">
        <w:rPr>
          <w:rFonts w:ascii="Calibri" w:hAnsi="Calibri" w:eastAsia="MS Mincho" w:cs="Calibri" w:asciiTheme="majorAscii" w:hAnsiTheme="majorAscii" w:cstheme="majorAscii"/>
          <w:sz w:val="22"/>
          <w:szCs w:val="22"/>
        </w:rPr>
        <w:t>. Hyperthyroidism</w:t>
      </w:r>
    </w:p>
    <w:p w:rsidRPr="0039603E" w:rsidR="005D2C1B" w:rsidP="2C09B7EE" w:rsidRDefault="00020CCE" w14:paraId="236A1552" w14:textId="4382ED86">
      <w:pPr>
        <w:spacing/>
        <w:ind w:left="357"/>
        <w:contextualSpacing w:val="1"/>
        <w:rPr>
          <w:rFonts w:ascii="Calibri" w:hAnsi="Calibri" w:eastAsia="MS Mincho" w:cs="Calibri" w:asciiTheme="majorAscii" w:hAnsiTheme="majorAscii" w:cstheme="majorAscii"/>
          <w:sz w:val="22"/>
          <w:szCs w:val="22"/>
        </w:rPr>
      </w:pPr>
      <w:r w:rsidRPr="2C09B7EE" w:rsidR="00020CCE">
        <w:rPr>
          <w:rFonts w:ascii="Calibri" w:hAnsi="Calibri" w:eastAsia="MS Mincho" w:cs="Calibri" w:asciiTheme="majorAscii" w:hAnsiTheme="majorAscii" w:cstheme="majorAscii"/>
          <w:sz w:val="22"/>
          <w:szCs w:val="22"/>
        </w:rPr>
        <w:t>*</w:t>
      </w:r>
      <w:r w:rsidRPr="2C09B7EE" w:rsidR="00BB375C">
        <w:rPr>
          <w:rFonts w:ascii="Calibri" w:hAnsi="Calibri" w:eastAsia="MS Mincho" w:cs="Calibri" w:asciiTheme="majorAscii" w:hAnsiTheme="majorAscii" w:cstheme="majorAscii"/>
          <w:sz w:val="22"/>
          <w:szCs w:val="22"/>
        </w:rPr>
        <w:t>b</w:t>
      </w:r>
      <w:r w:rsidRPr="2C09B7EE" w:rsidR="005D2C1B">
        <w:rPr>
          <w:rFonts w:ascii="Calibri" w:hAnsi="Calibri" w:eastAsia="MS Mincho" w:cs="Calibri" w:asciiTheme="majorAscii" w:hAnsiTheme="majorAscii" w:cstheme="majorAscii"/>
          <w:sz w:val="22"/>
          <w:szCs w:val="22"/>
        </w:rPr>
        <w:t>. Diabetes mellitus</w:t>
      </w:r>
    </w:p>
    <w:p w:rsidRPr="0039603E" w:rsidR="005D2C1B" w:rsidP="2C09B7EE" w:rsidRDefault="00BB375C" w14:paraId="37C0BD5C" w14:textId="4EE21435">
      <w:pPr>
        <w:spacing/>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c</w:t>
      </w:r>
      <w:r w:rsidRPr="2C09B7EE" w:rsidR="005D2C1B">
        <w:rPr>
          <w:rFonts w:ascii="Calibri" w:hAnsi="Calibri" w:eastAsia="MS Mincho" w:cs="Calibri" w:asciiTheme="majorAscii" w:hAnsiTheme="majorAscii" w:cstheme="majorAscii"/>
          <w:sz w:val="22"/>
          <w:szCs w:val="22"/>
        </w:rPr>
        <w:t>. Hypoglycemia</w:t>
      </w:r>
    </w:p>
    <w:p w:rsidRPr="0039603E" w:rsidR="005D2C1B" w:rsidP="2C09B7EE" w:rsidRDefault="00BB375C" w14:paraId="782D52B4" w14:textId="55653DC6">
      <w:pPr>
        <w:spacing/>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d</w:t>
      </w:r>
      <w:r w:rsidRPr="2C09B7EE" w:rsidR="005D2C1B">
        <w:rPr>
          <w:rFonts w:ascii="Calibri" w:hAnsi="Calibri" w:eastAsia="MS Mincho" w:cs="Calibri" w:asciiTheme="majorAscii" w:hAnsiTheme="majorAscii" w:cstheme="majorAscii"/>
          <w:sz w:val="22"/>
          <w:szCs w:val="22"/>
        </w:rPr>
        <w:t>. Cushing syndrome</w:t>
      </w:r>
    </w:p>
    <w:p w:rsidR="005D2C1B" w:rsidP="2C09B7EE" w:rsidRDefault="00BB375C" w14:paraId="7DCAACE3" w14:textId="7B0EA675">
      <w:pPr>
        <w:spacing/>
        <w:ind w:left="357"/>
        <w:contextualSpacing w:val="1"/>
        <w:rPr>
          <w:rFonts w:ascii="Calibri" w:hAnsi="Calibri" w:eastAsia="MS Mincho" w:cs="Calibri" w:asciiTheme="majorAscii" w:hAnsiTheme="majorAscii" w:cstheme="majorAscii"/>
          <w:sz w:val="22"/>
          <w:szCs w:val="22"/>
        </w:rPr>
      </w:pPr>
      <w:r w:rsidRPr="2C09B7EE" w:rsidR="00BB375C">
        <w:rPr>
          <w:rFonts w:ascii="Calibri" w:hAnsi="Calibri" w:eastAsia="MS Mincho" w:cs="Calibri" w:asciiTheme="majorAscii" w:hAnsiTheme="majorAscii" w:cstheme="majorAscii"/>
          <w:sz w:val="22"/>
          <w:szCs w:val="22"/>
        </w:rPr>
        <w:t>e</w:t>
      </w:r>
      <w:r w:rsidRPr="2C09B7EE" w:rsidR="005D2C1B">
        <w:rPr>
          <w:rFonts w:ascii="Calibri" w:hAnsi="Calibri" w:eastAsia="MS Mincho" w:cs="Calibri" w:asciiTheme="majorAscii" w:hAnsiTheme="majorAscii" w:cstheme="majorAscii"/>
          <w:sz w:val="22"/>
          <w:szCs w:val="22"/>
        </w:rPr>
        <w:t>. Addison disease</w:t>
      </w:r>
    </w:p>
    <w:p w:rsidRPr="0039603E" w:rsidR="18A595E7" w:rsidP="00ED7A9A" w:rsidRDefault="6F5CB539" w14:paraId="56502903" w14:textId="2D215B97">
      <w:pPr>
        <w:pStyle w:val="Heading2"/>
        <w:spacing w:after="200"/>
        <w:rPr>
          <w:rPrChange w:author="" w16du:dateUtc="2026-05-22T10:43:00Z" w:id="2058542053">
            <w:rPr>
              <w:color w:val="000000" w:themeColor="text1"/>
            </w:rPr>
          </w:rPrChange>
        </w:rPr>
      </w:pPr>
      <w:r w:rsidR="00275D43">
        <w:rPr/>
        <w:t>Matching</w:t>
      </w:r>
      <w:r w:rsidR="00CE1C9E">
        <w:rPr/>
        <w:t xml:space="preserve"> Questio</w:t>
      </w:r>
      <w:r w:rsidR="00CE1C9E">
        <w:rPr/>
        <w:t>n</w:t>
      </w:r>
    </w:p>
    <w:p w:rsidRPr="0039603E" w:rsidR="18A595E7" w:rsidP="2C09B7EE" w:rsidRDefault="00CE1C9E" w14:paraId="56A9ACAC" w14:textId="074FD49D">
      <w:pPr>
        <w:spacing w:after="120"/>
        <w:rPr>
          <w:rFonts w:ascii="Calibri" w:hAnsi="Calibri" w:cs="Calibri" w:asciiTheme="majorAscii" w:hAnsiTheme="majorAscii" w:cstheme="majorAscii"/>
          <w:b w:val="1"/>
          <w:bCs w:val="1"/>
          <w:color w:val="000000" w:themeColor="text1"/>
          <w:sz w:val="22"/>
          <w:szCs w:val="22"/>
          <w:rPrChange w:author="" w16du:dateUtc="2026-05-22T10:43:00Z" w:id="1793609607">
            <w:rPr>
              <w:color w:val="000000" w:themeColor="text1"/>
            </w:rPr>
          </w:rPrChange>
        </w:rPr>
      </w:pPr>
      <w:r w:rsidRPr="2C09B7EE" w:rsidR="00CE1C9E">
        <w:rPr>
          <w:rFonts w:ascii="Calibri" w:hAnsi="Calibri" w:cs="Calibri" w:asciiTheme="majorAscii" w:hAnsiTheme="majorAscii" w:cstheme="majorAscii"/>
          <w:b w:val="1"/>
          <w:bCs w:val="1"/>
          <w:color w:val="000000" w:themeColor="text1" w:themeTint="FF" w:themeShade="FF"/>
          <w:sz w:val="22"/>
          <w:szCs w:val="22"/>
        </w:rPr>
        <w:t>93</w:t>
      </w:r>
      <w:r w:rsidRPr="2C09B7EE" w:rsidR="00CE1C9E">
        <w:rPr>
          <w:rFonts w:ascii="Calibri" w:hAnsi="Calibri" w:cs="Calibri" w:asciiTheme="majorAscii" w:hAnsiTheme="majorAscii" w:cstheme="majorAscii"/>
          <w:b w:val="1"/>
          <w:bCs w:val="1"/>
          <w:color w:val="000000" w:themeColor="text1" w:themeTint="FF" w:themeShade="FF"/>
          <w:sz w:val="22"/>
          <w:szCs w:val="22"/>
        </w:rPr>
        <w:t xml:space="preserve">. </w:t>
      </w:r>
      <w:r w:rsidRPr="2C09B7EE" w:rsidR="6F5CB539">
        <w:rPr>
          <w:rFonts w:ascii="Calibri" w:hAnsi="Calibri" w:cs="Calibri" w:asciiTheme="majorAscii" w:hAnsiTheme="majorAscii" w:cstheme="majorAscii"/>
          <w:b w:val="1"/>
          <w:bCs w:val="1"/>
          <w:color w:val="000000" w:themeColor="text1" w:themeTint="FF" w:themeShade="FF"/>
          <w:sz w:val="22"/>
          <w:szCs w:val="22"/>
        </w:rPr>
        <w:t>Match the type of microaggression with its definition.</w:t>
      </w:r>
    </w:p>
    <w:p w:rsidRPr="0039603E" w:rsidR="18A595E7" w:rsidP="2C09B7EE" w:rsidRDefault="00CE1C9E" w14:paraId="429BB872" w14:textId="13117A94">
      <w:pPr>
        <w:pStyle w:val="ListParagraph"/>
        <w:numPr>
          <w:ilvl w:val="0"/>
          <w:numId w:val="1"/>
        </w:numPr>
        <w:ind w:left="714" w:hanging="357"/>
        <w:rPr>
          <w:rFonts w:ascii="Calibri" w:hAnsi="Calibri" w:cs="Calibri" w:asciiTheme="majorAscii" w:hAnsiTheme="majorAscii" w:cstheme="majorAscii"/>
          <w:color w:val="000000" w:themeColor="text1"/>
          <w:sz w:val="22"/>
          <w:szCs w:val="22"/>
        </w:rPr>
      </w:pPr>
      <w:r w:rsidRPr="2C09B7EE" w:rsidR="00CE1C9E">
        <w:rPr>
          <w:rFonts w:ascii="Calibri" w:hAnsi="Calibri" w:cs="Calibri" w:asciiTheme="majorAscii" w:hAnsiTheme="majorAscii" w:cstheme="majorAscii"/>
          <w:color w:val="000000" w:themeColor="text1" w:themeTint="FF" w:themeShade="FF"/>
          <w:sz w:val="22"/>
          <w:szCs w:val="22"/>
        </w:rPr>
        <w:t>M</w:t>
      </w:r>
      <w:r w:rsidRPr="2C09B7EE" w:rsidR="6F5CB539">
        <w:rPr>
          <w:rFonts w:ascii="Calibri" w:hAnsi="Calibri" w:cs="Calibri" w:asciiTheme="majorAscii" w:hAnsiTheme="majorAscii" w:cstheme="majorAscii"/>
          <w:color w:val="000000" w:themeColor="text1" w:themeTint="FF" w:themeShade="FF"/>
          <w:sz w:val="22"/>
          <w:szCs w:val="22"/>
        </w:rPr>
        <w:t xml:space="preserve">icroinsults: </w:t>
      </w:r>
      <w:r w:rsidRPr="2C09B7EE" w:rsidR="00CE1C9E">
        <w:rPr>
          <w:rFonts w:ascii="Calibri" w:hAnsi="Calibri" w:cs="Calibri" w:asciiTheme="majorAscii" w:hAnsiTheme="majorAscii" w:cstheme="majorAscii"/>
          <w:color w:val="000000" w:themeColor="text1" w:themeTint="FF" w:themeShade="FF"/>
          <w:sz w:val="22"/>
          <w:szCs w:val="22"/>
        </w:rPr>
        <w:t>I</w:t>
      </w:r>
      <w:r w:rsidRPr="2C09B7EE" w:rsidR="6F5CB539">
        <w:rPr>
          <w:rFonts w:ascii="Calibri" w:hAnsi="Calibri" w:cs="Calibri" w:asciiTheme="majorAscii" w:hAnsiTheme="majorAscii" w:cstheme="majorAscii"/>
          <w:color w:val="000000" w:themeColor="text1" w:themeTint="FF" w:themeShade="FF"/>
          <w:sz w:val="22"/>
          <w:szCs w:val="22"/>
        </w:rPr>
        <w:t>nsensitive or rude remarks that convey contempt for the target</w:t>
      </w:r>
    </w:p>
    <w:p w:rsidRPr="0039603E" w:rsidR="18A595E7" w:rsidP="2C09B7EE" w:rsidRDefault="00CE1C9E" w14:paraId="495367E8" w14:textId="2C472739">
      <w:pPr>
        <w:pStyle w:val="ListParagraph"/>
        <w:numPr>
          <w:ilvl w:val="0"/>
          <w:numId w:val="1"/>
        </w:numPr>
        <w:ind w:left="714" w:hanging="357"/>
        <w:rPr>
          <w:rFonts w:ascii="Calibri" w:hAnsi="Calibri" w:cs="Calibri" w:asciiTheme="majorAscii" w:hAnsiTheme="majorAscii" w:cstheme="majorAscii"/>
          <w:color w:val="000000" w:themeColor="text1"/>
          <w:sz w:val="22"/>
          <w:szCs w:val="22"/>
        </w:rPr>
      </w:pPr>
      <w:r w:rsidRPr="2C09B7EE" w:rsidR="00CE1C9E">
        <w:rPr>
          <w:rFonts w:ascii="Calibri" w:hAnsi="Calibri" w:cs="Calibri" w:asciiTheme="majorAscii" w:hAnsiTheme="majorAscii" w:cstheme="majorAscii"/>
          <w:color w:val="000000" w:themeColor="text1" w:themeTint="FF" w:themeShade="FF"/>
          <w:sz w:val="22"/>
          <w:szCs w:val="22"/>
        </w:rPr>
        <w:t>M</w:t>
      </w:r>
      <w:r w:rsidRPr="2C09B7EE" w:rsidR="6F5CB539">
        <w:rPr>
          <w:rFonts w:ascii="Calibri" w:hAnsi="Calibri" w:cs="Calibri" w:asciiTheme="majorAscii" w:hAnsiTheme="majorAscii" w:cstheme="majorAscii"/>
          <w:color w:val="000000" w:themeColor="text1" w:themeTint="FF" w:themeShade="FF"/>
          <w:sz w:val="22"/>
          <w:szCs w:val="22"/>
        </w:rPr>
        <w:t xml:space="preserve">icroassaults: </w:t>
      </w:r>
      <w:r w:rsidRPr="2C09B7EE" w:rsidR="00CE1C9E">
        <w:rPr>
          <w:rFonts w:ascii="Calibri" w:hAnsi="Calibri" w:cs="Calibri" w:asciiTheme="majorAscii" w:hAnsiTheme="majorAscii" w:cstheme="majorAscii"/>
          <w:color w:val="000000" w:themeColor="text1" w:themeTint="FF" w:themeShade="FF"/>
          <w:sz w:val="22"/>
          <w:szCs w:val="22"/>
        </w:rPr>
        <w:t>V</w:t>
      </w:r>
      <w:r w:rsidRPr="2C09B7EE" w:rsidR="6F5CB539">
        <w:rPr>
          <w:rFonts w:ascii="Calibri" w:hAnsi="Calibri" w:cs="Calibri" w:asciiTheme="majorAscii" w:hAnsiTheme="majorAscii" w:cstheme="majorAscii"/>
          <w:color w:val="000000" w:themeColor="text1" w:themeTint="FF" w:themeShade="FF"/>
          <w:sz w:val="22"/>
          <w:szCs w:val="22"/>
        </w:rPr>
        <w:t>erbal, nonverbal, implicit, or explicit discriminatory behavior such as sexism or racism</w:t>
      </w:r>
    </w:p>
    <w:p w:rsidRPr="0039603E" w:rsidR="18A595E7" w:rsidP="2C09B7EE" w:rsidRDefault="00CE1C9E" w14:paraId="19F574C9" w14:textId="2AD769F0">
      <w:pPr>
        <w:pStyle w:val="ListParagraph"/>
        <w:numPr>
          <w:ilvl w:val="0"/>
          <w:numId w:val="1"/>
        </w:numPr>
        <w:ind w:left="714" w:hanging="357"/>
        <w:rPr>
          <w:rFonts w:ascii="Calibri" w:hAnsi="Calibri" w:cs="Calibri" w:asciiTheme="majorAscii" w:hAnsiTheme="majorAscii" w:cstheme="majorAscii"/>
          <w:color w:val="000000" w:themeColor="text1"/>
          <w:sz w:val="22"/>
          <w:szCs w:val="22"/>
        </w:rPr>
      </w:pPr>
      <w:r w:rsidRPr="2C09B7EE" w:rsidR="00CE1C9E">
        <w:rPr>
          <w:rFonts w:ascii="Calibri" w:hAnsi="Calibri" w:cs="Calibri" w:asciiTheme="majorAscii" w:hAnsiTheme="majorAscii" w:cstheme="majorAscii"/>
          <w:color w:val="000000" w:themeColor="text1" w:themeTint="FF" w:themeShade="FF"/>
          <w:sz w:val="22"/>
          <w:szCs w:val="22"/>
        </w:rPr>
        <w:t>M</w:t>
      </w:r>
      <w:r w:rsidRPr="2C09B7EE" w:rsidR="6F5CB539">
        <w:rPr>
          <w:rFonts w:ascii="Calibri" w:hAnsi="Calibri" w:cs="Calibri" w:asciiTheme="majorAscii" w:hAnsiTheme="majorAscii" w:cstheme="majorAscii"/>
          <w:color w:val="000000" w:themeColor="text1" w:themeTint="FF" w:themeShade="FF"/>
          <w:sz w:val="22"/>
          <w:szCs w:val="22"/>
        </w:rPr>
        <w:t xml:space="preserve">icroinvalidations: </w:t>
      </w:r>
      <w:r w:rsidRPr="2C09B7EE" w:rsidR="00CE1C9E">
        <w:rPr>
          <w:rFonts w:ascii="Calibri" w:hAnsi="Calibri" w:cs="Calibri" w:asciiTheme="majorAscii" w:hAnsiTheme="majorAscii" w:cstheme="majorAscii"/>
          <w:color w:val="000000" w:themeColor="text1" w:themeTint="FF" w:themeShade="FF"/>
          <w:sz w:val="22"/>
          <w:szCs w:val="22"/>
        </w:rPr>
        <w:t>C</w:t>
      </w:r>
      <w:r w:rsidRPr="2C09B7EE" w:rsidR="6F5CB539">
        <w:rPr>
          <w:rFonts w:ascii="Calibri" w:hAnsi="Calibri" w:cs="Calibri" w:asciiTheme="majorAscii" w:hAnsiTheme="majorAscii" w:cstheme="majorAscii"/>
          <w:color w:val="000000" w:themeColor="text1" w:themeTint="FF" w:themeShade="FF"/>
          <w:sz w:val="22"/>
          <w:szCs w:val="22"/>
        </w:rPr>
        <w:t>omments dismissive of the feelings or experiences of the person being addressed or denying one’s own biases toward</w:t>
      </w:r>
      <w:r w:rsidRPr="2C09B7EE" w:rsidR="6F5CB539">
        <w:rPr>
          <w:rFonts w:ascii="Calibri" w:hAnsi="Calibri" w:cs="Calibri" w:asciiTheme="majorAscii" w:hAnsiTheme="majorAscii" w:cstheme="majorAscii"/>
          <w:color w:val="000000" w:themeColor="text1" w:themeTint="FF" w:themeShade="FF"/>
          <w:sz w:val="22"/>
          <w:szCs w:val="22"/>
        </w:rPr>
        <w:t xml:space="preserve"> a social group.</w:t>
      </w:r>
    </w:p>
    <w:p w:rsidRPr="00846FDA" w:rsidR="00B81D1F" w:rsidP="00ED7A9A" w:rsidRDefault="00B81D1F" w14:paraId="645A4F95" w14:textId="32DA465D">
      <w:pPr>
        <w:pStyle w:val="Heading2"/>
        <w:spacing w:after="200"/>
      </w:pPr>
      <w:r w:rsidRPr="00846FDA">
        <w:t>Testlet Questions</w:t>
      </w:r>
    </w:p>
    <w:p w:rsidRPr="00846FDA" w:rsidR="00B81D1F" w:rsidP="00ED7A9A" w:rsidRDefault="00B81D1F" w14:paraId="77ABED67" w14:textId="77777777">
      <w:pPr>
        <w:pStyle w:val="Heading3"/>
        <w:spacing w:after="200"/>
      </w:pPr>
      <w:r w:rsidRPr="00846FDA">
        <w:t>Testlet 1</w:t>
      </w:r>
    </w:p>
    <w:p w:rsidRPr="00846FDA" w:rsidR="00B81D1F" w:rsidP="00ED7A9A" w:rsidRDefault="00B81D1F" w14:paraId="19BF864D"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questions in this testlet.</w:t>
      </w:r>
    </w:p>
    <w:p w:rsidRPr="00846FDA" w:rsidR="00B81D1F" w:rsidP="00560F96" w:rsidRDefault="00B81D1F" w14:paraId="638FF171"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 men’s basketball player comes into the clinic holding his hand and lower arm. He is in obvious pain, with blood dripping off his fingertips, and his forearm has a 45° deformity.</w:t>
      </w:r>
    </w:p>
    <w:p w:rsidRPr="00846FDA" w:rsidR="00275D43" w:rsidP="00560F96" w:rsidRDefault="00275D43" w14:paraId="4A20A767" w14:textId="77777777">
      <w:pPr>
        <w:pStyle w:val="Heading3"/>
        <w:spacing w:after="200"/>
      </w:pPr>
      <w:r w:rsidR="00275D43">
        <w:rPr/>
        <w:t>Multiple Select Question</w:t>
      </w:r>
    </w:p>
    <w:p w:rsidRPr="00846FDA" w:rsidR="00B81D1F" w:rsidP="2C09B7EE" w:rsidRDefault="00275D43" w14:paraId="242E621B" w14:textId="76A0BA22">
      <w:pPr>
        <w:spacing w:after="120"/>
        <w:rPr>
          <w:rFonts w:ascii="Calibri" w:hAnsi="Calibri" w:eastAsia="ＭＳ 明朝" w:cs="Calibri" w:asciiTheme="majorAscii" w:hAnsiTheme="majorAscii" w:eastAsiaTheme="minorEastAsia" w:cstheme="majorAscii"/>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94</w:t>
      </w:r>
      <w:r w:rsidRPr="2C09B7EE" w:rsidR="00B81D1F">
        <w:rPr>
          <w:rFonts w:ascii="Calibri" w:hAnsi="Calibri" w:eastAsia="ＭＳ 明朝" w:cs="Calibri" w:asciiTheme="majorAscii" w:hAnsiTheme="majorAscii" w:eastAsiaTheme="minorEastAsia" w:cstheme="majorAscii"/>
          <w:b w:val="1"/>
          <w:bCs w:val="1"/>
          <w:sz w:val="22"/>
          <w:szCs w:val="22"/>
        </w:rPr>
        <w:t xml:space="preserve">. Using the SAMPLE format for obtaining a history, what questions should be asked?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2276686C" w14:textId="2BE521B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How long ago did this happen?</w:t>
      </w:r>
    </w:p>
    <w:p w:rsidRPr="00846FDA" w:rsidR="00B81D1F" w:rsidP="2C09B7EE" w:rsidRDefault="00E60090" w14:paraId="3390BD12" w14:textId="569A76F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What is your name?</w:t>
      </w:r>
    </w:p>
    <w:p w:rsidRPr="00846FDA" w:rsidR="00B81D1F" w:rsidP="2C09B7EE" w:rsidRDefault="00E60090" w14:paraId="52B21A1A" w14:textId="1F8E9ED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What is your pain like?</w:t>
      </w:r>
    </w:p>
    <w:p w:rsidRPr="00846FDA" w:rsidR="00B81D1F" w:rsidP="2C09B7EE" w:rsidRDefault="00E60090" w14:paraId="15A04AFD" w14:textId="6D709DD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Does your pain radiate?</w:t>
      </w:r>
    </w:p>
    <w:p w:rsidRPr="00846FDA" w:rsidR="00B81D1F" w:rsidP="2C09B7EE" w:rsidRDefault="00E60090" w14:paraId="416982D5" w14:textId="6275FDF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Can you describe the pain to me?</w:t>
      </w:r>
    </w:p>
    <w:p w:rsidR="00B81D1F" w:rsidP="2C09B7EE" w:rsidRDefault="00020CCE" w14:paraId="07CD04B1" w14:textId="5487FB9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When</w:t>
      </w:r>
      <w:r w:rsidRPr="2C09B7EE" w:rsidR="00B81D1F">
        <w:rPr>
          <w:rFonts w:ascii="Calibri" w:hAnsi="Calibri" w:eastAsia="ＭＳ 明朝" w:cs="Calibri" w:asciiTheme="majorAscii" w:hAnsiTheme="majorAscii" w:eastAsiaTheme="minorEastAsia" w:cstheme="majorAscii"/>
          <w:sz w:val="22"/>
          <w:szCs w:val="22"/>
        </w:rPr>
        <w:t xml:space="preserve"> did you last eat?</w:t>
      </w:r>
    </w:p>
    <w:p w:rsidRPr="00846FDA" w:rsidR="00560F96" w:rsidP="00560F96" w:rsidRDefault="00560F96" w14:paraId="3A06B844"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275D43" w14:paraId="431179DC" w14:textId="335E8231">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95</w:t>
      </w:r>
      <w:r w:rsidRPr="2C09B7EE" w:rsidR="5AE51BDA">
        <w:rPr>
          <w:rFonts w:ascii="Calibri" w:hAnsi="Calibri" w:eastAsia="ＭＳ 明朝" w:cs="Calibri" w:asciiTheme="majorAscii" w:hAnsiTheme="majorAscii" w:eastAsiaTheme="minorEastAsia" w:cstheme="majorAscii"/>
          <w:b w:val="1"/>
          <w:bCs w:val="1"/>
          <w:sz w:val="22"/>
          <w:szCs w:val="22"/>
        </w:rPr>
        <w:t xml:space="preserve">. Using the SAMPLE format for obtaining a history, what </w:t>
      </w:r>
      <w:r w:rsidRPr="2C09B7EE" w:rsidR="5AE51BDA">
        <w:rPr>
          <w:rFonts w:ascii="Calibri" w:hAnsi="Calibri" w:eastAsia="ＭＳ 明朝" w:cs="Calibri" w:asciiTheme="majorAscii" w:hAnsiTheme="majorAscii" w:eastAsiaTheme="minorEastAsia" w:cstheme="majorAscii"/>
          <w:b w:val="1"/>
          <w:bCs w:val="1"/>
          <w:sz w:val="22"/>
          <w:szCs w:val="22"/>
        </w:rPr>
        <w:t>additional</w:t>
      </w:r>
      <w:r w:rsidRPr="2C09B7EE" w:rsidR="5AE51BDA">
        <w:rPr>
          <w:rFonts w:ascii="Calibri" w:hAnsi="Calibri" w:eastAsia="ＭＳ 明朝" w:cs="Calibri" w:asciiTheme="majorAscii" w:hAnsiTheme="majorAscii" w:eastAsiaTheme="minorEastAsia" w:cstheme="majorAscii"/>
          <w:b w:val="1"/>
          <w:bCs w:val="1"/>
          <w:sz w:val="22"/>
          <w:szCs w:val="22"/>
        </w:rPr>
        <w:t xml:space="preserve"> questions should be asked?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107CD680" w14:textId="547D649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How did this happen?</w:t>
      </w:r>
    </w:p>
    <w:p w:rsidRPr="00846FDA" w:rsidR="00B81D1F" w:rsidP="2C09B7EE" w:rsidRDefault="00E60090" w14:paraId="203D9D5B" w14:textId="6596D1C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Who was with you at the time of the accident?</w:t>
      </w:r>
    </w:p>
    <w:p w:rsidRPr="00846FDA" w:rsidR="00B81D1F" w:rsidP="2C09B7EE" w:rsidRDefault="00E60090" w14:paraId="76CA7004" w14:textId="709C51D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How long have you been experiencing this problem?</w:t>
      </w:r>
    </w:p>
    <w:p w:rsidRPr="00846FDA" w:rsidR="00B81D1F" w:rsidP="2C09B7EE" w:rsidRDefault="00020CCE" w14:paraId="4F383FFD" w14:textId="07D9DF2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Are</w:t>
      </w:r>
      <w:r w:rsidRPr="2C09B7EE" w:rsidR="00B81D1F">
        <w:rPr>
          <w:rFonts w:ascii="Calibri" w:hAnsi="Calibri" w:eastAsia="ＭＳ 明朝" w:cs="Calibri" w:asciiTheme="majorAscii" w:hAnsiTheme="majorAscii" w:eastAsiaTheme="minorEastAsia" w:cstheme="majorAscii"/>
          <w:sz w:val="22"/>
          <w:szCs w:val="22"/>
        </w:rPr>
        <w:t xml:space="preserve"> there any past illnesses, operations, or injuries that pertain to this injury?</w:t>
      </w:r>
    </w:p>
    <w:p w:rsidR="00B81D1F" w:rsidP="2C09B7EE" w:rsidRDefault="00020CCE" w14:paraId="3BFBB489" w14:textId="75E690C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Do</w:t>
      </w:r>
      <w:r w:rsidRPr="2C09B7EE" w:rsidR="00B81D1F">
        <w:rPr>
          <w:rFonts w:ascii="Calibri" w:hAnsi="Calibri" w:eastAsia="ＭＳ 明朝" w:cs="Calibri" w:asciiTheme="majorAscii" w:hAnsiTheme="majorAscii" w:eastAsiaTheme="minorEastAsia" w:cstheme="majorAscii"/>
          <w:sz w:val="22"/>
          <w:szCs w:val="22"/>
        </w:rPr>
        <w:t xml:space="preserve"> you have any allergies?</w:t>
      </w:r>
    </w:p>
    <w:p w:rsidRPr="00846FDA" w:rsidR="00560F96" w:rsidP="00560F96" w:rsidRDefault="00560F96" w14:paraId="3DEBBCA1"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275D43" w14:paraId="24625582" w14:textId="693842FF">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96</w:t>
      </w:r>
      <w:r w:rsidRPr="2C09B7EE" w:rsidR="5AE51BDA">
        <w:rPr>
          <w:rFonts w:ascii="Calibri" w:hAnsi="Calibri" w:eastAsia="ＭＳ 明朝" w:cs="Calibri" w:asciiTheme="majorAscii" w:hAnsiTheme="majorAscii" w:eastAsiaTheme="minorEastAsia" w:cstheme="majorAscii"/>
          <w:b w:val="1"/>
          <w:bCs w:val="1"/>
          <w:sz w:val="22"/>
          <w:szCs w:val="22"/>
        </w:rPr>
        <w:t>.</w:t>
      </w:r>
      <w:r w:rsidRPr="2C09B7EE" w:rsidR="5AE51BDA">
        <w:rPr>
          <w:rFonts w:ascii="Calibri" w:hAnsi="Calibri" w:eastAsia="ＭＳ 明朝" w:cs="Calibri" w:asciiTheme="majorAscii" w:hAnsiTheme="majorAscii" w:eastAsiaTheme="minorEastAsia" w:cstheme="majorAscii"/>
          <w:b w:val="1"/>
          <w:bCs w:val="1"/>
          <w:color w:val="000000" w:themeColor="text1" w:themeTint="FF" w:themeShade="FF"/>
          <w:sz w:val="28"/>
          <w:szCs w:val="28"/>
        </w:rPr>
        <w:t xml:space="preserve"> </w:t>
      </w:r>
      <w:r w:rsidRPr="2C09B7EE" w:rsidR="5AE51BDA">
        <w:rPr>
          <w:rFonts w:ascii="Calibri" w:hAnsi="Calibri" w:eastAsia="ＭＳ 明朝" w:cs="Calibri" w:asciiTheme="majorAscii" w:hAnsiTheme="majorAscii" w:eastAsiaTheme="minorEastAsia" w:cstheme="majorAscii"/>
          <w:b w:val="1"/>
          <w:bCs w:val="1"/>
          <w:sz w:val="22"/>
          <w:szCs w:val="22"/>
        </w:rPr>
        <w:t xml:space="preserve">Read the athlete information. Your observation </w:t>
      </w:r>
      <w:r w:rsidRPr="2C09B7EE" w:rsidR="5AE51BDA">
        <w:rPr>
          <w:rFonts w:ascii="Calibri" w:hAnsi="Calibri" w:eastAsia="ＭＳ 明朝" w:cs="Calibri" w:asciiTheme="majorAscii" w:hAnsiTheme="majorAscii" w:eastAsiaTheme="minorEastAsia" w:cstheme="majorAscii"/>
          <w:b w:val="1"/>
          <w:bCs w:val="1"/>
          <w:sz w:val="22"/>
          <w:szCs w:val="22"/>
        </w:rPr>
        <w:t>reveals</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forearm is most likely fractured. The finger appears to have been completely avulsed. You need to find the avulsion so it can be surgically reattached. Which of the following is the best way to handle the recovery of the avulsed piece? Choose all that apply</w:t>
      </w:r>
    </w:p>
    <w:p w:rsidRPr="00846FDA" w:rsidR="00B81D1F" w:rsidP="00560F96" w:rsidRDefault="00B81D1F" w14:paraId="6B7722A8"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Athlete information: The athlete has provided the following information:</w:t>
      </w:r>
    </w:p>
    <w:p w:rsidRPr="00846FDA" w:rsidR="00B81D1F" w:rsidP="2C09B7EE" w:rsidRDefault="00B81D1F" w14:paraId="54797D58" w14:textId="68726CC0">
      <w:pPr>
        <w:spacing w:before="200" w:after="20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He was one-arm dunking a basketball, and his forearm hit the rim and broke. On the way out of the rim, his ring got stuck on the hook that holds the net to the rim. The rim broke off the glass backboard, and glass </w:t>
      </w:r>
      <w:r w:rsidRPr="2C09B7EE" w:rsidR="00B81D1F">
        <w:rPr>
          <w:rFonts w:ascii="Calibri" w:hAnsi="Calibri" w:eastAsia="ＭＳ 明朝" w:cs="Calibri" w:asciiTheme="majorAscii" w:hAnsiTheme="majorAscii" w:eastAsiaTheme="minorEastAsia" w:cstheme="majorAscii"/>
          <w:b w:val="1"/>
          <w:bCs w:val="1"/>
          <w:sz w:val="22"/>
          <w:szCs w:val="22"/>
        </w:rPr>
        <w:t>scattered on the floor.</w:t>
      </w:r>
    </w:p>
    <w:p w:rsidRPr="00846FDA" w:rsidR="00B81D1F" w:rsidP="2C09B7EE" w:rsidRDefault="00E60090" w14:paraId="53CA6B9D" w14:textId="53A5127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Use sterile saline solution to clean the avulsion of glass.</w:t>
      </w:r>
    </w:p>
    <w:p w:rsidRPr="00846FDA" w:rsidR="00B81D1F" w:rsidP="2C09B7EE" w:rsidRDefault="00020CCE" w14:paraId="178F4D4A" w14:textId="0484E1A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Use sterile gauze soaked in sterile saline solution to care for the avulsion and place in a plastic bag.</w:t>
      </w:r>
    </w:p>
    <w:p w:rsidRPr="00846FDA" w:rsidR="00B81D1F" w:rsidP="2C09B7EE" w:rsidRDefault="00E60090" w14:paraId="6F94CEE5" w14:textId="70C99E7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E6009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Use water to clean the avulsion of glass shards.</w:t>
      </w:r>
    </w:p>
    <w:p w:rsidRPr="00846FDA" w:rsidR="00B81D1F" w:rsidP="2C09B7EE" w:rsidRDefault="00020CCE" w14:paraId="3AD21E2E" w14:textId="46AC559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 xml:space="preserve">Place the avulsion in a sterile plastic bag after it is wrapped in </w:t>
      </w:r>
      <w:r w:rsidRPr="2C09B7EE" w:rsidR="00B81D1F">
        <w:rPr>
          <w:rFonts w:ascii="Calibri" w:hAnsi="Calibri" w:eastAsia="ＭＳ 明朝" w:cs="Calibri" w:asciiTheme="majorAscii" w:hAnsiTheme="majorAscii" w:eastAsiaTheme="minorEastAsia" w:cstheme="majorAscii"/>
          <w:sz w:val="22"/>
          <w:szCs w:val="22"/>
        </w:rPr>
        <w:t>gauze</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00020CCE" w14:paraId="29DC8F46" w14:textId="368331F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Place the avulsion on ice once in the plastic bag.</w:t>
      </w:r>
    </w:p>
    <w:p w:rsidR="00B81D1F" w:rsidP="2C09B7EE" w:rsidRDefault="00020CCE" w14:paraId="0D712BA0" w14:textId="1613136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60090">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Place the avulsion in ice water once in the plastic bag.</w:t>
      </w:r>
    </w:p>
    <w:p w:rsidRPr="00846FDA" w:rsidR="00560F96" w:rsidP="00560F96" w:rsidRDefault="00560F96" w14:paraId="23B6C424" w14:textId="77777777">
      <w:pPr>
        <w:contextualSpacing/>
        <w:rPr>
          <w:rFonts w:asciiTheme="majorHAnsi" w:hAnsiTheme="majorHAnsi" w:eastAsiaTheme="minorEastAsia" w:cstheme="majorHAnsi"/>
          <w:sz w:val="22"/>
          <w:szCs w:val="22"/>
        </w:rPr>
      </w:pPr>
    </w:p>
    <w:p w:rsidRPr="00846FDA" w:rsidR="00B81D1F" w:rsidP="2C09B7EE" w:rsidRDefault="00275D43" w14:paraId="495C7404" w14:textId="591B7D8D">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97</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avulsed </w:t>
      </w:r>
      <w:r w:rsidRPr="2C09B7EE" w:rsidR="5AE51BDA">
        <w:rPr>
          <w:rFonts w:ascii="Calibri" w:hAnsi="Calibri" w:eastAsia="ＭＳ 明朝" w:cs="Calibri" w:asciiTheme="majorAscii" w:hAnsiTheme="majorAscii" w:eastAsiaTheme="minorEastAsia" w:cstheme="majorAscii"/>
          <w:b w:val="1"/>
          <w:bCs w:val="1"/>
          <w:sz w:val="22"/>
          <w:szCs w:val="22"/>
        </w:rPr>
        <w:t>portion</w:t>
      </w:r>
      <w:r w:rsidRPr="2C09B7EE" w:rsidR="5AE51BDA">
        <w:rPr>
          <w:rFonts w:ascii="Calibri" w:hAnsi="Calibri" w:eastAsia="ＭＳ 明朝" w:cs="Calibri" w:asciiTheme="majorAscii" w:hAnsiTheme="majorAscii" w:eastAsiaTheme="minorEastAsia" w:cstheme="majorAscii"/>
          <w:b w:val="1"/>
          <w:bCs w:val="1"/>
          <w:sz w:val="22"/>
          <w:szCs w:val="22"/>
        </w:rPr>
        <w:t xml:space="preserve"> of the finger has been collected. What is the immediate care for the avulsed finger?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7ADB9E1B" w14:textId="47DDFC9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E14011">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 xml:space="preserve">Cover with </w:t>
      </w:r>
      <w:r w:rsidRPr="2C09B7EE" w:rsidR="00B81D1F">
        <w:rPr>
          <w:rFonts w:ascii="Calibri" w:hAnsi="Calibri" w:eastAsia="ＭＳ 明朝" w:cs="Calibri" w:asciiTheme="majorAscii" w:hAnsiTheme="majorAscii" w:eastAsiaTheme="minorEastAsia" w:cstheme="majorAscii"/>
          <w:sz w:val="22"/>
          <w:szCs w:val="22"/>
        </w:rPr>
        <w:t>a dry</w:t>
      </w:r>
      <w:r w:rsidRPr="2C09B7EE" w:rsidR="00B81D1F">
        <w:rPr>
          <w:rFonts w:ascii="Calibri" w:hAnsi="Calibri" w:eastAsia="ＭＳ 明朝" w:cs="Calibri" w:asciiTheme="majorAscii" w:hAnsiTheme="majorAscii" w:eastAsiaTheme="minorEastAsia" w:cstheme="majorAscii"/>
          <w:sz w:val="22"/>
          <w:szCs w:val="22"/>
        </w:rPr>
        <w:t xml:space="preserve"> sterile dressing.</w:t>
      </w:r>
    </w:p>
    <w:p w:rsidRPr="00846FDA" w:rsidR="00B81D1F" w:rsidP="2C09B7EE" w:rsidRDefault="00CE1C9E" w14:paraId="564D7E26" w14:textId="015A407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CE1C9E">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Cover with a wet sterile dressing.</w:t>
      </w:r>
    </w:p>
    <w:p w:rsidRPr="00846FDA" w:rsidR="00B81D1F" w:rsidP="2C09B7EE" w:rsidRDefault="00020CCE" w14:paraId="75ED59E2" w14:textId="7A11EF1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CE1C9E">
        <w:rPr>
          <w:rFonts w:ascii="Calibri" w:hAnsi="Calibri" w:eastAsia="ＭＳ 明朝" w:cs="Calibri" w:asciiTheme="majorAscii" w:hAnsiTheme="majorAscii" w:eastAsiaTheme="minorEastAsia" w:cstheme="majorAscii"/>
          <w:sz w:val="22"/>
          <w:szCs w:val="22"/>
        </w:rPr>
        <w:t>c</w:t>
      </w:r>
      <w:r w:rsidRPr="2C09B7EE" w:rsidR="00E14011">
        <w:rPr>
          <w:rFonts w:ascii="Calibri" w:hAnsi="Calibri" w:eastAsia="ＭＳ 明朝" w:cs="Calibri" w:asciiTheme="majorAscii" w:hAnsiTheme="majorAscii" w:eastAsiaTheme="minorEastAsia" w:cstheme="majorAscii"/>
          <w:sz w:val="22"/>
          <w:szCs w:val="22"/>
        </w:rPr>
        <w:t xml:space="preserve">. </w:t>
      </w:r>
      <w:r w:rsidRPr="2C09B7EE" w:rsidR="00B81D1F">
        <w:rPr>
          <w:rFonts w:ascii="Calibri" w:hAnsi="Calibri" w:eastAsia="ＭＳ 明朝" w:cs="Calibri" w:asciiTheme="majorAscii" w:hAnsiTheme="majorAscii" w:eastAsiaTheme="minorEastAsia" w:cstheme="majorAscii"/>
          <w:sz w:val="22"/>
          <w:szCs w:val="22"/>
        </w:rPr>
        <w:t>Use</w:t>
      </w:r>
      <w:r w:rsidRPr="2C09B7EE" w:rsidR="00B81D1F">
        <w:rPr>
          <w:rFonts w:ascii="Calibri" w:hAnsi="Calibri" w:eastAsia="ＭＳ 明朝" w:cs="Calibri" w:asciiTheme="majorAscii" w:hAnsiTheme="majorAscii" w:eastAsiaTheme="minorEastAsia" w:cstheme="majorAscii"/>
          <w:sz w:val="22"/>
          <w:szCs w:val="22"/>
        </w:rPr>
        <w:t xml:space="preserve"> personal protection precautions to protect yourself from blood.</w:t>
      </w:r>
    </w:p>
    <w:p w:rsidRPr="00846FDA" w:rsidR="00B81D1F" w:rsidP="2C09B7EE" w:rsidRDefault="00CE1C9E" w14:paraId="2D9E2A64" w14:textId="13780E9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CE1C9E">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Elevate the arm.</w:t>
      </w:r>
    </w:p>
    <w:p w:rsidRPr="00846FDA" w:rsidR="00B81D1F" w:rsidP="2C09B7EE" w:rsidRDefault="00020CCE" w14:paraId="27CCF866" w14:textId="42319EF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CE1C9E">
        <w:rPr>
          <w:rFonts w:ascii="Calibri" w:hAnsi="Calibri" w:eastAsia="ＭＳ 明朝" w:cs="Calibri" w:asciiTheme="majorAscii" w:hAnsiTheme="majorAscii" w:eastAsiaTheme="minorEastAsia" w:cstheme="majorAscii"/>
          <w:sz w:val="22"/>
          <w:szCs w:val="22"/>
        </w:rPr>
        <w:t>e</w:t>
      </w:r>
      <w:r w:rsidRPr="2C09B7EE" w:rsidR="00E14011">
        <w:rPr>
          <w:rFonts w:ascii="Calibri" w:hAnsi="Calibri" w:eastAsia="ＭＳ 明朝" w:cs="Calibri" w:asciiTheme="majorAscii" w:hAnsiTheme="majorAscii" w:eastAsiaTheme="minorEastAsia" w:cstheme="majorAscii"/>
          <w:sz w:val="22"/>
          <w:szCs w:val="22"/>
        </w:rPr>
        <w:t xml:space="preserve">. </w:t>
      </w:r>
      <w:r w:rsidRPr="2C09B7EE" w:rsidR="00B81D1F">
        <w:rPr>
          <w:rFonts w:ascii="Calibri" w:hAnsi="Calibri" w:eastAsia="ＭＳ 明朝" w:cs="Calibri" w:asciiTheme="majorAscii" w:hAnsiTheme="majorAscii" w:eastAsiaTheme="minorEastAsia" w:cstheme="majorAscii"/>
          <w:sz w:val="22"/>
          <w:szCs w:val="22"/>
        </w:rPr>
        <w:t>Apply direct pressure.</w:t>
      </w:r>
    </w:p>
    <w:p w:rsidRPr="00846FDA" w:rsidR="00B81D1F" w:rsidP="2C09B7EE" w:rsidRDefault="00CE1C9E" w14:paraId="7D623220" w14:textId="1D3F4D5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CE1C9E">
        <w:rPr>
          <w:rFonts w:ascii="Calibri" w:hAnsi="Calibri" w:eastAsia="ＭＳ 明朝" w:cs="Calibri" w:asciiTheme="majorAscii" w:hAnsiTheme="majorAscii" w:eastAsiaTheme="minorEastAsia" w:cstheme="majorAscii"/>
          <w:sz w:val="22"/>
          <w:szCs w:val="22"/>
        </w:rPr>
        <w:t>f</w:t>
      </w:r>
      <w:r w:rsidRPr="2C09B7EE" w:rsidR="00E14011">
        <w:rPr>
          <w:rFonts w:ascii="Calibri" w:hAnsi="Calibri" w:eastAsia="ＭＳ 明朝" w:cs="Calibri" w:asciiTheme="majorAscii" w:hAnsiTheme="majorAscii" w:eastAsiaTheme="minorEastAsia" w:cstheme="majorAscii"/>
          <w:sz w:val="22"/>
          <w:szCs w:val="22"/>
        </w:rPr>
        <w:t xml:space="preserve">. </w:t>
      </w:r>
      <w:r w:rsidRPr="2C09B7EE" w:rsidR="00B81D1F">
        <w:rPr>
          <w:rFonts w:ascii="Calibri" w:hAnsi="Calibri" w:eastAsia="ＭＳ 明朝" w:cs="Calibri" w:asciiTheme="majorAscii" w:hAnsiTheme="majorAscii" w:eastAsiaTheme="minorEastAsia" w:cstheme="majorAscii"/>
          <w:sz w:val="22"/>
          <w:szCs w:val="22"/>
        </w:rPr>
        <w:t>Apply a constricting band proximal to the injury.</w:t>
      </w:r>
    </w:p>
    <w:p w:rsidRPr="00846FDA" w:rsidR="00275D43" w:rsidP="005A49E5" w:rsidRDefault="00275D43" w14:paraId="76BAEC0C" w14:textId="77777777">
      <w:pPr>
        <w:pStyle w:val="Heading3"/>
        <w:spacing w:after="200"/>
      </w:pPr>
      <w:r w:rsidR="00275D43">
        <w:rPr/>
        <w:t>Drag and Drop Question</w:t>
      </w:r>
    </w:p>
    <w:p w:rsidRPr="00846FDA" w:rsidR="00B81D1F" w:rsidP="2C09B7EE" w:rsidRDefault="5AE51BDA" w14:paraId="511C768B" w14:textId="0343D8E3">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98</w:t>
      </w:r>
      <w:r w:rsidRPr="2C09B7EE" w:rsidR="5AE51BDA">
        <w:rPr>
          <w:rFonts w:ascii="Calibri" w:hAnsi="Calibri" w:eastAsia="ＭＳ 明朝" w:cs="Calibri" w:asciiTheme="majorAscii" w:hAnsiTheme="majorAscii" w:eastAsiaTheme="minorEastAsia" w:cstheme="majorAscii"/>
          <w:b w:val="1"/>
          <w:bCs w:val="1"/>
          <w:sz w:val="22"/>
          <w:szCs w:val="22"/>
        </w:rPr>
        <w:t>. The bleeding for the finger is now controlled, and the avulsed tissue is awaiting transport</w:t>
      </w:r>
      <w:r w:rsidRPr="2C09B7EE" w:rsidR="00CE1C9E">
        <w:rPr>
          <w:rFonts w:ascii="Calibri" w:hAnsi="Calibri" w:eastAsia="ＭＳ 明朝" w:cs="Calibri" w:asciiTheme="majorAscii" w:hAnsiTheme="majorAscii" w:eastAsiaTheme="minorEastAsia" w:cstheme="majorAscii"/>
          <w:b w:val="1"/>
          <w:bCs w:val="1"/>
          <w:sz w:val="22"/>
          <w:szCs w:val="22"/>
        </w:rPr>
        <w:t>ation</w:t>
      </w:r>
      <w:r w:rsidRPr="2C09B7EE" w:rsidR="5AE51BDA">
        <w:rPr>
          <w:rFonts w:ascii="Calibri" w:hAnsi="Calibri" w:eastAsia="ＭＳ 明朝" w:cs="Calibri" w:asciiTheme="majorAscii" w:hAnsiTheme="majorAscii" w:eastAsiaTheme="minorEastAsia" w:cstheme="majorAscii"/>
          <w:b w:val="1"/>
          <w:bCs w:val="1"/>
          <w:sz w:val="22"/>
          <w:szCs w:val="22"/>
        </w:rPr>
        <w:t xml:space="preserve"> to the hospital. You must now provide care for the deformity of the forearm. You have </w:t>
      </w:r>
      <w:r w:rsidRPr="2C09B7EE" w:rsidR="5AE51BDA">
        <w:rPr>
          <w:rFonts w:ascii="Calibri" w:hAnsi="Calibri" w:eastAsia="ＭＳ 明朝" w:cs="Calibri" w:asciiTheme="majorAscii" w:hAnsiTheme="majorAscii" w:eastAsiaTheme="minorEastAsia" w:cstheme="majorAscii"/>
          <w:b w:val="1"/>
          <w:bCs w:val="1"/>
          <w:sz w:val="22"/>
          <w:szCs w:val="22"/>
        </w:rPr>
        <w:t>determined</w:t>
      </w:r>
      <w:r w:rsidRPr="2C09B7EE" w:rsidR="5AE51BDA">
        <w:rPr>
          <w:rFonts w:ascii="Calibri" w:hAnsi="Calibri" w:eastAsia="ＭＳ 明朝" w:cs="Calibri" w:asciiTheme="majorAscii" w:hAnsiTheme="majorAscii" w:eastAsiaTheme="minorEastAsia" w:cstheme="majorAscii"/>
          <w:b w:val="1"/>
          <w:bCs w:val="1"/>
          <w:sz w:val="22"/>
          <w:szCs w:val="22"/>
        </w:rPr>
        <w:t xml:space="preserve"> that both the radius and ulna have been fractured. What are the steps, in order, for caring </w:t>
      </w:r>
      <w:r w:rsidRPr="2C09B7EE" w:rsidR="00CE1C9E">
        <w:rPr>
          <w:rFonts w:ascii="Calibri" w:hAnsi="Calibri" w:eastAsia="ＭＳ 明朝" w:cs="Calibri" w:asciiTheme="majorAscii" w:hAnsiTheme="majorAscii" w:eastAsiaTheme="minorEastAsia" w:cstheme="majorAscii"/>
          <w:b w:val="1"/>
          <w:bCs w:val="1"/>
          <w:sz w:val="22"/>
          <w:szCs w:val="22"/>
        </w:rPr>
        <w:t xml:space="preserve">of </w:t>
      </w:r>
      <w:r w:rsidRPr="2C09B7EE" w:rsidR="5AE51BDA">
        <w:rPr>
          <w:rFonts w:ascii="Calibri" w:hAnsi="Calibri" w:eastAsia="ＭＳ 明朝" w:cs="Calibri" w:asciiTheme="majorAscii" w:hAnsiTheme="majorAscii" w:eastAsiaTheme="minorEastAsia" w:cstheme="majorAscii"/>
          <w:b w:val="1"/>
          <w:bCs w:val="1"/>
          <w:sz w:val="22"/>
          <w:szCs w:val="22"/>
        </w:rPr>
        <w:t xml:space="preserve">the forearm fracture? Drag the </w:t>
      </w:r>
      <w:r w:rsidRPr="2C09B7EE" w:rsidR="5AE51BDA">
        <w:rPr>
          <w:rFonts w:ascii="Calibri" w:hAnsi="Calibri" w:eastAsia="ＭＳ 明朝" w:cs="Calibri" w:asciiTheme="majorAscii" w:hAnsiTheme="majorAscii" w:eastAsiaTheme="minorEastAsia" w:cstheme="majorAscii"/>
          <w:b w:val="1"/>
          <w:bCs w:val="1"/>
          <w:sz w:val="22"/>
          <w:szCs w:val="22"/>
        </w:rPr>
        <w:t>list</w:t>
      </w:r>
      <w:r w:rsidRPr="2C09B7EE" w:rsidR="5AE51BDA">
        <w:rPr>
          <w:rFonts w:ascii="Calibri" w:hAnsi="Calibri" w:eastAsia="ＭＳ 明朝" w:cs="Calibri" w:asciiTheme="majorAscii" w:hAnsiTheme="majorAscii" w:eastAsiaTheme="minorEastAsia" w:cstheme="majorAscii"/>
          <w:b w:val="1"/>
          <w:bCs w:val="1"/>
          <w:sz w:val="22"/>
          <w:szCs w:val="22"/>
        </w:rPr>
        <w:t xml:space="preserve"> items into the correct order.</w:t>
      </w:r>
    </w:p>
    <w:p w:rsidRPr="00846FDA" w:rsidR="00B81D1F" w:rsidP="00B81D1F" w:rsidRDefault="00B81D1F" w14:paraId="4BFC8238" w14:textId="77777777">
      <w:pPr>
        <w:spacing w:after="200" w:line="276" w:lineRule="auto"/>
        <w:ind w:left="720"/>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1. Assess the pulse, movement, and sensation.</w:t>
      </w:r>
    </w:p>
    <w:p w:rsidRPr="00846FDA" w:rsidR="00B81D1F" w:rsidP="00B81D1F" w:rsidRDefault="00B81D1F" w14:paraId="311C8260" w14:textId="77777777">
      <w:pPr>
        <w:spacing w:after="200" w:line="276" w:lineRule="auto"/>
        <w:ind w:left="720"/>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2. Select a correct splint.</w:t>
      </w:r>
    </w:p>
    <w:p w:rsidRPr="00846FDA" w:rsidR="00B81D1F" w:rsidP="00B81D1F" w:rsidRDefault="00B81D1F" w14:paraId="2DC26329" w14:textId="77777777">
      <w:pPr>
        <w:spacing w:after="200" w:line="276" w:lineRule="auto"/>
        <w:ind w:left="720"/>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3. Stabilize the joints above and below the fractures.</w:t>
      </w:r>
    </w:p>
    <w:p w:rsidRPr="00846FDA" w:rsidR="00B81D1F" w:rsidP="00B81D1F" w:rsidRDefault="00B81D1F" w14:paraId="1562DDE9" w14:textId="77777777">
      <w:pPr>
        <w:spacing w:after="200" w:line="276" w:lineRule="auto"/>
        <w:ind w:left="720"/>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4. Apply bandages distal to proximal.</w:t>
      </w:r>
    </w:p>
    <w:p w:rsidRPr="00846FDA" w:rsidR="00B81D1F" w:rsidP="00B81D1F" w:rsidRDefault="00B81D1F" w14:paraId="0CE7E819" w14:textId="77777777">
      <w:pPr>
        <w:spacing w:after="200" w:line="276" w:lineRule="auto"/>
        <w:ind w:left="720"/>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5. Reassess pulse, movement, and sensation.</w:t>
      </w:r>
    </w:p>
    <w:p w:rsidRPr="00846FDA" w:rsidR="00B81D1F" w:rsidP="005A49E5" w:rsidRDefault="5AE51BDA" w14:paraId="523F47CB" w14:textId="3297A8FD">
      <w:pPr>
        <w:pStyle w:val="Heading2"/>
        <w:spacing w:after="200"/>
      </w:pPr>
      <w:r w:rsidRPr="00846FDA">
        <w:t>Testlet 2</w:t>
      </w:r>
    </w:p>
    <w:p w:rsidRPr="00846FDA" w:rsidR="00B81D1F" w:rsidP="005A49E5" w:rsidRDefault="00B81D1F" w14:paraId="60B209D7"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5A49E5" w:rsidRDefault="00B81D1F" w14:paraId="293067CE"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 patient reports blunt force trauma to the abdomen from a baseball bat. He indicates he is nauseated.</w:t>
      </w:r>
    </w:p>
    <w:p w:rsidRPr="00846FDA" w:rsidR="00275D43" w:rsidP="005A49E5" w:rsidRDefault="00275D43" w14:paraId="4474A3FB" w14:textId="77777777">
      <w:pPr>
        <w:pStyle w:val="Heading3"/>
        <w:spacing w:after="200"/>
      </w:pPr>
      <w:r w:rsidR="00275D43">
        <w:rPr/>
        <w:t>Matching Question</w:t>
      </w:r>
    </w:p>
    <w:p w:rsidRPr="00846FDA" w:rsidR="00B81D1F" w:rsidP="2C09B7EE" w:rsidRDefault="00275D43" w14:paraId="410B167D" w14:textId="3559C211">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99</w:t>
      </w:r>
      <w:r w:rsidRPr="2C09B7EE" w:rsidR="00B81D1F">
        <w:rPr>
          <w:rFonts w:ascii="Calibri" w:hAnsi="Calibri" w:eastAsia="ＭＳ 明朝" w:cs="Calibri" w:asciiTheme="majorAscii" w:hAnsiTheme="majorAscii" w:eastAsiaTheme="minorEastAsia" w:cstheme="majorAscii"/>
          <w:b w:val="1"/>
          <w:bCs w:val="1"/>
          <w:sz w:val="22"/>
          <w:szCs w:val="22"/>
        </w:rPr>
        <w:t xml:space="preserve">. When </w:t>
      </w:r>
      <w:r w:rsidRPr="2C09B7EE" w:rsidR="00B81D1F">
        <w:rPr>
          <w:rFonts w:ascii="Calibri" w:hAnsi="Calibri" w:eastAsia="ＭＳ 明朝" w:cs="Calibri" w:asciiTheme="majorAscii" w:hAnsiTheme="majorAscii" w:eastAsiaTheme="minorEastAsia" w:cstheme="majorAscii"/>
          <w:b w:val="1"/>
          <w:bCs w:val="1"/>
          <w:sz w:val="22"/>
          <w:szCs w:val="22"/>
        </w:rPr>
        <w:t>observing</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patient, the athletic trainer checks to </w:t>
      </w:r>
      <w:r w:rsidRPr="2C09B7EE" w:rsidR="00B81D1F">
        <w:rPr>
          <w:rFonts w:ascii="Calibri" w:hAnsi="Calibri" w:eastAsia="ＭＳ 明朝" w:cs="Calibri" w:asciiTheme="majorAscii" w:hAnsiTheme="majorAscii" w:eastAsiaTheme="minorEastAsia" w:cstheme="majorAscii"/>
          <w:b w:val="1"/>
          <w:bCs w:val="1"/>
          <w:sz w:val="22"/>
          <w:szCs w:val="22"/>
        </w:rPr>
        <w:t>determine</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extent of the injury. The athletic trainer needs to </w:t>
      </w:r>
      <w:r w:rsidRPr="2C09B7EE" w:rsidR="00B81D1F">
        <w:rPr>
          <w:rFonts w:ascii="Calibri" w:hAnsi="Calibri" w:eastAsia="ＭＳ 明朝" w:cs="Calibri" w:asciiTheme="majorAscii" w:hAnsiTheme="majorAscii" w:eastAsiaTheme="minorEastAsia" w:cstheme="majorAscii"/>
          <w:b w:val="1"/>
          <w:bCs w:val="1"/>
          <w:sz w:val="22"/>
          <w:szCs w:val="22"/>
        </w:rPr>
        <w:t>determine</w:t>
      </w:r>
      <w:r w:rsidRPr="2C09B7EE" w:rsidR="00B81D1F">
        <w:rPr>
          <w:rFonts w:ascii="Calibri" w:hAnsi="Calibri" w:eastAsia="ＭＳ 明朝" w:cs="Calibri" w:asciiTheme="majorAscii" w:hAnsiTheme="majorAscii" w:eastAsiaTheme="minorEastAsia" w:cstheme="majorAscii"/>
          <w:b w:val="1"/>
          <w:bCs w:val="1"/>
          <w:sz w:val="22"/>
          <w:szCs w:val="22"/>
        </w:rPr>
        <w:t xml:space="preserve"> if the patient is experiencing a hemorrhage. Match each type of hemorrhage with the indications.</w:t>
      </w:r>
    </w:p>
    <w:p w:rsidRPr="00846FDA" w:rsidR="00B81D1F" w:rsidP="2C09B7EE" w:rsidRDefault="00860350" w14:paraId="616A8C47" w14:textId="353F081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Ecchymosis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Collection of blood under skin</w:t>
      </w:r>
    </w:p>
    <w:p w:rsidRPr="00846FDA" w:rsidR="00B81D1F" w:rsidP="2C09B7EE" w:rsidRDefault="00860350" w14:paraId="4F947BF3" w14:textId="134AF642">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Epistaxis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Uncontrolled bleeding from the nose</w:t>
      </w:r>
    </w:p>
    <w:p w:rsidRPr="00846FDA" w:rsidR="00B81D1F" w:rsidP="2C09B7EE" w:rsidRDefault="00860350" w14:paraId="0E63F24C" w14:textId="799A4EF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Hematemesis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Vomiting fresh blood</w:t>
      </w:r>
    </w:p>
    <w:p w:rsidR="00B81D1F" w:rsidP="2C09B7EE" w:rsidRDefault="00860350" w14:paraId="2B52F8FF" w14:textId="5EEF5A4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Hemoptysis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Coughing up blood from the lungs</w:t>
      </w:r>
    </w:p>
    <w:p w:rsidRPr="00846FDA" w:rsidR="005A49E5" w:rsidP="2C09B7EE" w:rsidRDefault="005A49E5" w14:paraId="02DCCD16" w14:textId="77777777">
      <w:pPr>
        <w:spacing/>
        <w:contextualSpacing w:val="1"/>
        <w:rPr>
          <w:rFonts w:ascii="Calibri" w:hAnsi="Calibri" w:eastAsia="ＭＳ 明朝" w:cs="Calibri" w:asciiTheme="majorAscii" w:hAnsiTheme="majorAscii" w:eastAsiaTheme="minorEastAsia" w:cstheme="majorAscii"/>
          <w:sz w:val="22"/>
          <w:szCs w:val="22"/>
        </w:rPr>
      </w:pPr>
    </w:p>
    <w:p w:rsidRPr="00846FDA" w:rsidR="00B81D1F" w:rsidP="2C09B7EE" w:rsidRDefault="00275D43" w14:paraId="5982F8F4" w14:textId="63C3C1C2">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100</w:t>
      </w:r>
      <w:r w:rsidRPr="2C09B7EE" w:rsidR="5AE51BDA">
        <w:rPr>
          <w:rFonts w:ascii="Calibri" w:hAnsi="Calibri" w:eastAsia="ＭＳ 明朝" w:cs="Calibri" w:asciiTheme="majorAscii" w:hAnsiTheme="majorAscii" w:eastAsiaTheme="minorEastAsia" w:cstheme="majorAscii"/>
          <w:b w:val="1"/>
          <w:bCs w:val="1"/>
          <w:sz w:val="22"/>
          <w:szCs w:val="22"/>
        </w:rPr>
        <w:t xml:space="preserve">. When </w:t>
      </w:r>
      <w:r w:rsidRPr="2C09B7EE" w:rsidR="5AE51BDA">
        <w:rPr>
          <w:rFonts w:ascii="Calibri" w:hAnsi="Calibri" w:eastAsia="ＭＳ 明朝" w:cs="Calibri" w:asciiTheme="majorAscii" w:hAnsiTheme="majorAscii" w:eastAsiaTheme="minorEastAsia" w:cstheme="majorAscii"/>
          <w:b w:val="1"/>
          <w:bCs w:val="1"/>
          <w:sz w:val="22"/>
          <w:szCs w:val="22"/>
        </w:rPr>
        <w:t>observing</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patient, the athletic trainer checks to </w:t>
      </w:r>
      <w:r w:rsidRPr="2C09B7EE" w:rsidR="5AE51BDA">
        <w:rPr>
          <w:rFonts w:ascii="Calibri" w:hAnsi="Calibri" w:eastAsia="ＭＳ 明朝" w:cs="Calibri" w:asciiTheme="majorAscii" w:hAnsiTheme="majorAscii" w:eastAsiaTheme="minorEastAsia" w:cstheme="majorAscii"/>
          <w:b w:val="1"/>
          <w:bCs w:val="1"/>
          <w:sz w:val="22"/>
          <w:szCs w:val="22"/>
        </w:rPr>
        <w:t>determine</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extent of the injury. The athletic trainer needs to </w:t>
      </w:r>
      <w:r w:rsidRPr="2C09B7EE" w:rsidR="5AE51BDA">
        <w:rPr>
          <w:rFonts w:ascii="Calibri" w:hAnsi="Calibri" w:eastAsia="ＭＳ 明朝" w:cs="Calibri" w:asciiTheme="majorAscii" w:hAnsiTheme="majorAscii" w:eastAsiaTheme="minorEastAsia" w:cstheme="majorAscii"/>
          <w:b w:val="1"/>
          <w:bCs w:val="1"/>
          <w:sz w:val="22"/>
          <w:szCs w:val="22"/>
        </w:rPr>
        <w:t>determine</w:t>
      </w:r>
      <w:r w:rsidRPr="2C09B7EE" w:rsidR="5AE51BDA">
        <w:rPr>
          <w:rFonts w:ascii="Calibri" w:hAnsi="Calibri" w:eastAsia="ＭＳ 明朝" w:cs="Calibri" w:asciiTheme="majorAscii" w:hAnsiTheme="majorAscii" w:eastAsiaTheme="minorEastAsia" w:cstheme="majorAscii"/>
          <w:b w:val="1"/>
          <w:bCs w:val="1"/>
          <w:sz w:val="22"/>
          <w:szCs w:val="22"/>
        </w:rPr>
        <w:t xml:space="preserve"> if the patient is experiencing a hemorrhage. Match each </w:t>
      </w:r>
      <w:r w:rsidRPr="2C09B7EE" w:rsidR="5AE51BDA">
        <w:rPr>
          <w:rFonts w:ascii="Calibri" w:hAnsi="Calibri" w:eastAsia="ＭＳ 明朝" w:cs="Calibri" w:asciiTheme="majorAscii" w:hAnsiTheme="majorAscii" w:eastAsiaTheme="minorEastAsia" w:cstheme="majorAscii"/>
          <w:b w:val="1"/>
          <w:bCs w:val="1"/>
          <w:sz w:val="22"/>
          <w:szCs w:val="22"/>
        </w:rPr>
        <w:t>additional</w:t>
      </w:r>
      <w:r w:rsidRPr="2C09B7EE" w:rsidR="5AE51BDA">
        <w:rPr>
          <w:rFonts w:ascii="Calibri" w:hAnsi="Calibri" w:eastAsia="ＭＳ 明朝" w:cs="Calibri" w:asciiTheme="majorAscii" w:hAnsiTheme="majorAscii" w:eastAsiaTheme="minorEastAsia" w:cstheme="majorAscii"/>
          <w:b w:val="1"/>
          <w:bCs w:val="1"/>
          <w:sz w:val="22"/>
          <w:szCs w:val="22"/>
        </w:rPr>
        <w:t xml:space="preserve"> type of hemorrhage with the indications.</w:t>
      </w:r>
    </w:p>
    <w:p w:rsidRPr="00846FDA" w:rsidR="00B81D1F" w:rsidP="2C09B7EE" w:rsidRDefault="00860350" w14:paraId="10959B22" w14:textId="6A7A344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Petechiae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Small intradermal or mucosal hemorrhage</w:t>
      </w:r>
    </w:p>
    <w:p w:rsidRPr="00846FDA" w:rsidR="00B81D1F" w:rsidP="2C09B7EE" w:rsidRDefault="00860350" w14:paraId="566D2FCE" w14:textId="435DF8A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Purpura</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Larger areas of mucosal or skin hemorrhage</w:t>
      </w:r>
    </w:p>
    <w:p w:rsidR="00B81D1F" w:rsidP="2C09B7EE" w:rsidRDefault="00860350" w14:paraId="35CFE47A" w14:textId="53EED60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Telangiectasias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Spider veins</w:t>
      </w:r>
    </w:p>
    <w:p w:rsidRPr="00846FDA" w:rsidR="00275D43" w:rsidP="00E9283F" w:rsidRDefault="00275D43" w14:paraId="34620110" w14:textId="77777777">
      <w:pPr>
        <w:pStyle w:val="Heading3"/>
        <w:spacing w:after="200"/>
      </w:pPr>
      <w:r w:rsidR="00275D43">
        <w:rPr/>
        <w:t>Multiple Select Question</w:t>
      </w:r>
    </w:p>
    <w:p w:rsidRPr="00846FDA" w:rsidR="00B81D1F" w:rsidP="2C09B7EE" w:rsidRDefault="00275D43" w14:paraId="6B781A83" w14:textId="088FE316">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101</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When palpating the abdominal quadrants, what types of signs and symptoms is the athletic trainer assessing?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799E1117" w14:textId="2C65EEE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472036">
        <w:rPr>
          <w:rFonts w:ascii="Calibri" w:hAnsi="Calibri" w:eastAsia="ＭＳ 明朝" w:cs="Calibri" w:asciiTheme="majorAscii" w:hAnsiTheme="majorAscii" w:eastAsiaTheme="minorEastAsia" w:cstheme="majorAscii"/>
          <w:sz w:val="22"/>
          <w:szCs w:val="22"/>
        </w:rPr>
        <w:t>a</w:t>
      </w:r>
      <w:r w:rsidRPr="2C09B7EE" w:rsidR="00B81D1F">
        <w:rPr>
          <w:rFonts w:ascii="Calibri" w:hAnsi="Calibri" w:eastAsia="ＭＳ 明朝" w:cs="Calibri" w:asciiTheme="majorAscii" w:hAnsiTheme="majorAscii" w:eastAsiaTheme="minorEastAsia" w:cstheme="majorAscii"/>
          <w:sz w:val="22"/>
          <w:szCs w:val="22"/>
        </w:rPr>
        <w:t>. Pain</w:t>
      </w:r>
    </w:p>
    <w:p w:rsidRPr="00846FDA" w:rsidR="00B81D1F" w:rsidP="2C09B7EE" w:rsidRDefault="00472036" w14:paraId="4002A926" w14:textId="70BB14B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472036">
        <w:rPr>
          <w:rFonts w:ascii="Calibri" w:hAnsi="Calibri" w:eastAsia="ＭＳ 明朝" w:cs="Calibri" w:asciiTheme="majorAscii" w:hAnsiTheme="majorAscii" w:eastAsiaTheme="minorEastAsia" w:cstheme="majorAscii"/>
          <w:sz w:val="22"/>
          <w:szCs w:val="22"/>
        </w:rPr>
        <w:t>b</w:t>
      </w:r>
      <w:r w:rsidRPr="2C09B7EE" w:rsidR="00B81D1F">
        <w:rPr>
          <w:rFonts w:ascii="Calibri" w:hAnsi="Calibri" w:eastAsia="ＭＳ 明朝" w:cs="Calibri" w:asciiTheme="majorAscii" w:hAnsiTheme="majorAscii" w:eastAsiaTheme="minorEastAsia" w:cstheme="majorAscii"/>
          <w:sz w:val="22"/>
          <w:szCs w:val="22"/>
        </w:rPr>
        <w:t>. Bowel sounds</w:t>
      </w:r>
    </w:p>
    <w:p w:rsidRPr="00846FDA" w:rsidR="00B81D1F" w:rsidP="2C09B7EE" w:rsidRDefault="00020CCE" w14:paraId="411FF224" w14:textId="3CEE395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472036">
        <w:rPr>
          <w:rFonts w:ascii="Calibri" w:hAnsi="Calibri" w:eastAsia="ＭＳ 明朝" w:cs="Calibri" w:asciiTheme="majorAscii" w:hAnsiTheme="majorAscii" w:eastAsiaTheme="minorEastAsia" w:cstheme="majorAscii"/>
          <w:sz w:val="22"/>
          <w:szCs w:val="22"/>
        </w:rPr>
        <w:t>c</w:t>
      </w:r>
      <w:r w:rsidRPr="2C09B7EE" w:rsidR="00B81D1F">
        <w:rPr>
          <w:rFonts w:ascii="Calibri" w:hAnsi="Calibri" w:eastAsia="ＭＳ 明朝" w:cs="Calibri" w:asciiTheme="majorAscii" w:hAnsiTheme="majorAscii" w:eastAsiaTheme="minorEastAsia" w:cstheme="majorAscii"/>
          <w:sz w:val="22"/>
          <w:szCs w:val="22"/>
        </w:rPr>
        <w:t>. Rigidity</w:t>
      </w:r>
    </w:p>
    <w:p w:rsidRPr="00846FDA" w:rsidR="00B81D1F" w:rsidP="2C09B7EE" w:rsidRDefault="00472036" w14:paraId="01993908" w14:textId="7AC479D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472036">
        <w:rPr>
          <w:rFonts w:ascii="Calibri" w:hAnsi="Calibri" w:eastAsia="ＭＳ 明朝" w:cs="Calibri" w:asciiTheme="majorAscii" w:hAnsiTheme="majorAscii" w:eastAsiaTheme="minorEastAsia" w:cstheme="majorAscii"/>
          <w:sz w:val="22"/>
          <w:szCs w:val="22"/>
        </w:rPr>
        <w:t>d</w:t>
      </w:r>
      <w:r w:rsidRPr="2C09B7EE" w:rsidR="00B81D1F">
        <w:rPr>
          <w:rFonts w:ascii="Calibri" w:hAnsi="Calibri" w:eastAsia="ＭＳ 明朝" w:cs="Calibri" w:asciiTheme="majorAscii" w:hAnsiTheme="majorAscii" w:eastAsiaTheme="minorEastAsia" w:cstheme="majorAscii"/>
          <w:sz w:val="22"/>
          <w:szCs w:val="22"/>
        </w:rPr>
        <w:t>. Skin tone</w:t>
      </w:r>
    </w:p>
    <w:p w:rsidRPr="00846FDA" w:rsidR="00B81D1F" w:rsidP="2C09B7EE" w:rsidRDefault="00020CCE" w14:paraId="6E2D953C" w14:textId="4AB4A49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472036">
        <w:rPr>
          <w:rFonts w:ascii="Calibri" w:hAnsi="Calibri" w:eastAsia="ＭＳ 明朝" w:cs="Calibri" w:asciiTheme="majorAscii" w:hAnsiTheme="majorAscii" w:eastAsiaTheme="minorEastAsia" w:cstheme="majorAscii"/>
          <w:sz w:val="22"/>
          <w:szCs w:val="22"/>
        </w:rPr>
        <w:t>e</w:t>
      </w:r>
      <w:r w:rsidRPr="2C09B7EE" w:rsidR="00B81D1F">
        <w:rPr>
          <w:rFonts w:ascii="Calibri" w:hAnsi="Calibri" w:eastAsia="ＭＳ 明朝" w:cs="Calibri" w:asciiTheme="majorAscii" w:hAnsiTheme="majorAscii" w:eastAsiaTheme="minorEastAsia" w:cstheme="majorAscii"/>
          <w:sz w:val="22"/>
          <w:szCs w:val="22"/>
        </w:rPr>
        <w:t>. Fractures</w:t>
      </w:r>
    </w:p>
    <w:p w:rsidRPr="00846FDA" w:rsidR="00B81D1F" w:rsidP="2C09B7EE" w:rsidRDefault="00020CCE" w14:paraId="65C31AE1" w14:textId="67D9E30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472036">
        <w:rPr>
          <w:rFonts w:ascii="Calibri" w:hAnsi="Calibri" w:eastAsia="ＭＳ 明朝" w:cs="Calibri" w:asciiTheme="majorAscii" w:hAnsiTheme="majorAscii" w:eastAsiaTheme="minorEastAsia" w:cstheme="majorAscii"/>
          <w:sz w:val="22"/>
          <w:szCs w:val="22"/>
        </w:rPr>
        <w:t>f</w:t>
      </w:r>
      <w:r w:rsidRPr="2C09B7EE" w:rsidR="00B81D1F">
        <w:rPr>
          <w:rFonts w:ascii="Calibri" w:hAnsi="Calibri" w:eastAsia="ＭＳ 明朝" w:cs="Calibri" w:asciiTheme="majorAscii" w:hAnsiTheme="majorAscii" w:eastAsiaTheme="minorEastAsia" w:cstheme="majorAscii"/>
          <w:sz w:val="22"/>
          <w:szCs w:val="22"/>
        </w:rPr>
        <w:t>. Distention</w:t>
      </w:r>
    </w:p>
    <w:p w:rsidRPr="00846FDA" w:rsidR="00275D43" w:rsidP="00E9283F" w:rsidRDefault="00275D43" w14:paraId="786F711C" w14:textId="13F17575">
      <w:pPr>
        <w:pStyle w:val="Heading3"/>
        <w:spacing w:after="200"/>
        <w:rPr>
          <w:rPrChange w:author="" w16du:dateUtc="2026-05-22T10:43:00Z" w:id="1604152038">
            <w:rPr>
              <w:rFonts w:asciiTheme="minorHAnsi" w:hAnsiTheme="minorHAnsi" w:eastAsiaTheme="minorEastAsia" w:cstheme="minorBidi"/>
              <w:b w:val="0"/>
              <w:bCs w:val="0"/>
              <w:sz w:val="22"/>
              <w:szCs w:val="22"/>
              <w:highlight w:val="yellow"/>
            </w:rPr>
          </w:rPrChange>
        </w:rPr>
      </w:pPr>
      <w:r w:rsidR="00275D43">
        <w:rPr/>
        <w:t>Drag and Drop Question</w:t>
      </w:r>
    </w:p>
    <w:p w:rsidRPr="00846FDA" w:rsidR="00B81D1F" w:rsidP="2C09B7EE" w:rsidRDefault="5AE51BDA" w14:paraId="712B4E9C" w14:textId="0898F2EC">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102</w:t>
      </w:r>
      <w:r w:rsidRPr="2C09B7EE" w:rsidR="5AE51BDA">
        <w:rPr>
          <w:rFonts w:ascii="Calibri" w:hAnsi="Calibri" w:eastAsia="ＭＳ 明朝" w:cs="Calibri" w:asciiTheme="majorAscii" w:hAnsiTheme="majorAscii" w:eastAsiaTheme="minorEastAsia" w:cstheme="majorAscii"/>
          <w:b w:val="1"/>
          <w:bCs w:val="1"/>
          <w:sz w:val="22"/>
          <w:szCs w:val="22"/>
        </w:rPr>
        <w:t xml:space="preserve">. When performing percussion testing </w:t>
      </w:r>
      <w:r w:rsidRPr="2C09B7EE" w:rsidR="00163718">
        <w:rPr>
          <w:rFonts w:ascii="Calibri" w:hAnsi="Calibri" w:eastAsia="ＭＳ 明朝" w:cs="Calibri" w:asciiTheme="majorAscii" w:hAnsiTheme="majorAscii" w:eastAsiaTheme="minorEastAsia" w:cstheme="majorAscii"/>
          <w:b w:val="1"/>
          <w:bCs w:val="1"/>
          <w:sz w:val="22"/>
          <w:szCs w:val="22"/>
        </w:rPr>
        <w:t xml:space="preserve">on </w:t>
      </w:r>
      <w:r w:rsidRPr="2C09B7EE" w:rsidR="5AE51BDA">
        <w:rPr>
          <w:rFonts w:ascii="Calibri" w:hAnsi="Calibri" w:eastAsia="ＭＳ 明朝" w:cs="Calibri" w:asciiTheme="majorAscii" w:hAnsiTheme="majorAscii" w:eastAsiaTheme="minorEastAsia" w:cstheme="majorAscii"/>
          <w:b w:val="1"/>
          <w:bCs w:val="1"/>
          <w:sz w:val="22"/>
          <w:szCs w:val="22"/>
        </w:rPr>
        <w:t>the abdomen, what is the proper order? Place the number in the circle on the abdomen, with 1 being the first percussion and 13 being the last.</w:t>
      </w:r>
    </w:p>
    <w:p w:rsidRPr="00846FDA" w:rsidR="00B81D1F" w:rsidP="00B81D1F" w:rsidRDefault="00B81D1F" w14:paraId="257397A2"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anchor distT="0" distB="0" distL="114300" distR="114300" simplePos="0" relativeHeight="251659264" behindDoc="0" locked="0" layoutInCell="1" allowOverlap="1" wp14:anchorId="3EEDD439" wp14:editId="44F36EC4">
            <wp:simplePos x="1143000" y="6200775"/>
            <wp:positionH relativeFrom="column">
              <wp:align>left</wp:align>
            </wp:positionH>
            <wp:positionV relativeFrom="paragraph">
              <wp:align>top</wp:align>
            </wp:positionV>
            <wp:extent cx="1943268" cy="2766300"/>
            <wp:effectExtent l="0" t="0" r="0" b="0"/>
            <wp:wrapSquare wrapText="bothSides"/>
            <wp:docPr id="16082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3311" name=""/>
                    <pic:cNvPicPr/>
                  </pic:nvPicPr>
                  <pic:blipFill>
                    <a:blip r:embed="rId15"/>
                    <a:stretch>
                      <a:fillRect/>
                    </a:stretch>
                  </pic:blipFill>
                  <pic:spPr>
                    <a:xfrm>
                      <a:off x="0" y="0"/>
                      <a:ext cx="1943268" cy="2766300"/>
                    </a:xfrm>
                    <a:prstGeom prst="rect">
                      <a:avLst/>
                    </a:prstGeom>
                  </pic:spPr>
                </pic:pic>
              </a:graphicData>
            </a:graphic>
          </wp:anchor>
        </w:drawing>
      </w:r>
    </w:p>
    <w:p w:rsidRPr="00846FDA" w:rsidR="00B81D1F" w:rsidP="00B81D1F" w:rsidRDefault="00B81D1F" w14:paraId="5E8CD720" w14:textId="77777777">
      <w:pPr>
        <w:spacing w:after="200" w:line="276" w:lineRule="auto"/>
        <w:rPr>
          <w:rFonts w:asciiTheme="majorHAnsi" w:hAnsiTheme="majorHAnsi" w:eastAsiaTheme="minorEastAsia" w:cstheme="majorHAnsi"/>
          <w:sz w:val="22"/>
          <w:szCs w:val="22"/>
        </w:rPr>
      </w:pPr>
    </w:p>
    <w:p w:rsidRPr="00846FDA" w:rsidR="00B81D1F" w:rsidP="0DC44476" w:rsidRDefault="5AE51BDA" w14:paraId="25B9E91F" w14:textId="43C059F0">
      <w:pPr>
        <w:tabs>
          <w:tab w:val="left" w:pos="1890"/>
        </w:tabs>
        <w:spacing w:after="200" w:line="276" w:lineRule="auto"/>
        <w:rPr>
          <w:rFonts w:asciiTheme="majorHAnsi" w:hAnsiTheme="majorHAnsi" w:cstheme="majorHAnsi"/>
        </w:rPr>
      </w:pPr>
      <w:r w:rsidRPr="00846FDA">
        <w:rPr>
          <w:rFonts w:asciiTheme="majorHAnsi" w:hAnsiTheme="majorHAnsi" w:cstheme="majorHAnsi"/>
          <w:noProof/>
        </w:rPr>
        <w:drawing>
          <wp:inline distT="0" distB="0" distL="0" distR="0" wp14:anchorId="49ED29CC" wp14:editId="72C48F32">
            <wp:extent cx="1981200" cy="2766060"/>
            <wp:effectExtent l="0" t="0" r="0" b="0"/>
            <wp:docPr id="404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16" name=""/>
                    <pic:cNvPicPr/>
                  </pic:nvPicPr>
                  <pic:blipFill rotWithShape="1">
                    <a:blip r:embed="rId16"/>
                    <a:srcRect r="58467"/>
                    <a:stretch>
                      <a:fillRect/>
                    </a:stretch>
                  </pic:blipFill>
                  <pic:spPr bwMode="auto">
                    <a:xfrm>
                      <a:off x="0" y="0"/>
                      <a:ext cx="1981372" cy="2766300"/>
                    </a:xfrm>
                    <a:prstGeom prst="rect">
                      <a:avLst/>
                    </a:prstGeom>
                    <a:ln>
                      <a:noFill/>
                    </a:ln>
                    <a:extLst>
                      <a:ext uri="{53640926-AAD7-44D8-BBD7-CCE9431645EC}">
                        <a14:shadowObscured xmlns:a14="http://schemas.microsoft.com/office/drawing/2010/main"/>
                      </a:ext>
                    </a:extLst>
                  </pic:spPr>
                </pic:pic>
              </a:graphicData>
            </a:graphic>
          </wp:inline>
        </w:drawing>
      </w:r>
      <w:commentRangeStart w:id="2164"/>
      <w:commentRangeEnd w:id="2164"/>
      <w:r w:rsidRPr="00846FDA" w:rsidR="00B81D1F">
        <w:rPr>
          <w:rStyle w:val="CommentReference"/>
          <w:rFonts w:asciiTheme="majorHAnsi" w:hAnsiTheme="majorHAnsi" w:cstheme="majorHAnsi"/>
          <w:sz w:val="24"/>
          <w:szCs w:val="24"/>
        </w:rPr>
        <w:commentReference w:id="2164"/>
      </w:r>
    </w:p>
    <w:p w:rsidRPr="00F166EE" w:rsidR="00B81D1F" w:rsidP="0DC44476" w:rsidRDefault="2DC899A7" w14:paraId="46A06D0A" w14:textId="4489CCB4">
      <w:pPr>
        <w:tabs>
          <w:tab w:val="left" w:pos="1890"/>
        </w:tabs>
        <w:spacing w:after="200" w:line="276" w:lineRule="auto"/>
        <w:rPr>
          <w:rFonts w:asciiTheme="majorHAnsi" w:hAnsiTheme="majorHAnsi" w:cstheme="majorHAnsi"/>
          <w:sz w:val="22"/>
          <w:szCs w:val="22"/>
        </w:rPr>
      </w:pPr>
      <w:r w:rsidRPr="00F166EE">
        <w:rPr>
          <w:rFonts w:asciiTheme="majorHAnsi" w:hAnsiTheme="majorHAnsi" w:cstheme="majorHAnsi"/>
          <w:sz w:val="22"/>
          <w:szCs w:val="22"/>
        </w:rPr>
        <w:t>Correct order is 1-2-3-4-5-6-</w:t>
      </w:r>
      <w:r w:rsidRPr="00F166EE">
        <w:rPr>
          <w:rFonts w:asciiTheme="majorHAnsi" w:hAnsiTheme="majorHAnsi" w:cstheme="majorHAnsi"/>
          <w:sz w:val="22"/>
          <w:szCs w:val="22"/>
          <w:highlight w:val="yellow"/>
        </w:rPr>
        <w:t>7-11-10-9-8-12</w:t>
      </w:r>
      <w:r w:rsidRPr="00F166EE">
        <w:rPr>
          <w:rFonts w:asciiTheme="majorHAnsi" w:hAnsiTheme="majorHAnsi" w:cstheme="majorHAnsi"/>
          <w:sz w:val="22"/>
          <w:szCs w:val="22"/>
        </w:rPr>
        <w:t>-13</w:t>
      </w:r>
    </w:p>
    <w:p w:rsidRPr="00F166EE" w:rsidR="00B81D1F" w:rsidP="2C09B7EE" w:rsidRDefault="00B81D1F" w14:paraId="302CFD34" w14:textId="5599F652">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1</w:t>
      </w:r>
    </w:p>
    <w:p w:rsidRPr="00F166EE" w:rsidR="00B81D1F" w:rsidP="2C09B7EE" w:rsidRDefault="00B81D1F" w14:paraId="48FA8B1B" w14:textId="669C0BEC">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2</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2</w:t>
      </w:r>
    </w:p>
    <w:p w:rsidRPr="00F166EE" w:rsidR="00B81D1F" w:rsidP="2C09B7EE" w:rsidRDefault="00B81D1F" w14:paraId="4EB77522" w14:textId="295B7BE8">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3</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3</w:t>
      </w:r>
    </w:p>
    <w:p w:rsidRPr="00F166EE" w:rsidR="00B81D1F" w:rsidP="2C09B7EE" w:rsidRDefault="00B81D1F" w14:paraId="6F156986" w14:textId="793C2BC9">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4</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4</w:t>
      </w:r>
    </w:p>
    <w:p w:rsidRPr="00F166EE" w:rsidR="00B81D1F" w:rsidP="2C09B7EE" w:rsidRDefault="00B81D1F" w14:paraId="237E2128" w14:textId="0E67B36D">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5</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5</w:t>
      </w:r>
    </w:p>
    <w:p w:rsidRPr="00F166EE" w:rsidR="00B81D1F" w:rsidP="2C09B7EE" w:rsidRDefault="00B81D1F" w14:paraId="38CACF87" w14:textId="04D16AD1">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6</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6</w:t>
      </w:r>
    </w:p>
    <w:p w:rsidRPr="00F166EE" w:rsidR="00B81D1F" w:rsidP="2C09B7EE" w:rsidRDefault="00B81D1F" w14:paraId="57883945" w14:textId="7B7C173D">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7</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7</w:t>
      </w:r>
    </w:p>
    <w:p w:rsidRPr="00F166EE" w:rsidR="00B81D1F" w:rsidP="2C09B7EE" w:rsidRDefault="00B81D1F" w14:paraId="2009F3FF" w14:textId="174512EB">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8</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11</w:t>
      </w:r>
    </w:p>
    <w:p w:rsidRPr="00846FDA" w:rsidR="00B81D1F" w:rsidP="2C09B7EE" w:rsidRDefault="00B81D1F" w14:paraId="38E22EA4" w14:textId="3EF53FF1">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9</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10</w:t>
      </w:r>
    </w:p>
    <w:p w:rsidRPr="00846FDA" w:rsidR="00B81D1F" w:rsidP="2C09B7EE" w:rsidRDefault="00B81D1F" w14:paraId="58241B79" w14:textId="10B6B8E7">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10</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9</w:t>
      </w:r>
    </w:p>
    <w:p w:rsidRPr="00846FDA" w:rsidR="00B81D1F" w:rsidP="2C09B7EE" w:rsidRDefault="00B81D1F" w14:paraId="7C3EDF40" w14:textId="68C4AD9D">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11</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8</w:t>
      </w:r>
    </w:p>
    <w:p w:rsidRPr="00846FDA" w:rsidR="00B81D1F" w:rsidP="2C09B7EE" w:rsidRDefault="00B81D1F" w14:paraId="1307827A" w14:textId="01B4E677">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12</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12</w:t>
      </w:r>
    </w:p>
    <w:p w:rsidRPr="00846FDA" w:rsidR="00B81D1F" w:rsidP="2C09B7EE" w:rsidRDefault="00B81D1F" w14:paraId="22254F46" w14:textId="6B20F9F0">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13</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 Oval 13</w:t>
      </w:r>
    </w:p>
    <w:p w:rsidRPr="00846FDA" w:rsidR="00275D43" w:rsidP="00F166EE" w:rsidRDefault="00275D43" w14:paraId="30FB9204" w14:textId="77777777">
      <w:pPr>
        <w:pStyle w:val="Heading3"/>
        <w:spacing w:after="200"/>
      </w:pPr>
      <w:r w:rsidR="00275D43">
        <w:rPr/>
        <w:t>Multiple Select Question</w:t>
      </w:r>
    </w:p>
    <w:p w:rsidRPr="00846FDA" w:rsidR="00B81D1F" w:rsidP="2C09B7EE" w:rsidRDefault="00275D43" w14:paraId="327C08DF" w14:textId="0CE411CF">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103</w:t>
      </w:r>
      <w:r w:rsidRPr="2C09B7EE" w:rsidR="5AE51BDA">
        <w:rPr>
          <w:rFonts w:ascii="Calibri" w:hAnsi="Calibri" w:eastAsia="ＭＳ 明朝" w:cs="Calibri" w:asciiTheme="majorAscii" w:hAnsiTheme="majorAscii" w:eastAsiaTheme="minorEastAsia" w:cstheme="majorAscii"/>
          <w:b w:val="1"/>
          <w:bCs w:val="1"/>
          <w:sz w:val="22"/>
          <w:szCs w:val="22"/>
        </w:rPr>
        <w:t xml:space="preserve">. At this point, the athletic trainer decides to take the patient’s blood pressure. What are the contraindications to taking blood pressure in a particular extremity?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5B6D2D86" w14:textId="187C1CA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Mastectomy</w:t>
      </w:r>
    </w:p>
    <w:p w:rsidRPr="00846FDA" w:rsidR="00B81D1F" w:rsidP="2C09B7EE" w:rsidRDefault="00020CCE" w14:paraId="067857B5" w14:textId="461B01B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Central lines</w:t>
      </w:r>
    </w:p>
    <w:p w:rsidRPr="00846FDA" w:rsidR="00B81D1F" w:rsidP="2C09B7EE" w:rsidRDefault="00020CCE" w14:paraId="51C96F0E" w14:textId="3205EDE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Ports</w:t>
      </w:r>
    </w:p>
    <w:p w:rsidRPr="00846FDA" w:rsidR="00B81D1F" w:rsidP="2C09B7EE" w:rsidRDefault="00860350" w14:paraId="37B63DAF" w14:textId="1791147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Infection</w:t>
      </w:r>
    </w:p>
    <w:p w:rsidRPr="00846FDA" w:rsidR="00B81D1F" w:rsidP="2C09B7EE" w:rsidRDefault="00020CCE" w14:paraId="656934FE" w14:textId="5258FD96">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Injury to that extremity</w:t>
      </w:r>
    </w:p>
    <w:p w:rsidRPr="00846FDA" w:rsidR="00275D43" w:rsidP="00F166EE" w:rsidRDefault="00275D43" w14:paraId="1510F5C0" w14:textId="36091789">
      <w:pPr>
        <w:pStyle w:val="Heading3"/>
        <w:spacing w:after="200"/>
        <w:rPr>
          <w:rPrChange w:author="" w16du:dateUtc="2026-05-22T10:43:00Z" w:id="1209626864">
            <w:rPr>
              <w:rFonts w:asciiTheme="minorHAnsi" w:hAnsiTheme="minorHAnsi" w:eastAsiaTheme="minorEastAsia" w:cstheme="minorBidi"/>
              <w:b w:val="0"/>
              <w:bCs w:val="0"/>
              <w:sz w:val="22"/>
              <w:szCs w:val="22"/>
              <w:highlight w:val="yellow"/>
            </w:rPr>
          </w:rPrChange>
        </w:rPr>
      </w:pPr>
      <w:r w:rsidR="00275D43">
        <w:rPr/>
        <w:t>Drag and Drop Question</w:t>
      </w:r>
    </w:p>
    <w:p w:rsidRPr="00846FDA" w:rsidR="00B81D1F" w:rsidP="2C09B7EE" w:rsidRDefault="00275D43" w14:paraId="26EA4AED" w14:textId="29619404">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104</w:t>
      </w:r>
      <w:r w:rsidRPr="2C09B7EE" w:rsidR="5AE51BDA">
        <w:rPr>
          <w:rFonts w:ascii="Calibri" w:hAnsi="Calibri" w:eastAsia="ＭＳ 明朝" w:cs="Calibri" w:asciiTheme="majorAscii" w:hAnsiTheme="majorAscii" w:eastAsiaTheme="minorEastAsia" w:cstheme="majorAscii"/>
          <w:b w:val="1"/>
          <w:bCs w:val="1"/>
          <w:sz w:val="22"/>
          <w:szCs w:val="22"/>
        </w:rPr>
        <w:t>. Click on the area of the extremity where the head of the stethoscope should be placed while taking blood pressure.</w:t>
      </w:r>
    </w:p>
    <w:p w:rsidRPr="00846FDA" w:rsidR="00B81D1F" w:rsidP="00B81D1F" w:rsidRDefault="00B81D1F" w14:paraId="0549359A"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25BDA72B" wp14:editId="77C2D09E">
            <wp:extent cx="1569856" cy="2690093"/>
            <wp:effectExtent l="0" t="0" r="0" b="0"/>
            <wp:docPr id="31734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215" name=""/>
                    <pic:cNvPicPr/>
                  </pic:nvPicPr>
                  <pic:blipFill>
                    <a:blip r:embed="rId17"/>
                    <a:stretch>
                      <a:fillRect/>
                    </a:stretch>
                  </pic:blipFill>
                  <pic:spPr>
                    <a:xfrm>
                      <a:off x="0" y="0"/>
                      <a:ext cx="1569856" cy="2690093"/>
                    </a:xfrm>
                    <a:prstGeom prst="rect">
                      <a:avLst/>
                    </a:prstGeom>
                  </pic:spPr>
                </pic:pic>
              </a:graphicData>
            </a:graphic>
          </wp:inline>
        </w:drawing>
      </w:r>
    </w:p>
    <w:p w:rsidRPr="00846FDA" w:rsidR="00B81D1F" w:rsidP="2C09B7EE" w:rsidRDefault="00275D43" w14:paraId="6499FDB4" w14:textId="1D5F98B5">
      <w:pPr>
        <w:spacing w:after="200" w:line="276" w:lineRule="auto"/>
        <w:ind w:left="720"/>
        <w:contextualSpacing w:val="1"/>
        <w:rPr>
          <w:rFonts w:ascii="Calibri" w:hAnsi="Calibri" w:eastAsia="ＭＳ 明朝" w:cs="Calibri" w:asciiTheme="majorAscii" w:hAnsiTheme="majorAscii" w:eastAsiaTheme="minorEastAsia" w:cstheme="majorAscii"/>
          <w:sz w:val="22"/>
          <w:szCs w:val="22"/>
        </w:rPr>
      </w:pPr>
      <w:r w:rsidRPr="2C09B7EE" w:rsidR="00275D43">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4</w:t>
      </w:r>
    </w:p>
    <w:p w:rsidRPr="00846FDA" w:rsidR="00275D43" w:rsidP="00F166EE" w:rsidRDefault="00275D43" w14:paraId="01AFE64F" w14:textId="4F59D851">
      <w:pPr>
        <w:pStyle w:val="Heading3"/>
        <w:spacing w:after="200"/>
      </w:pPr>
      <w:r w:rsidR="00275D43">
        <w:rPr/>
        <w:t>Matching</w:t>
      </w:r>
      <w:r w:rsidR="00275D43">
        <w:rPr/>
        <w:t xml:space="preserve"> Question</w:t>
      </w:r>
    </w:p>
    <w:p w:rsidRPr="00846FDA" w:rsidR="00B81D1F" w:rsidP="2C09B7EE" w:rsidRDefault="00275D43" w14:paraId="563BBF4E" w14:textId="1E61A153">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105</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Match the Korotkoff sounds with the phase of assessing blood pressure.</w:t>
      </w:r>
    </w:p>
    <w:p w:rsidRPr="00846FDA" w:rsidR="00B81D1F" w:rsidP="2C09B7EE" w:rsidRDefault="00B81D1F" w14:paraId="4D26F8B7" w14:textId="3C53E13A">
      <w:pPr>
        <w:spacing w:after="200" w:line="276" w:lineRule="auto"/>
        <w:ind w:firstLine="7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Phase</w:t>
      </w:r>
      <w:r w:rsidRPr="2C09B7EE" w:rsidR="005A7A61">
        <w:rPr>
          <w:rFonts w:ascii="Calibri" w:hAnsi="Calibri" w:eastAsia="ＭＳ 明朝" w:cs="Calibri" w:asciiTheme="majorAscii" w:hAnsiTheme="majorAscii" w:eastAsiaTheme="minorEastAsia" w:cstheme="majorAscii"/>
          <w:b w:val="1"/>
          <w:bCs w:val="1"/>
          <w:sz w:val="22"/>
          <w:szCs w:val="22"/>
        </w:rPr>
        <w:t>—</w:t>
      </w:r>
      <w:r w:rsidRPr="2C09B7EE" w:rsidR="00B81D1F">
        <w:rPr>
          <w:rFonts w:ascii="Calibri" w:hAnsi="Calibri" w:eastAsia="ＭＳ 明朝" w:cs="Calibri" w:asciiTheme="majorAscii" w:hAnsiTheme="majorAscii" w:eastAsiaTheme="minorEastAsia" w:cstheme="majorAscii"/>
          <w:b w:val="1"/>
          <w:bCs w:val="1"/>
          <w:sz w:val="22"/>
          <w:szCs w:val="22"/>
        </w:rPr>
        <w:t>Sound</w:t>
      </w:r>
    </w:p>
    <w:p w:rsidRPr="00846FDA" w:rsidR="00B81D1F" w:rsidP="2C09B7EE" w:rsidRDefault="00B81D1F" w14:paraId="6B206C1B" w14:textId="44ED6ECE">
      <w:pPr>
        <w:numPr>
          <w:ilvl w:val="0"/>
          <w:numId w:val="13"/>
        </w:numPr>
        <w:ind w:left="1077" w:hanging="357"/>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Tapping</w:t>
      </w:r>
    </w:p>
    <w:p w:rsidRPr="00846FDA" w:rsidR="00B81D1F" w:rsidP="2C09B7EE" w:rsidRDefault="00B81D1F" w14:paraId="55E029AA" w14:textId="5848DAE8">
      <w:pPr>
        <w:numPr>
          <w:ilvl w:val="0"/>
          <w:numId w:val="13"/>
        </w:numPr>
        <w:ind w:left="1077" w:hanging="357"/>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Auscultatory gap</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Silence</w:t>
      </w:r>
    </w:p>
    <w:p w:rsidRPr="00846FDA" w:rsidR="00B81D1F" w:rsidP="2C09B7EE" w:rsidRDefault="00B81D1F" w14:paraId="13AB414B" w14:textId="632C4CF7">
      <w:pPr>
        <w:numPr>
          <w:ilvl w:val="0"/>
          <w:numId w:val="13"/>
        </w:numPr>
        <w:ind w:left="1077" w:hanging="357"/>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II</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Swooshing</w:t>
      </w:r>
    </w:p>
    <w:p w:rsidRPr="00846FDA" w:rsidR="00B81D1F" w:rsidP="2C09B7EE" w:rsidRDefault="00B81D1F" w14:paraId="2BF48841" w14:textId="02E9605D">
      <w:pPr>
        <w:numPr>
          <w:ilvl w:val="0"/>
          <w:numId w:val="13"/>
        </w:numPr>
        <w:ind w:left="1077" w:hanging="357"/>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III</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Knocking</w:t>
      </w:r>
    </w:p>
    <w:p w:rsidRPr="00846FDA" w:rsidR="00B81D1F" w:rsidP="2C09B7EE" w:rsidRDefault="00B81D1F" w14:paraId="5F1BED51" w14:textId="3AD12D90">
      <w:pPr>
        <w:numPr>
          <w:ilvl w:val="0"/>
          <w:numId w:val="13"/>
        </w:numPr>
        <w:ind w:left="1077" w:hanging="357"/>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IV</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Abrupt mottling</w:t>
      </w:r>
    </w:p>
    <w:p w:rsidRPr="00846FDA" w:rsidR="00275D43" w:rsidP="00A322FE" w:rsidRDefault="00275D43" w14:paraId="4F7D3D32" w14:textId="77777777">
      <w:pPr>
        <w:pStyle w:val="Heading3"/>
        <w:spacing w:after="200"/>
      </w:pPr>
      <w:r w:rsidR="00275D43">
        <w:rPr/>
        <w:t>Multiple Select Question</w:t>
      </w:r>
    </w:p>
    <w:p w:rsidRPr="00846FDA" w:rsidR="00B81D1F" w:rsidP="2C09B7EE" w:rsidRDefault="00275D43" w14:paraId="4B64A969" w14:textId="550B2B8F">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106</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patient has a blood pressure of 96/60 and a pulse rate of 20, and he is increasingly agitated. </w:t>
      </w:r>
      <w:r w:rsidRPr="2C09B7EE" w:rsidR="5AE51BDA">
        <w:rPr>
          <w:rFonts w:ascii="Calibri" w:hAnsi="Calibri" w:eastAsia="ＭＳ 明朝" w:cs="Calibri" w:asciiTheme="majorAscii" w:hAnsiTheme="majorAscii" w:eastAsiaTheme="minorEastAsia" w:cstheme="majorAscii"/>
          <w:b w:val="1"/>
          <w:bCs w:val="1"/>
          <w:sz w:val="22"/>
          <w:szCs w:val="22"/>
        </w:rPr>
        <w:t>What injuries or illnesses should be suspected at this time?</w:t>
      </w:r>
      <w:r w:rsidRPr="2C09B7EE" w:rsidR="5AE51BDA">
        <w:rPr>
          <w:rFonts w:ascii="Calibri" w:hAnsi="Calibri" w:eastAsia="ＭＳ 明朝" w:cs="Calibri" w:asciiTheme="majorAscii" w:hAnsiTheme="majorAscii" w:eastAsiaTheme="minorEastAsia" w:cstheme="majorAscii"/>
          <w:b w:val="1"/>
          <w:bCs w:val="1"/>
          <w:sz w:val="22"/>
          <w:szCs w:val="22"/>
        </w:rPr>
        <w:t xml:space="preserve">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020CCE" w14:paraId="6FC407CB" w14:textId="5B6C39FA">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Fractured ribs</w:t>
      </w:r>
    </w:p>
    <w:p w:rsidRPr="00846FDA" w:rsidR="00B81D1F" w:rsidP="2C09B7EE" w:rsidRDefault="00860350" w14:paraId="1E0D641D" w14:textId="613EFC14">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Ruptured spleen</w:t>
      </w:r>
    </w:p>
    <w:p w:rsidRPr="00846FDA" w:rsidR="00B81D1F" w:rsidP="2C09B7EE" w:rsidRDefault="00020CCE" w14:paraId="02C67512" w14:textId="1C28C824">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Ruptured liver</w:t>
      </w:r>
    </w:p>
    <w:p w:rsidRPr="00846FDA" w:rsidR="00B81D1F" w:rsidP="2C09B7EE" w:rsidRDefault="00020CCE" w14:paraId="1285E06D" w14:textId="00445BF8">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Fractured kidney</w:t>
      </w:r>
    </w:p>
    <w:p w:rsidRPr="00846FDA" w:rsidR="00B81D1F" w:rsidP="2C09B7EE" w:rsidRDefault="00860350" w14:paraId="34FF6182" w14:textId="1F41C856">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Ruptured appendix</w:t>
      </w:r>
    </w:p>
    <w:p w:rsidRPr="00846FDA" w:rsidR="00B81D1F" w:rsidP="2C09B7EE" w:rsidRDefault="00020CCE" w14:paraId="48C8C522" w14:textId="6B476381">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f. </w:t>
      </w:r>
      <w:r w:rsidRPr="2C09B7EE" w:rsidR="5AE51BDA">
        <w:rPr>
          <w:rFonts w:ascii="Calibri" w:hAnsi="Calibri" w:eastAsia="ＭＳ 明朝" w:cs="Calibri" w:asciiTheme="majorAscii" w:hAnsiTheme="majorAscii" w:eastAsiaTheme="minorEastAsia" w:cstheme="majorAscii"/>
          <w:sz w:val="22"/>
          <w:szCs w:val="22"/>
        </w:rPr>
        <w:t>Shock</w:t>
      </w:r>
    </w:p>
    <w:p w:rsidRPr="00846FDA" w:rsidR="00B81D1F" w:rsidP="00A322FE" w:rsidRDefault="5AE51BDA" w14:paraId="730EF230" w14:textId="0BC092BA">
      <w:pPr>
        <w:pStyle w:val="Heading2"/>
        <w:spacing w:after="200"/>
      </w:pPr>
      <w:r w:rsidRPr="00846FDA">
        <w:t>Testlet 3</w:t>
      </w:r>
    </w:p>
    <w:p w:rsidRPr="00846FDA" w:rsidR="00B81D1F" w:rsidP="00A322FE" w:rsidRDefault="00B81D1F" w14:paraId="1F6E1054"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A322FE" w:rsidRDefault="5AE51BDA" w14:paraId="5C7527C7" w14:textId="7E25BFF6">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 xml:space="preserve">A middle-distance runner on the track team comes into the athletic training facility complaining of pain in </w:t>
      </w:r>
      <w:r w:rsidRPr="00846FDA" w:rsidR="04B879E2">
        <w:rPr>
          <w:rFonts w:asciiTheme="majorHAnsi" w:hAnsiTheme="majorHAnsi" w:eastAsiaTheme="minorEastAsia" w:cstheme="majorHAnsi"/>
          <w:sz w:val="22"/>
          <w:szCs w:val="22"/>
        </w:rPr>
        <w:t xml:space="preserve">their </w:t>
      </w:r>
      <w:r w:rsidRPr="00846FDA">
        <w:rPr>
          <w:rFonts w:asciiTheme="majorHAnsi" w:hAnsiTheme="majorHAnsi" w:eastAsiaTheme="minorEastAsia" w:cstheme="majorHAnsi"/>
          <w:sz w:val="22"/>
          <w:szCs w:val="22"/>
        </w:rPr>
        <w:t>left lower leg. The pain has been getting progressively worse, but today the pain has caused him to stop his workout. The athlete is currently participating in the indoor portion of the season.</w:t>
      </w:r>
    </w:p>
    <w:p w:rsidRPr="00846FDA" w:rsidR="00275D43" w:rsidP="00A322FE" w:rsidRDefault="00275D43" w14:paraId="67719BDC" w14:textId="77777777">
      <w:pPr>
        <w:pStyle w:val="Heading3"/>
        <w:spacing w:after="200"/>
      </w:pPr>
      <w:r w:rsidR="00275D43">
        <w:rPr/>
        <w:t>Multiple Select Question</w:t>
      </w:r>
    </w:p>
    <w:p w:rsidRPr="00846FDA" w:rsidR="00B81D1F" w:rsidP="2C09B7EE" w:rsidRDefault="00B81D1F" w14:paraId="1583DF27" w14:textId="0EA9F766">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275D43">
        <w:rPr>
          <w:rFonts w:ascii="Calibri" w:hAnsi="Calibri" w:eastAsia="ＭＳ 明朝" w:cs="Calibri" w:asciiTheme="majorAscii" w:hAnsiTheme="majorAscii" w:eastAsiaTheme="minorEastAsia" w:cstheme="majorAscii"/>
          <w:b w:val="1"/>
          <w:bCs w:val="1"/>
          <w:sz w:val="22"/>
          <w:szCs w:val="22"/>
        </w:rPr>
        <w:t>07</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What questions does the athletic trainer need to ask </w:t>
      </w:r>
      <w:r w:rsidRPr="2C09B7EE" w:rsidR="00B81D1F">
        <w:rPr>
          <w:rFonts w:ascii="Calibri" w:hAnsi="Calibri" w:eastAsia="ＭＳ 明朝" w:cs="Calibri" w:asciiTheme="majorAscii" w:hAnsiTheme="majorAscii" w:eastAsiaTheme="minorEastAsia" w:cstheme="majorAscii"/>
          <w:b w:val="1"/>
          <w:bCs w:val="1"/>
          <w:sz w:val="22"/>
          <w:szCs w:val="22"/>
        </w:rPr>
        <w:t>regarding</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163718">
        <w:rPr>
          <w:rFonts w:ascii="Calibri" w:hAnsi="Calibri" w:eastAsia="ＭＳ 明朝" w:cs="Calibri" w:asciiTheme="majorAscii" w:hAnsiTheme="majorAscii" w:eastAsiaTheme="minorEastAsia" w:cstheme="majorAscii"/>
          <w:b w:val="1"/>
          <w:bCs w:val="1"/>
          <w:sz w:val="22"/>
          <w:szCs w:val="22"/>
        </w:rPr>
        <w:t xml:space="preserve">the </w:t>
      </w:r>
      <w:r w:rsidRPr="2C09B7EE" w:rsidR="00B81D1F">
        <w:rPr>
          <w:rFonts w:ascii="Calibri" w:hAnsi="Calibri" w:eastAsia="ＭＳ 明朝" w:cs="Calibri" w:asciiTheme="majorAscii" w:hAnsiTheme="majorAscii" w:eastAsiaTheme="minorEastAsia" w:cstheme="majorAscii"/>
          <w:b w:val="1"/>
          <w:bCs w:val="1"/>
          <w:sz w:val="22"/>
          <w:szCs w:val="22"/>
        </w:rPr>
        <w:t xml:space="preserve">history </w:t>
      </w:r>
      <w:r w:rsidRPr="2C09B7EE" w:rsidR="00163718">
        <w:rPr>
          <w:rFonts w:ascii="Calibri" w:hAnsi="Calibri" w:eastAsia="ＭＳ 明朝" w:cs="Calibri" w:asciiTheme="majorAscii" w:hAnsiTheme="majorAscii" w:eastAsiaTheme="minorEastAsia" w:cstheme="majorAscii"/>
          <w:b w:val="1"/>
          <w:bCs w:val="1"/>
          <w:sz w:val="22"/>
          <w:szCs w:val="22"/>
        </w:rPr>
        <w:t xml:space="preserve">of </w:t>
      </w:r>
      <w:r w:rsidRPr="2C09B7EE" w:rsidR="00B81D1F">
        <w:rPr>
          <w:rFonts w:ascii="Calibri" w:hAnsi="Calibri" w:eastAsia="ＭＳ 明朝" w:cs="Calibri" w:asciiTheme="majorAscii" w:hAnsiTheme="majorAscii" w:eastAsiaTheme="minorEastAsia" w:cstheme="majorAscii"/>
          <w:b w:val="1"/>
          <w:bCs w:val="1"/>
          <w:sz w:val="22"/>
          <w:szCs w:val="22"/>
        </w:rPr>
        <w:t>this injured athlete? Choose all that apply.</w:t>
      </w:r>
    </w:p>
    <w:p w:rsidRPr="00846FDA" w:rsidR="00B81D1F" w:rsidP="2C09B7EE" w:rsidRDefault="00020CCE" w14:paraId="7F14972F" w14:textId="5E45A71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Have</w:t>
      </w:r>
      <w:r w:rsidRPr="2C09B7EE" w:rsidR="00B81D1F">
        <w:rPr>
          <w:rFonts w:ascii="Calibri" w:hAnsi="Calibri" w:eastAsia="ＭＳ 明朝" w:cs="Calibri" w:asciiTheme="majorAscii" w:hAnsiTheme="majorAscii" w:eastAsiaTheme="minorEastAsia" w:cstheme="majorAscii"/>
          <w:sz w:val="22"/>
          <w:szCs w:val="22"/>
        </w:rPr>
        <w:t xml:space="preserve"> you ever injured this leg previously?</w:t>
      </w:r>
    </w:p>
    <w:p w:rsidRPr="00846FDA" w:rsidR="00B81D1F" w:rsidP="2C09B7EE" w:rsidRDefault="00020CCE" w14:paraId="53F8D2DF" w14:textId="346D405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What makes the injured leg feel better?</w:t>
      </w:r>
    </w:p>
    <w:p w:rsidRPr="00846FDA" w:rsidR="00B81D1F" w:rsidP="2C09B7EE" w:rsidRDefault="00020CCE" w14:paraId="0BBE84F7" w14:textId="430ECCA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What</w:t>
      </w:r>
      <w:r w:rsidRPr="2C09B7EE" w:rsidR="00B81D1F">
        <w:rPr>
          <w:rFonts w:ascii="Calibri" w:hAnsi="Calibri" w:eastAsia="ＭＳ 明朝" w:cs="Calibri" w:asciiTheme="majorAscii" w:hAnsiTheme="majorAscii" w:eastAsiaTheme="minorEastAsia" w:cstheme="majorAscii"/>
          <w:sz w:val="22"/>
          <w:szCs w:val="22"/>
        </w:rPr>
        <w:t xml:space="preserve"> makes the leg feel worse?</w:t>
      </w:r>
    </w:p>
    <w:p w:rsidRPr="00846FDA" w:rsidR="00B81D1F" w:rsidP="2C09B7EE" w:rsidRDefault="00020CCE" w14:paraId="26FFA3F1" w14:textId="42BB8D9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Does your pain radiate up or down the leg?</w:t>
      </w:r>
    </w:p>
    <w:p w:rsidRPr="00846FDA" w:rsidR="00B81D1F" w:rsidP="2C09B7EE" w:rsidRDefault="00020CCE" w14:paraId="38410E79" w14:textId="3BC5706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On a scale of 0 to 10, how would you rate your pain?</w:t>
      </w:r>
    </w:p>
    <w:p w:rsidR="00B81D1F" w:rsidP="2C09B7EE" w:rsidRDefault="00860350" w14:paraId="32D4FB18" w14:textId="607BD8D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How is your significant other doing?</w:t>
      </w:r>
    </w:p>
    <w:p w:rsidRPr="00846FDA" w:rsidR="00A322FE" w:rsidP="00A322FE" w:rsidRDefault="00A322FE" w14:paraId="0F86E0F8" w14:textId="77777777">
      <w:pPr>
        <w:contextualSpacing/>
        <w:rPr>
          <w:rFonts w:asciiTheme="majorHAnsi" w:hAnsiTheme="majorHAnsi" w:eastAsiaTheme="minorEastAsia" w:cstheme="majorHAnsi"/>
          <w:sz w:val="22"/>
          <w:szCs w:val="22"/>
        </w:rPr>
      </w:pPr>
    </w:p>
    <w:p w:rsidRPr="00846FDA" w:rsidR="00B81D1F" w:rsidP="2C09B7EE" w:rsidRDefault="00275D43" w14:paraId="4B1FCD2D" w14:textId="06BDABE9">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108</w:t>
      </w:r>
      <w:r w:rsidRPr="2C09B7EE" w:rsidR="5AE51BDA">
        <w:rPr>
          <w:rFonts w:ascii="Calibri" w:hAnsi="Calibri" w:eastAsia="ＭＳ 明朝" w:cs="Calibri" w:asciiTheme="majorAscii" w:hAnsiTheme="majorAscii" w:eastAsiaTheme="minorEastAsia" w:cstheme="majorAscii"/>
          <w:b w:val="1"/>
          <w:bCs w:val="1"/>
          <w:sz w:val="22"/>
          <w:szCs w:val="22"/>
        </w:rPr>
        <w:t xml:space="preserve">. Read the patient information. The athletic trainer tries to isolate the location of the pain. What structures would the athletic trainer palpate related to this injury?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 xml:space="preserve">. </w:t>
      </w:r>
      <w:r w:rsidRPr="2C09B7EE" w:rsidR="5AE51BDA">
        <w:rPr>
          <w:rFonts w:ascii="Calibri" w:hAnsi="Calibri" w:eastAsia="ＭＳ 明朝" w:cs="Calibri" w:asciiTheme="majorAscii" w:hAnsiTheme="majorAscii" w:eastAsiaTheme="minorEastAsia" w:cstheme="majorAscii"/>
          <w:b w:val="1"/>
          <w:bCs w:val="1"/>
          <w:i w:val="1"/>
          <w:iCs w:val="1"/>
          <w:sz w:val="22"/>
          <w:szCs w:val="22"/>
        </w:rPr>
        <w:t>(Palpations are negative and pain-free unless otherwise noted.)</w:t>
      </w:r>
    </w:p>
    <w:p w:rsidRPr="00846FDA" w:rsidR="00B81D1F" w:rsidP="00A322FE" w:rsidRDefault="00B81D1F" w14:paraId="1E0F0726" w14:textId="77777777">
      <w:pPr>
        <w:rPr>
          <w:rFonts w:asciiTheme="majorHAnsi" w:hAnsiTheme="majorHAnsi" w:eastAsiaTheme="minorEastAsia" w:cstheme="majorHAnsi"/>
          <w:b/>
          <w:sz w:val="22"/>
          <w:szCs w:val="22"/>
        </w:rPr>
      </w:pPr>
      <w:r w:rsidRPr="00846FDA">
        <w:rPr>
          <w:rFonts w:asciiTheme="majorHAnsi" w:hAnsiTheme="majorHAnsi" w:eastAsiaTheme="minorEastAsia" w:cstheme="majorHAnsi"/>
          <w:b/>
          <w:sz w:val="22"/>
          <w:szCs w:val="22"/>
        </w:rPr>
        <w:t>Patient Information:</w:t>
      </w:r>
      <w:r w:rsidRPr="00846FDA">
        <w:rPr>
          <w:rFonts w:asciiTheme="majorHAnsi" w:hAnsiTheme="majorHAnsi" w:eastAsiaTheme="minorEastAsia" w:cstheme="majorHAnsi"/>
          <w:color w:val="404040"/>
        </w:rPr>
        <w:t xml:space="preserve"> </w:t>
      </w:r>
      <w:r w:rsidRPr="00846FDA">
        <w:rPr>
          <w:rFonts w:asciiTheme="majorHAnsi" w:hAnsiTheme="majorHAnsi" w:eastAsiaTheme="minorEastAsia" w:cstheme="majorHAnsi"/>
          <w:b/>
          <w:sz w:val="22"/>
          <w:szCs w:val="22"/>
        </w:rPr>
        <w:t>The information shared by the patient is as follows:</w:t>
      </w:r>
    </w:p>
    <w:p w:rsidR="00C70C05" w:rsidP="2C09B7EE" w:rsidRDefault="00B81D1F" w14:paraId="062E1A08" w14:textId="77777777">
      <w:pPr>
        <w:numPr>
          <w:ilvl w:val="0"/>
          <w:numId w:val="16"/>
        </w:numPr>
        <w:spacing w:after="200"/>
        <w:contextualSpacing w:val="1"/>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The</w:t>
      </w:r>
      <w:r w:rsidRPr="2C09B7EE" w:rsidR="00B81D1F">
        <w:rPr>
          <w:rFonts w:ascii="Calibri" w:hAnsi="Calibri" w:eastAsia="ＭＳ 明朝" w:cs="Calibri" w:asciiTheme="majorAscii" w:hAnsiTheme="majorAscii" w:eastAsiaTheme="minorEastAsia" w:cstheme="majorAscii"/>
          <w:b w:val="1"/>
          <w:bCs w:val="1"/>
          <w:sz w:val="22"/>
          <w:szCs w:val="22"/>
        </w:rPr>
        <w:t xml:space="preserve"> leg hurts during workouts and has gotten worse </w:t>
      </w:r>
      <w:r w:rsidRPr="2C09B7EE" w:rsidR="00163718">
        <w:rPr>
          <w:rFonts w:ascii="Calibri" w:hAnsi="Calibri" w:eastAsia="ＭＳ 明朝" w:cs="Calibri" w:asciiTheme="majorAscii" w:hAnsiTheme="majorAscii" w:eastAsiaTheme="minorEastAsia" w:cstheme="majorAscii"/>
          <w:b w:val="1"/>
          <w:bCs w:val="1"/>
          <w:sz w:val="22"/>
          <w:szCs w:val="22"/>
        </w:rPr>
        <w:t xml:space="preserve">over </w:t>
      </w:r>
      <w:r w:rsidRPr="2C09B7EE" w:rsidR="00B81D1F">
        <w:rPr>
          <w:rFonts w:ascii="Calibri" w:hAnsi="Calibri" w:eastAsia="ＭＳ 明朝" w:cs="Calibri" w:asciiTheme="majorAscii" w:hAnsiTheme="majorAscii" w:eastAsiaTheme="minorEastAsia" w:cstheme="majorAscii"/>
          <w:b w:val="1"/>
          <w:bCs w:val="1"/>
          <w:sz w:val="22"/>
          <w:szCs w:val="22"/>
        </w:rPr>
        <w:t>the last few weeks.</w:t>
      </w:r>
    </w:p>
    <w:p w:rsidRPr="00846FDA" w:rsidR="00B81D1F" w:rsidP="00A322FE" w:rsidRDefault="00B81D1F" w14:paraId="194E0E37" w14:textId="0CA73878">
      <w:pPr>
        <w:numPr>
          <w:ilvl w:val="0"/>
          <w:numId w:val="16"/>
        </w:numPr>
        <w:spacing w:after="200"/>
        <w:contextualSpacing/>
        <w:rPr>
          <w:rFonts w:asciiTheme="majorHAnsi" w:hAnsiTheme="majorHAnsi" w:eastAsiaTheme="minorEastAsia" w:cstheme="majorHAnsi"/>
          <w:b/>
          <w:sz w:val="22"/>
          <w:szCs w:val="22"/>
        </w:rPr>
      </w:pPr>
      <w:r w:rsidRPr="00846FDA">
        <w:rPr>
          <w:rFonts w:asciiTheme="majorHAnsi" w:hAnsiTheme="majorHAnsi" w:eastAsiaTheme="minorEastAsia" w:cstheme="majorHAnsi"/>
          <w:b/>
          <w:sz w:val="22"/>
          <w:szCs w:val="22"/>
        </w:rPr>
        <w:t>Today is the worst pain and is 7 on a 10-point pain scale.</w:t>
      </w:r>
    </w:p>
    <w:p w:rsidRPr="00846FDA" w:rsidR="00B81D1F" w:rsidP="2C09B7EE" w:rsidRDefault="00B81D1F" w14:paraId="6284165D" w14:textId="22E964E3">
      <w:pPr>
        <w:numPr>
          <w:ilvl w:val="0"/>
          <w:numId w:val="16"/>
        </w:numPr>
        <w:spacing w:after="200"/>
        <w:contextualSpacing w:val="1"/>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Rest calms the pain, but it </w:t>
      </w:r>
      <w:r w:rsidRPr="2C09B7EE" w:rsidR="00A44318">
        <w:rPr>
          <w:rFonts w:ascii="Calibri" w:hAnsi="Calibri" w:eastAsia="ＭＳ 明朝" w:cs="Calibri" w:asciiTheme="majorAscii" w:hAnsiTheme="majorAscii" w:eastAsiaTheme="minorEastAsia" w:cstheme="majorAscii"/>
          <w:b w:val="1"/>
          <w:bCs w:val="1"/>
          <w:sz w:val="22"/>
          <w:szCs w:val="22"/>
        </w:rPr>
        <w:t>takes</w:t>
      </w:r>
      <w:r w:rsidRPr="2C09B7EE" w:rsidR="00B81D1F">
        <w:rPr>
          <w:rFonts w:ascii="Calibri" w:hAnsi="Calibri" w:eastAsia="ＭＳ 明朝" w:cs="Calibri" w:asciiTheme="majorAscii" w:hAnsiTheme="majorAscii" w:eastAsiaTheme="minorEastAsia" w:cstheme="majorAscii"/>
          <w:b w:val="1"/>
          <w:bCs w:val="1"/>
          <w:sz w:val="22"/>
          <w:szCs w:val="22"/>
        </w:rPr>
        <w:t xml:space="preserve"> longer to calm down.</w:t>
      </w:r>
    </w:p>
    <w:p w:rsidRPr="00846FDA" w:rsidR="00B81D1F" w:rsidP="2C09B7EE" w:rsidRDefault="5AE51BDA" w14:paraId="005AEB72" w14:textId="3E251F31">
      <w:pPr>
        <w:numPr>
          <w:ilvl w:val="0"/>
          <w:numId w:val="16"/>
        </w:numPr>
        <w:spacing w:after="200"/>
        <w:contextualSpacing w:val="1"/>
        <w:rPr>
          <w:rFonts w:ascii="Calibri" w:hAnsi="Calibri" w:eastAsia="ＭＳ 明朝" w:cs="Calibri" w:asciiTheme="majorAscii" w:hAnsiTheme="majorAscii" w:eastAsiaTheme="minorEastAsia" w:cstheme="majorAscii"/>
          <w:b w:val="1"/>
          <w:bCs w:val="1"/>
          <w:sz w:val="22"/>
          <w:szCs w:val="22"/>
        </w:rPr>
      </w:pPr>
      <w:r w:rsidRPr="2C09B7EE" w:rsidR="5AE51BDA">
        <w:rPr>
          <w:rFonts w:ascii="Calibri" w:hAnsi="Calibri" w:eastAsia="ＭＳ 明朝" w:cs="Calibri" w:asciiTheme="majorAscii" w:hAnsiTheme="majorAscii" w:eastAsiaTheme="minorEastAsia" w:cstheme="majorAscii"/>
          <w:b w:val="1"/>
          <w:bCs w:val="1"/>
          <w:sz w:val="22"/>
          <w:szCs w:val="22"/>
        </w:rPr>
        <w:t xml:space="preserve">Running causes </w:t>
      </w:r>
      <w:r w:rsidRPr="2C09B7EE" w:rsidR="5AE51BDA">
        <w:rPr>
          <w:rFonts w:ascii="Calibri" w:hAnsi="Calibri" w:eastAsia="ＭＳ 明朝" w:cs="Calibri" w:asciiTheme="majorAscii" w:hAnsiTheme="majorAscii" w:eastAsiaTheme="minorEastAsia" w:cstheme="majorAscii"/>
          <w:b w:val="1"/>
          <w:bCs w:val="1"/>
          <w:sz w:val="22"/>
          <w:szCs w:val="22"/>
        </w:rPr>
        <w:t>the pain</w:t>
      </w:r>
      <w:r w:rsidRPr="2C09B7EE" w:rsidR="5AE51BDA">
        <w:rPr>
          <w:rFonts w:ascii="Calibri" w:hAnsi="Calibri" w:eastAsia="ＭＳ 明朝" w:cs="Calibri" w:asciiTheme="majorAscii" w:hAnsiTheme="majorAscii" w:eastAsiaTheme="minorEastAsia" w:cstheme="majorAscii"/>
          <w:b w:val="1"/>
          <w:bCs w:val="1"/>
          <w:sz w:val="22"/>
          <w:szCs w:val="22"/>
        </w:rPr>
        <w:t xml:space="preserve">, and the more </w:t>
      </w:r>
      <w:r w:rsidRPr="2C09B7EE" w:rsidR="6376FD74">
        <w:rPr>
          <w:rFonts w:ascii="Calibri" w:hAnsi="Calibri" w:eastAsia="ＭＳ 明朝" w:cs="Calibri" w:asciiTheme="majorAscii" w:hAnsiTheme="majorAscii" w:eastAsiaTheme="minorEastAsia" w:cstheme="majorAscii"/>
          <w:b w:val="1"/>
          <w:bCs w:val="1"/>
          <w:sz w:val="22"/>
          <w:szCs w:val="22"/>
        </w:rPr>
        <w:t xml:space="preserve">they </w:t>
      </w:r>
      <w:r w:rsidRPr="2C09B7EE" w:rsidR="5AE51BDA">
        <w:rPr>
          <w:rFonts w:ascii="Calibri" w:hAnsi="Calibri" w:eastAsia="ＭＳ 明朝" w:cs="Calibri" w:asciiTheme="majorAscii" w:hAnsiTheme="majorAscii" w:eastAsiaTheme="minorEastAsia" w:cstheme="majorAscii"/>
          <w:b w:val="1"/>
          <w:bCs w:val="1"/>
          <w:sz w:val="22"/>
          <w:szCs w:val="22"/>
        </w:rPr>
        <w:t xml:space="preserve">run, the worse </w:t>
      </w:r>
      <w:r w:rsidRPr="2C09B7EE" w:rsidR="005A7A61">
        <w:rPr>
          <w:rFonts w:ascii="Calibri" w:hAnsi="Calibri" w:eastAsia="ＭＳ 明朝" w:cs="Calibri" w:asciiTheme="majorAscii" w:hAnsiTheme="majorAscii" w:eastAsiaTheme="minorEastAsia" w:cstheme="majorAscii"/>
          <w:b w:val="1"/>
          <w:bCs w:val="1"/>
          <w:sz w:val="22"/>
          <w:szCs w:val="22"/>
        </w:rPr>
        <w:t xml:space="preserve">is </w:t>
      </w:r>
      <w:r w:rsidRPr="2C09B7EE" w:rsidR="5AE51BDA">
        <w:rPr>
          <w:rFonts w:ascii="Calibri" w:hAnsi="Calibri" w:eastAsia="ＭＳ 明朝" w:cs="Calibri" w:asciiTheme="majorAscii" w:hAnsiTheme="majorAscii" w:eastAsiaTheme="minorEastAsia" w:cstheme="majorAscii"/>
          <w:b w:val="1"/>
          <w:bCs w:val="1"/>
          <w:sz w:val="22"/>
          <w:szCs w:val="22"/>
        </w:rPr>
        <w:t>the pain.</w:t>
      </w:r>
    </w:p>
    <w:p w:rsidR="00B81D1F" w:rsidP="00A322FE" w:rsidRDefault="00B81D1F" w14:paraId="3B0718FB" w14:textId="77777777">
      <w:pPr>
        <w:numPr>
          <w:ilvl w:val="0"/>
          <w:numId w:val="16"/>
        </w:numPr>
        <w:spacing w:after="200"/>
        <w:contextualSpacing/>
        <w:rPr>
          <w:rFonts w:asciiTheme="majorHAnsi" w:hAnsiTheme="majorHAnsi" w:eastAsiaTheme="minorEastAsia" w:cstheme="majorHAnsi"/>
          <w:b/>
          <w:sz w:val="22"/>
          <w:szCs w:val="22"/>
        </w:rPr>
      </w:pPr>
      <w:r w:rsidRPr="00846FDA">
        <w:rPr>
          <w:rFonts w:asciiTheme="majorHAnsi" w:hAnsiTheme="majorHAnsi" w:eastAsiaTheme="minorEastAsia" w:cstheme="majorHAnsi"/>
          <w:b/>
          <w:sz w:val="22"/>
          <w:szCs w:val="22"/>
        </w:rPr>
        <w:t>(+) numbness and tingling on the top of the foot</w:t>
      </w:r>
    </w:p>
    <w:p w:rsidRPr="00846FDA" w:rsidR="00A322FE" w:rsidP="00A322FE" w:rsidRDefault="00A322FE" w14:paraId="164D6BE7" w14:textId="77777777">
      <w:pPr>
        <w:spacing w:after="200"/>
        <w:ind w:left="360"/>
        <w:contextualSpacing/>
        <w:rPr>
          <w:rFonts w:asciiTheme="majorHAnsi" w:hAnsiTheme="majorHAnsi" w:eastAsiaTheme="minorEastAsia" w:cstheme="majorHAnsi"/>
          <w:b/>
          <w:sz w:val="22"/>
          <w:szCs w:val="22"/>
        </w:rPr>
      </w:pPr>
    </w:p>
    <w:p w:rsidRPr="00846FDA" w:rsidR="00B81D1F" w:rsidP="2C09B7EE" w:rsidRDefault="00860350" w14:paraId="7545F108" w14:textId="08E8968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Achilles tendon</w:t>
      </w:r>
    </w:p>
    <w:p w:rsidRPr="00846FDA" w:rsidR="00B81D1F" w:rsidP="2C09B7EE" w:rsidRDefault="00020CCE" w14:paraId="0E809C7E" w14:textId="4110228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Extensor digitorum longus (</w:t>
      </w:r>
      <w:r w:rsidRPr="2C09B7EE" w:rsidR="005A7A61">
        <w:rPr>
          <w:rFonts w:ascii="Calibri" w:hAnsi="Calibri" w:eastAsia="ＭＳ 明朝" w:cs="Calibri" w:asciiTheme="majorAscii" w:hAnsiTheme="majorAscii" w:eastAsiaTheme="minorEastAsia" w:cstheme="majorAscii"/>
          <w:sz w:val="22"/>
          <w:szCs w:val="22"/>
        </w:rPr>
        <w:t>p</w:t>
      </w:r>
      <w:r w:rsidRPr="2C09B7EE" w:rsidR="5AE51BDA">
        <w:rPr>
          <w:rFonts w:ascii="Calibri" w:hAnsi="Calibri" w:eastAsia="ＭＳ 明朝" w:cs="Calibri" w:asciiTheme="majorAscii" w:hAnsiTheme="majorAscii" w:eastAsiaTheme="minorEastAsia" w:cstheme="majorAscii"/>
          <w:sz w:val="22"/>
          <w:szCs w:val="22"/>
        </w:rPr>
        <w:t>ainful along the length of the muscle)</w:t>
      </w:r>
    </w:p>
    <w:p w:rsidRPr="00846FDA" w:rsidR="00B81D1F" w:rsidP="2C09B7EE" w:rsidRDefault="00860350" w14:paraId="77005780" w14:textId="396A1F5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Extensor retinacula</w:t>
      </w:r>
    </w:p>
    <w:p w:rsidRPr="00846FDA" w:rsidR="00B81D1F" w:rsidP="2C09B7EE" w:rsidRDefault="00020CCE" w14:paraId="6329BF83" w14:textId="721C332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5AE51BDA">
        <w:rPr>
          <w:rFonts w:ascii="Calibri" w:hAnsi="Calibri" w:eastAsia="ＭＳ 明朝" w:cs="Calibri" w:asciiTheme="majorAscii" w:hAnsiTheme="majorAscii" w:eastAsiaTheme="minorEastAsia" w:cstheme="majorAscii"/>
          <w:sz w:val="22"/>
          <w:szCs w:val="22"/>
        </w:rPr>
        <w:t>Fibular head</w:t>
      </w:r>
      <w:r w:rsidRPr="2C09B7EE" w:rsidR="71F59C8B">
        <w:rPr>
          <w:rFonts w:ascii="Calibri" w:hAnsi="Calibri" w:eastAsia="ＭＳ 明朝" w:cs="Calibri" w:asciiTheme="majorAscii" w:hAnsiTheme="majorAscii" w:eastAsiaTheme="minorEastAsia" w:cstheme="majorAscii"/>
          <w:sz w:val="22"/>
          <w:szCs w:val="22"/>
        </w:rPr>
        <w:t xml:space="preserve"> (peroneal nerve)</w:t>
      </w:r>
    </w:p>
    <w:p w:rsidRPr="00846FDA" w:rsidR="00B81D1F" w:rsidP="2C09B7EE" w:rsidRDefault="00860350" w14:paraId="53A4E1BA" w14:textId="1C2D1FF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Fibular shaft</w:t>
      </w:r>
    </w:p>
    <w:p w:rsidR="00B81D1F" w:rsidP="2C09B7EE" w:rsidRDefault="00020CCE" w14:paraId="48AA9A6E" w14:textId="4FB1274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f. </w:t>
      </w:r>
      <w:r w:rsidRPr="2C09B7EE" w:rsidR="5AE51BDA">
        <w:rPr>
          <w:rFonts w:ascii="Calibri" w:hAnsi="Calibri" w:eastAsia="ＭＳ 明朝" w:cs="Calibri" w:asciiTheme="majorAscii" w:hAnsiTheme="majorAscii" w:eastAsiaTheme="minorEastAsia" w:cstheme="majorAscii"/>
          <w:sz w:val="22"/>
          <w:szCs w:val="22"/>
        </w:rPr>
        <w:t>Extensor hallucis longus (</w:t>
      </w:r>
      <w:r w:rsidRPr="2C09B7EE" w:rsidR="005A7A61">
        <w:rPr>
          <w:rFonts w:ascii="Calibri" w:hAnsi="Calibri" w:eastAsia="ＭＳ 明朝" w:cs="Calibri" w:asciiTheme="majorAscii" w:hAnsiTheme="majorAscii" w:eastAsiaTheme="minorEastAsia" w:cstheme="majorAscii"/>
          <w:sz w:val="22"/>
          <w:szCs w:val="22"/>
        </w:rPr>
        <w:t>p</w:t>
      </w:r>
      <w:r w:rsidRPr="2C09B7EE" w:rsidR="5AE51BDA">
        <w:rPr>
          <w:rFonts w:ascii="Calibri" w:hAnsi="Calibri" w:eastAsia="ＭＳ 明朝" w:cs="Calibri" w:asciiTheme="majorAscii" w:hAnsiTheme="majorAscii" w:eastAsiaTheme="minorEastAsia" w:cstheme="majorAscii"/>
          <w:sz w:val="22"/>
          <w:szCs w:val="22"/>
        </w:rPr>
        <w:t>ainful along the length of the muscle)</w:t>
      </w:r>
    </w:p>
    <w:p w:rsidRPr="00846FDA" w:rsidR="00271666" w:rsidP="00271666" w:rsidRDefault="00271666" w14:paraId="7D991904" w14:textId="77777777">
      <w:pPr>
        <w:contextualSpacing/>
        <w:rPr>
          <w:rFonts w:asciiTheme="majorHAnsi" w:hAnsiTheme="majorHAnsi" w:eastAsiaTheme="minorEastAsia" w:cstheme="majorHAnsi"/>
          <w:sz w:val="22"/>
          <w:szCs w:val="22"/>
        </w:rPr>
      </w:pPr>
    </w:p>
    <w:p w:rsidRPr="00846FDA" w:rsidR="00B81D1F" w:rsidP="2C09B7EE" w:rsidRDefault="00275D43" w14:paraId="37D40C9C" w14:textId="5A6BECA1">
      <w:pPr>
        <w:spacing w:after="120"/>
        <w:rPr>
          <w:rFonts w:ascii="Calibri" w:hAnsi="Calibri" w:eastAsia="ＭＳ 明朝" w:cs="Calibri" w:asciiTheme="majorAscii" w:hAnsiTheme="majorAscii" w:eastAsiaTheme="minorEastAsia" w:cstheme="majorAscii"/>
          <w:b w:val="1"/>
          <w:bCs w:val="1"/>
          <w:sz w:val="22"/>
          <w:szCs w:val="22"/>
        </w:rPr>
      </w:pPr>
      <w:r w:rsidRPr="2C09B7EE" w:rsidR="00275D43">
        <w:rPr>
          <w:rFonts w:ascii="Calibri" w:hAnsi="Calibri" w:eastAsia="ＭＳ 明朝" w:cs="Calibri" w:asciiTheme="majorAscii" w:hAnsiTheme="majorAscii" w:eastAsiaTheme="minorEastAsia" w:cstheme="majorAscii"/>
          <w:b w:val="1"/>
          <w:bCs w:val="1"/>
          <w:sz w:val="22"/>
          <w:szCs w:val="22"/>
        </w:rPr>
        <w:t>109</w:t>
      </w:r>
      <w:r w:rsidRPr="2C09B7EE" w:rsidR="5AE51BDA">
        <w:rPr>
          <w:rFonts w:ascii="Calibri" w:hAnsi="Calibri" w:eastAsia="ＭＳ 明朝" w:cs="Calibri" w:asciiTheme="majorAscii" w:hAnsiTheme="majorAscii" w:eastAsiaTheme="minorEastAsia" w:cstheme="majorAscii"/>
          <w:b w:val="1"/>
          <w:bCs w:val="1"/>
          <w:sz w:val="22"/>
          <w:szCs w:val="22"/>
        </w:rPr>
        <w:t xml:space="preserve">. Read the patient information. The athletic trainer tries to isolate the location of the pain. What structures would the athletic trainer palpate related to this injury?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 xml:space="preserve">. </w:t>
      </w:r>
      <w:r w:rsidRPr="2C09B7EE" w:rsidR="5AE51BDA">
        <w:rPr>
          <w:rFonts w:ascii="Calibri" w:hAnsi="Calibri" w:eastAsia="ＭＳ 明朝" w:cs="Calibri" w:asciiTheme="majorAscii" w:hAnsiTheme="majorAscii" w:eastAsiaTheme="minorEastAsia" w:cstheme="majorAscii"/>
          <w:b w:val="1"/>
          <w:bCs w:val="1"/>
          <w:i w:val="1"/>
          <w:iCs w:val="1"/>
          <w:sz w:val="22"/>
          <w:szCs w:val="22"/>
        </w:rPr>
        <w:t>(Palpations are negative and pain-free unless otherwise noted.)</w:t>
      </w:r>
    </w:p>
    <w:p w:rsidRPr="00846FDA" w:rsidR="00B81D1F" w:rsidP="00922BEC" w:rsidRDefault="00B81D1F" w14:paraId="5CF4929D" w14:textId="77777777">
      <w:p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Patient Information: The information shared by the patient is as follows:</w:t>
      </w:r>
    </w:p>
    <w:p w:rsidR="00C70C05" w:rsidP="2C09B7EE" w:rsidRDefault="00B81D1F" w14:paraId="74F4BDC3" w14:textId="77777777">
      <w:pPr>
        <w:numPr>
          <w:ilvl w:val="0"/>
          <w:numId w:val="18"/>
        </w:numPr>
        <w:spacing w:after="200"/>
        <w:contextualSpacing w:val="1"/>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The</w:t>
      </w:r>
      <w:r w:rsidRPr="2C09B7EE" w:rsidR="00B81D1F">
        <w:rPr>
          <w:rFonts w:ascii="Calibri" w:hAnsi="Calibri" w:eastAsia="ＭＳ 明朝" w:cs="Calibri" w:asciiTheme="majorAscii" w:hAnsiTheme="majorAscii" w:eastAsiaTheme="minorEastAsia" w:cstheme="majorAscii"/>
          <w:b w:val="1"/>
          <w:bCs w:val="1"/>
          <w:sz w:val="22"/>
          <w:szCs w:val="22"/>
        </w:rPr>
        <w:t xml:space="preserve"> leg hurts during workouts and has gotten worse </w:t>
      </w:r>
      <w:r w:rsidRPr="2C09B7EE" w:rsidR="00163718">
        <w:rPr>
          <w:rFonts w:ascii="Calibri" w:hAnsi="Calibri" w:eastAsia="ＭＳ 明朝" w:cs="Calibri" w:asciiTheme="majorAscii" w:hAnsiTheme="majorAscii" w:eastAsiaTheme="minorEastAsia" w:cstheme="majorAscii"/>
          <w:b w:val="1"/>
          <w:bCs w:val="1"/>
          <w:sz w:val="22"/>
          <w:szCs w:val="22"/>
        </w:rPr>
        <w:t xml:space="preserve">over </w:t>
      </w:r>
      <w:r w:rsidRPr="2C09B7EE" w:rsidR="00B81D1F">
        <w:rPr>
          <w:rFonts w:ascii="Calibri" w:hAnsi="Calibri" w:eastAsia="ＭＳ 明朝" w:cs="Calibri" w:asciiTheme="majorAscii" w:hAnsiTheme="majorAscii" w:eastAsiaTheme="minorEastAsia" w:cstheme="majorAscii"/>
          <w:b w:val="1"/>
          <w:bCs w:val="1"/>
          <w:sz w:val="22"/>
          <w:szCs w:val="22"/>
        </w:rPr>
        <w:t>the last few weeks.</w:t>
      </w:r>
    </w:p>
    <w:p w:rsidRPr="00846FDA" w:rsidR="00B81D1F" w:rsidP="00922BEC" w:rsidRDefault="00B81D1F" w14:paraId="596CEE6A" w14:textId="0F4C1600">
      <w:pPr>
        <w:numPr>
          <w:ilvl w:val="0"/>
          <w:numId w:val="18"/>
        </w:numPr>
        <w:spacing w:after="200"/>
        <w:contextualSpacing/>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Today is the worst pain and is 7 on a 10-point pain scale.</w:t>
      </w:r>
    </w:p>
    <w:p w:rsidRPr="00846FDA" w:rsidR="00B81D1F" w:rsidP="00922BEC" w:rsidRDefault="00B81D1F" w14:paraId="4303399D" w14:textId="77777777">
      <w:pPr>
        <w:numPr>
          <w:ilvl w:val="0"/>
          <w:numId w:val="18"/>
        </w:numPr>
        <w:spacing w:after="200"/>
        <w:contextualSpacing/>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Rest calms the pain, but it is taking longer to calm down.</w:t>
      </w:r>
    </w:p>
    <w:p w:rsidRPr="00846FDA" w:rsidR="00B81D1F" w:rsidP="2C09B7EE" w:rsidRDefault="00B81D1F" w14:paraId="6DC62575" w14:textId="0001CEF4">
      <w:pPr>
        <w:numPr>
          <w:ilvl w:val="0"/>
          <w:numId w:val="18"/>
        </w:numPr>
        <w:spacing w:after="200"/>
        <w:contextualSpacing w:val="1"/>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Running causes </w:t>
      </w:r>
      <w:r w:rsidRPr="2C09B7EE" w:rsidR="00B81D1F">
        <w:rPr>
          <w:rFonts w:ascii="Calibri" w:hAnsi="Calibri" w:eastAsia="ＭＳ 明朝" w:cs="Calibri" w:asciiTheme="majorAscii" w:hAnsiTheme="majorAscii" w:eastAsiaTheme="minorEastAsia" w:cstheme="majorAscii"/>
          <w:b w:val="1"/>
          <w:bCs w:val="1"/>
          <w:sz w:val="22"/>
          <w:szCs w:val="22"/>
        </w:rPr>
        <w:t>the pain</w:t>
      </w:r>
      <w:r w:rsidRPr="2C09B7EE" w:rsidR="00B81D1F">
        <w:rPr>
          <w:rFonts w:ascii="Calibri" w:hAnsi="Calibri" w:eastAsia="ＭＳ 明朝" w:cs="Calibri" w:asciiTheme="majorAscii" w:hAnsiTheme="majorAscii" w:eastAsiaTheme="minorEastAsia" w:cstheme="majorAscii"/>
          <w:b w:val="1"/>
          <w:bCs w:val="1"/>
          <w:sz w:val="22"/>
          <w:szCs w:val="22"/>
        </w:rPr>
        <w:t xml:space="preserve">, and the more he runs, the worse </w:t>
      </w:r>
      <w:r w:rsidRPr="2C09B7EE" w:rsidR="005A7A61">
        <w:rPr>
          <w:rFonts w:ascii="Calibri" w:hAnsi="Calibri" w:eastAsia="ＭＳ 明朝" w:cs="Calibri" w:asciiTheme="majorAscii" w:hAnsiTheme="majorAscii" w:eastAsiaTheme="minorEastAsia" w:cstheme="majorAscii"/>
          <w:b w:val="1"/>
          <w:bCs w:val="1"/>
          <w:sz w:val="22"/>
          <w:szCs w:val="22"/>
        </w:rPr>
        <w:t xml:space="preserve">is </w:t>
      </w:r>
      <w:r w:rsidRPr="2C09B7EE" w:rsidR="00B81D1F">
        <w:rPr>
          <w:rFonts w:ascii="Calibri" w:hAnsi="Calibri" w:eastAsia="ＭＳ 明朝" w:cs="Calibri" w:asciiTheme="majorAscii" w:hAnsiTheme="majorAscii" w:eastAsiaTheme="minorEastAsia" w:cstheme="majorAscii"/>
          <w:b w:val="1"/>
          <w:bCs w:val="1"/>
          <w:sz w:val="22"/>
          <w:szCs w:val="22"/>
        </w:rPr>
        <w:t>the pain</w:t>
      </w:r>
      <w:r w:rsidRPr="2C09B7EE" w:rsidR="00B81D1F">
        <w:rPr>
          <w:rFonts w:ascii="Calibri" w:hAnsi="Calibri" w:eastAsia="ＭＳ 明朝" w:cs="Calibri" w:asciiTheme="majorAscii" w:hAnsiTheme="majorAscii" w:eastAsiaTheme="minorEastAsia" w:cstheme="majorAscii"/>
          <w:b w:val="1"/>
          <w:bCs w:val="1"/>
          <w:sz w:val="22"/>
          <w:szCs w:val="22"/>
        </w:rPr>
        <w:t>.</w:t>
      </w:r>
    </w:p>
    <w:p w:rsidR="00B81D1F" w:rsidP="00922BEC" w:rsidRDefault="00B81D1F" w14:paraId="6597E925" w14:textId="77777777">
      <w:pPr>
        <w:numPr>
          <w:ilvl w:val="0"/>
          <w:numId w:val="18"/>
        </w:numPr>
        <w:spacing w:after="200"/>
        <w:contextualSpacing/>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numbness and tingling on the top of the foot</w:t>
      </w:r>
    </w:p>
    <w:p w:rsidRPr="00846FDA" w:rsidR="00922BEC" w:rsidP="00922BEC" w:rsidRDefault="00922BEC" w14:paraId="663BD05E" w14:textId="77777777">
      <w:pPr>
        <w:spacing w:after="200"/>
        <w:ind w:left="360"/>
        <w:contextualSpacing/>
        <w:rPr>
          <w:rFonts w:asciiTheme="majorHAnsi" w:hAnsiTheme="majorHAnsi" w:eastAsiaTheme="minorEastAsia" w:cstheme="majorHAnsi"/>
          <w:b/>
          <w:bCs/>
          <w:sz w:val="22"/>
          <w:szCs w:val="22"/>
        </w:rPr>
      </w:pPr>
    </w:p>
    <w:p w:rsidRPr="00846FDA" w:rsidR="00B81D1F" w:rsidP="2C09B7EE" w:rsidRDefault="00020CCE" w14:paraId="5D151B1B" w14:textId="6806F5F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5AE51BDA">
        <w:rPr>
          <w:rFonts w:ascii="Calibri" w:hAnsi="Calibri" w:eastAsia="ＭＳ 明朝" w:cs="Calibri" w:asciiTheme="majorAscii" w:hAnsiTheme="majorAscii" w:eastAsiaTheme="minorEastAsia" w:cstheme="majorAscii"/>
          <w:sz w:val="22"/>
          <w:szCs w:val="22"/>
        </w:rPr>
        <w:t>Dorsalis pedis artery (</w:t>
      </w:r>
      <w:r w:rsidRPr="2C09B7EE" w:rsidR="005A7A61">
        <w:rPr>
          <w:rFonts w:ascii="Calibri" w:hAnsi="Calibri" w:eastAsia="ＭＳ 明朝" w:cs="Calibri" w:asciiTheme="majorAscii" w:hAnsiTheme="majorAscii" w:eastAsiaTheme="minorEastAsia" w:cstheme="majorAscii"/>
          <w:sz w:val="22"/>
          <w:szCs w:val="22"/>
        </w:rPr>
        <w:t>d</w:t>
      </w:r>
      <w:r w:rsidRPr="2C09B7EE" w:rsidR="5AE51BDA">
        <w:rPr>
          <w:rFonts w:ascii="Calibri" w:hAnsi="Calibri" w:eastAsia="ＭＳ 明朝" w:cs="Calibri" w:asciiTheme="majorAscii" w:hAnsiTheme="majorAscii" w:eastAsiaTheme="minorEastAsia" w:cstheme="majorAscii"/>
          <w:sz w:val="22"/>
          <w:szCs w:val="22"/>
        </w:rPr>
        <w:t>iminished on the left side compared to the right)</w:t>
      </w:r>
    </w:p>
    <w:p w:rsidRPr="00846FDA" w:rsidR="34FBC091" w:rsidP="2C09B7EE" w:rsidRDefault="00020CCE" w14:paraId="67E860DB" w14:textId="67C6FE1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6A2392C9">
        <w:rPr>
          <w:rFonts w:ascii="Calibri" w:hAnsi="Calibri" w:eastAsia="ＭＳ 明朝" w:cs="Calibri" w:asciiTheme="majorAscii" w:hAnsiTheme="majorAscii" w:eastAsiaTheme="minorEastAsia" w:cstheme="majorAscii"/>
          <w:sz w:val="22"/>
          <w:szCs w:val="22"/>
        </w:rPr>
        <w:t>Posterior tibial artery (</w:t>
      </w:r>
      <w:r w:rsidRPr="2C09B7EE" w:rsidR="005A7A61">
        <w:rPr>
          <w:rFonts w:ascii="Calibri" w:hAnsi="Calibri" w:eastAsia="ＭＳ 明朝" w:cs="Calibri" w:asciiTheme="majorAscii" w:hAnsiTheme="majorAscii" w:eastAsiaTheme="minorEastAsia" w:cstheme="majorAscii"/>
          <w:sz w:val="22"/>
          <w:szCs w:val="22"/>
        </w:rPr>
        <w:t>d</w:t>
      </w:r>
      <w:r w:rsidRPr="2C09B7EE" w:rsidR="6A2392C9">
        <w:rPr>
          <w:rFonts w:ascii="Calibri" w:hAnsi="Calibri" w:eastAsia="ＭＳ 明朝" w:cs="Calibri" w:asciiTheme="majorAscii" w:hAnsiTheme="majorAscii" w:eastAsiaTheme="minorEastAsia" w:cstheme="majorAscii"/>
          <w:sz w:val="22"/>
          <w:szCs w:val="22"/>
        </w:rPr>
        <w:t>iminished on the left side compared to the right)</w:t>
      </w:r>
    </w:p>
    <w:p w:rsidRPr="00846FDA" w:rsidR="00B81D1F" w:rsidP="2C09B7EE" w:rsidRDefault="00860350" w14:paraId="0DBDB267" w14:textId="579C175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Lateral malleolus</w:t>
      </w:r>
    </w:p>
    <w:p w:rsidRPr="00846FDA" w:rsidR="00B81D1F" w:rsidP="2C09B7EE" w:rsidRDefault="00860350" w14:paraId="4171D9DB" w14:textId="38AFC4C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Medial malleolus</w:t>
      </w:r>
    </w:p>
    <w:p w:rsidRPr="00846FDA" w:rsidR="00B81D1F" w:rsidP="2C09B7EE" w:rsidRDefault="00020CCE" w14:paraId="47BF887D" w14:textId="6455C2F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e.</w:t>
      </w:r>
      <w:r w:rsidRPr="2C09B7EE" w:rsidR="00860350">
        <w:rPr>
          <w:rFonts w:ascii="Calibri" w:hAnsi="Calibri" w:eastAsia="ＭＳ 明朝" w:cs="Calibri" w:asciiTheme="majorAscii" w:hAnsiTheme="majorAscii" w:eastAsiaTheme="minorEastAsia" w:cstheme="majorAscii"/>
          <w:sz w:val="22"/>
          <w:szCs w:val="22"/>
        </w:rPr>
        <w:t xml:space="preserve"> </w:t>
      </w:r>
      <w:r w:rsidRPr="2C09B7EE" w:rsidR="00B81D1F">
        <w:rPr>
          <w:rFonts w:ascii="Calibri" w:hAnsi="Calibri" w:eastAsia="ＭＳ 明朝" w:cs="Calibri" w:asciiTheme="majorAscii" w:hAnsiTheme="majorAscii" w:eastAsiaTheme="minorEastAsia" w:cstheme="majorAscii"/>
          <w:sz w:val="22"/>
          <w:szCs w:val="22"/>
        </w:rPr>
        <w:t>Anterior tibialis muscle and tendon (</w:t>
      </w:r>
      <w:r w:rsidRPr="2C09B7EE" w:rsidR="005A7A61">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ainful along the length of the muscle)</w:t>
      </w:r>
    </w:p>
    <w:p w:rsidR="00B81D1F" w:rsidP="2C09B7EE" w:rsidRDefault="005A7A61" w14:paraId="19E40CC3" w14:textId="2083496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5A7A61">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Peroneus brevis</w:t>
      </w:r>
    </w:p>
    <w:p w:rsidRPr="00846FDA" w:rsidR="00131A46" w:rsidP="00E84093" w:rsidRDefault="00131A46" w14:paraId="715AA6F9" w14:textId="77777777">
      <w:pPr>
        <w:pStyle w:val="Heading3"/>
        <w:spacing w:after="200"/>
      </w:pPr>
      <w:r w:rsidR="00131A46">
        <w:rPr/>
        <w:t>Drag and Drop Question</w:t>
      </w:r>
    </w:p>
    <w:p w:rsidRPr="00846FDA" w:rsidR="00B81D1F" w:rsidP="2C09B7EE" w:rsidRDefault="5AE51BDA" w14:paraId="02CE4849" w14:textId="77D4591D">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110</w:t>
      </w:r>
      <w:r w:rsidRPr="2C09B7EE" w:rsidR="5AE51BDA">
        <w:rPr>
          <w:rFonts w:ascii="Calibri" w:hAnsi="Calibri" w:eastAsia="ＭＳ 明朝" w:cs="Calibri" w:asciiTheme="majorAscii" w:hAnsiTheme="majorAscii" w:eastAsiaTheme="minorEastAsia" w:cstheme="majorAscii"/>
          <w:b w:val="1"/>
          <w:bCs w:val="1"/>
          <w:sz w:val="22"/>
          <w:szCs w:val="22"/>
        </w:rPr>
        <w:t xml:space="preserve">. Read the </w:t>
      </w:r>
      <w:r w:rsidRPr="2C09B7EE" w:rsidR="5AE51BDA">
        <w:rPr>
          <w:rFonts w:ascii="Calibri" w:hAnsi="Calibri" w:eastAsia="ＭＳ 明朝" w:cs="Calibri" w:asciiTheme="majorAscii" w:hAnsiTheme="majorAscii" w:eastAsiaTheme="minorEastAsia" w:cstheme="majorAscii"/>
          <w:b w:val="1"/>
          <w:bCs w:val="1"/>
          <w:sz w:val="22"/>
          <w:szCs w:val="22"/>
        </w:rPr>
        <w:t>additional</w:t>
      </w:r>
      <w:r w:rsidRPr="2C09B7EE" w:rsidR="5AE51BDA">
        <w:rPr>
          <w:rFonts w:ascii="Calibri" w:hAnsi="Calibri" w:eastAsia="ＭＳ 明朝" w:cs="Calibri" w:asciiTheme="majorAscii" w:hAnsiTheme="majorAscii" w:eastAsiaTheme="minorEastAsia" w:cstheme="majorAscii"/>
          <w:b w:val="1"/>
          <w:bCs w:val="1"/>
          <w:sz w:val="22"/>
          <w:szCs w:val="22"/>
        </w:rPr>
        <w:t xml:space="preserve"> information. </w:t>
      </w:r>
      <w:r w:rsidRPr="2C09B7EE" w:rsidR="5AE51BDA">
        <w:rPr>
          <w:rFonts w:ascii="Calibri" w:hAnsi="Calibri" w:eastAsia="ＭＳ 明朝" w:cs="Calibri" w:asciiTheme="majorAscii" w:hAnsiTheme="majorAscii" w:eastAsiaTheme="minorEastAsia" w:cstheme="majorAscii"/>
          <w:b w:val="1"/>
          <w:bCs w:val="1"/>
          <w:sz w:val="22"/>
          <w:szCs w:val="22"/>
        </w:rPr>
        <w:t>Identify</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compartments of the lower leg from the drawing.</w:t>
      </w:r>
    </w:p>
    <w:p w:rsidRPr="00846FDA" w:rsidR="00B81D1F" w:rsidP="00281774" w:rsidRDefault="00B81D1F" w14:paraId="3EB7CBFF"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Additional Information: The following information has now been found:</w:t>
      </w:r>
    </w:p>
    <w:p w:rsidRPr="00846FDA" w:rsidR="00B81D1F" w:rsidP="00281774" w:rsidRDefault="00B81D1F" w14:paraId="2C19C750"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 Diminished pulse in the left dorsalis pedis</w:t>
      </w:r>
    </w:p>
    <w:p w:rsidRPr="00846FDA" w:rsidR="00B81D1F" w:rsidP="2C09B7EE" w:rsidRDefault="00B81D1F" w14:paraId="74001217" w14:textId="1C9B42F3">
      <w:pPr>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 xml:space="preserve">(+) Pain along </w:t>
      </w:r>
      <w:r w:rsidRPr="2C09B7EE" w:rsidR="00163718">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extensor digitorum longus</w:t>
      </w:r>
    </w:p>
    <w:p w:rsidRPr="00846FDA" w:rsidR="00B81D1F" w:rsidP="2C09B7EE" w:rsidRDefault="00B81D1F" w14:paraId="41C2E7E1" w14:textId="79BD5C58">
      <w:pPr>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 xml:space="preserve">(+) Pain along </w:t>
      </w:r>
      <w:r w:rsidRPr="2C09B7EE" w:rsidR="00163718">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extensor hallucis longus</w:t>
      </w:r>
    </w:p>
    <w:p w:rsidRPr="00846FDA" w:rsidR="00B81D1F" w:rsidP="00281774" w:rsidRDefault="00B81D1F" w14:paraId="6D466F63"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 Diminished pulse in the posterior tibial artery</w:t>
      </w:r>
    </w:p>
    <w:p w:rsidRPr="00846FDA" w:rsidR="00B81D1F" w:rsidP="00281774" w:rsidRDefault="00B81D1F" w14:paraId="422C2233"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 Pain along the anterior tibialis muscle</w:t>
      </w:r>
    </w:p>
    <w:p w:rsidRPr="00846FDA" w:rsidR="00B81D1F" w:rsidP="7FE6DCC4" w:rsidRDefault="00B81D1F" w14:paraId="3228D479" w14:textId="77777777">
      <w:pPr>
        <w:spacing w:after="200" w:line="276" w:lineRule="auto"/>
        <w:rPr>
          <w:rFonts w:ascii="Calibri" w:hAnsi="Calibri" w:eastAsia="ＭＳ 明朝" w:cs="Calibri" w:asciiTheme="majorAscii" w:hAnsiTheme="majorAscii" w:eastAsiaTheme="minorEastAsia" w:cstheme="majorAscii"/>
          <w:sz w:val="22"/>
          <w:szCs w:val="22"/>
        </w:rPr>
      </w:pPr>
      <w:r w:rsidR="00B81D1F">
        <w:drawing>
          <wp:inline wp14:editId="1AB4B10E" wp14:anchorId="07CA3FDA">
            <wp:extent cx="1272650" cy="2034716"/>
            <wp:effectExtent l="0" t="0" r="3810" b="3810"/>
            <wp:docPr id="53418007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180072" name=""/>
                    <pic:cNvPicPr/>
                  </pic:nvPicPr>
                  <pic:blipFill>
                    <a:blip xmlns:r="http://schemas.openxmlformats.org/officeDocument/2006/relationships" r:embed="rId18"/>
                    <a:stretch>
                      <a:fillRect/>
                    </a:stretch>
                  </pic:blipFill>
                  <pic:spPr>
                    <a:xfrm>
                      <a:off x="0" y="0"/>
                      <a:ext cx="1272650" cy="2034716"/>
                    </a:xfrm>
                    <a:prstGeom prst="rect">
                      <a:avLst/>
                    </a:prstGeom>
                  </pic:spPr>
                </pic:pic>
              </a:graphicData>
            </a:graphic>
          </wp:inline>
        </w:drawing>
      </w:r>
    </w:p>
    <w:p w:rsidRPr="00846FDA" w:rsidR="00B81D1F" w:rsidP="2C09B7EE" w:rsidRDefault="00B81D1F" w14:paraId="636BE68B"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 Lateral compartment</w:t>
      </w:r>
    </w:p>
    <w:p w:rsidRPr="00846FDA" w:rsidR="00B81D1F" w:rsidP="2C09B7EE" w:rsidRDefault="00B81D1F" w14:paraId="3D78525D"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b. Anterior compartment</w:t>
      </w:r>
    </w:p>
    <w:p w:rsidRPr="00846FDA" w:rsidR="00B81D1F" w:rsidP="2C09B7EE" w:rsidRDefault="00B81D1F" w14:paraId="4BFC9AE4"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c. Deep posterior compartment</w:t>
      </w:r>
    </w:p>
    <w:p w:rsidRPr="00846FDA" w:rsidR="00B81D1F" w:rsidP="2C09B7EE" w:rsidRDefault="00B81D1F" w14:paraId="34CF0641"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d. Superficial posterior compartment</w:t>
      </w:r>
    </w:p>
    <w:p w:rsidRPr="00846FDA" w:rsidR="00131A46" w:rsidP="00E06A0F" w:rsidRDefault="00131A46" w14:paraId="4B7C624C" w14:textId="4835C436">
      <w:pPr>
        <w:pStyle w:val="Heading3"/>
        <w:spacing w:after="200"/>
        <w:rPr>
          <w:rPrChange w:author="" w16du:dateUtc="2026-05-22T10:43:00Z" w:id="2046814788">
            <w:rPr>
              <w:rFonts w:asciiTheme="minorHAnsi" w:hAnsiTheme="minorHAnsi" w:eastAsiaTheme="minorEastAsia" w:cstheme="minorBidi"/>
              <w:b w:val="0"/>
              <w:bCs w:val="0"/>
              <w:sz w:val="22"/>
              <w:szCs w:val="22"/>
              <w:highlight w:val="yellow"/>
            </w:rPr>
          </w:rPrChange>
        </w:rPr>
      </w:pPr>
      <w:r w:rsidR="00131A46">
        <w:rPr/>
        <w:t>Multiple Select Question</w:t>
      </w:r>
    </w:p>
    <w:p w:rsidRPr="00846FDA" w:rsidR="00B81D1F" w:rsidP="2C09B7EE" w:rsidRDefault="00131A46" w14:paraId="123B8166" w14:textId="56B7F8BA">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111</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athletic trainer does a range of motion </w:t>
      </w:r>
      <w:r w:rsidRPr="2C09B7EE" w:rsidR="5AE51BDA">
        <w:rPr>
          <w:rFonts w:ascii="Calibri" w:hAnsi="Calibri" w:eastAsia="ＭＳ 明朝" w:cs="Calibri" w:asciiTheme="majorAscii" w:hAnsiTheme="majorAscii" w:eastAsiaTheme="minorEastAsia" w:cstheme="majorAscii"/>
          <w:b w:val="1"/>
          <w:bCs w:val="1"/>
          <w:sz w:val="22"/>
          <w:szCs w:val="22"/>
        </w:rPr>
        <w:t>assessment</w:t>
      </w:r>
      <w:r w:rsidRPr="2C09B7EE" w:rsidR="5AE51BDA">
        <w:rPr>
          <w:rFonts w:ascii="Calibri" w:hAnsi="Calibri" w:eastAsia="ＭＳ 明朝" w:cs="Calibri" w:asciiTheme="majorAscii" w:hAnsiTheme="majorAscii" w:eastAsiaTheme="minorEastAsia" w:cstheme="majorAscii"/>
          <w:b w:val="1"/>
          <w:bCs w:val="1"/>
          <w:sz w:val="22"/>
          <w:szCs w:val="22"/>
        </w:rPr>
        <w:t xml:space="preserve">. Which motions should be assessed?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00E06A0F" w:rsidRDefault="00B81D1F" w14:paraId="0FDFCF1E"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AROM</w:t>
      </w:r>
    </w:p>
    <w:p w:rsidRPr="00846FDA" w:rsidR="00B81D1F" w:rsidP="2C09B7EE" w:rsidRDefault="00020CCE" w14:paraId="18197A0F" w14:textId="00234B1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Dorsiflexion (</w:t>
      </w:r>
      <w:r w:rsidRPr="2C09B7EE" w:rsidR="005A7A61">
        <w:rPr>
          <w:rFonts w:ascii="Calibri" w:hAnsi="Calibri" w:eastAsia="ＭＳ 明朝" w:cs="Calibri" w:asciiTheme="majorAscii" w:hAnsiTheme="majorAscii" w:eastAsiaTheme="minorEastAsia" w:cstheme="majorAscii"/>
          <w:sz w:val="22"/>
          <w:szCs w:val="22"/>
        </w:rPr>
        <w:t>d</w:t>
      </w:r>
      <w:r w:rsidRPr="2C09B7EE" w:rsidR="00B81D1F">
        <w:rPr>
          <w:rFonts w:ascii="Calibri" w:hAnsi="Calibri" w:eastAsia="ＭＳ 明朝" w:cs="Calibri" w:asciiTheme="majorAscii" w:hAnsiTheme="majorAscii" w:eastAsiaTheme="minorEastAsia" w:cstheme="majorAscii"/>
          <w:sz w:val="22"/>
          <w:szCs w:val="22"/>
        </w:rPr>
        <w:t>ifficult to perform fully, is painful, reduced approximately 15°)</w:t>
      </w:r>
    </w:p>
    <w:p w:rsidRPr="00846FDA" w:rsidR="00B81D1F" w:rsidP="2C09B7EE" w:rsidRDefault="00020CCE" w14:paraId="246C41DB" w14:textId="2025C6A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Plantar flexion (</w:t>
      </w:r>
      <w:r w:rsidRPr="2C09B7EE" w:rsidR="005A7A61">
        <w:rPr>
          <w:rFonts w:ascii="Calibri" w:hAnsi="Calibri" w:eastAsia="ＭＳ 明朝" w:cs="Calibri" w:asciiTheme="majorAscii" w:hAnsiTheme="majorAscii" w:eastAsiaTheme="minorEastAsia" w:cstheme="majorAscii"/>
          <w:sz w:val="22"/>
          <w:szCs w:val="22"/>
        </w:rPr>
        <w:t>f</w:t>
      </w:r>
      <w:r w:rsidRPr="2C09B7EE" w:rsidR="00B81D1F">
        <w:rPr>
          <w:rFonts w:ascii="Calibri" w:hAnsi="Calibri" w:eastAsia="ＭＳ 明朝" w:cs="Calibri" w:asciiTheme="majorAscii" w:hAnsiTheme="majorAscii" w:eastAsiaTheme="minorEastAsia" w:cstheme="majorAscii"/>
          <w:sz w:val="22"/>
          <w:szCs w:val="22"/>
        </w:rPr>
        <w:t>ull and unrestricted, approximately 45°)</w:t>
      </w:r>
    </w:p>
    <w:p w:rsidRPr="00846FDA" w:rsidR="00B81D1F" w:rsidP="2C09B7EE" w:rsidRDefault="00020CCE" w14:paraId="68272F12" w14:textId="3F5DC082">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Inversion (</w:t>
      </w:r>
      <w:r w:rsidRPr="2C09B7EE" w:rsidR="005A7A61">
        <w:rPr>
          <w:rFonts w:ascii="Calibri" w:hAnsi="Calibri" w:eastAsia="ＭＳ 明朝" w:cs="Calibri" w:asciiTheme="majorAscii" w:hAnsiTheme="majorAscii" w:eastAsiaTheme="minorEastAsia" w:cstheme="majorAscii"/>
          <w:sz w:val="22"/>
          <w:szCs w:val="22"/>
        </w:rPr>
        <w:t>f</w:t>
      </w:r>
      <w:r w:rsidRPr="2C09B7EE" w:rsidR="00B81D1F">
        <w:rPr>
          <w:rFonts w:ascii="Calibri" w:hAnsi="Calibri" w:eastAsia="ＭＳ 明朝" w:cs="Calibri" w:asciiTheme="majorAscii" w:hAnsiTheme="majorAscii" w:eastAsiaTheme="minorEastAsia" w:cstheme="majorAscii"/>
          <w:sz w:val="22"/>
          <w:szCs w:val="22"/>
        </w:rPr>
        <w:t>ull and unrestricted, 35°)</w:t>
      </w:r>
    </w:p>
    <w:p w:rsidRPr="00846FDA" w:rsidR="00B81D1F" w:rsidP="2C09B7EE" w:rsidRDefault="00020CCE" w14:paraId="4245AE70" w14:textId="4041BA9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Eversion (</w:t>
      </w:r>
      <w:r w:rsidRPr="2C09B7EE" w:rsidR="005A7A61">
        <w:rPr>
          <w:rFonts w:ascii="Calibri" w:hAnsi="Calibri" w:eastAsia="ＭＳ 明朝" w:cs="Calibri" w:asciiTheme="majorAscii" w:hAnsiTheme="majorAscii" w:eastAsiaTheme="minorEastAsia" w:cstheme="majorAscii"/>
          <w:sz w:val="22"/>
          <w:szCs w:val="22"/>
        </w:rPr>
        <w:t>f</w:t>
      </w:r>
      <w:r w:rsidRPr="2C09B7EE" w:rsidR="00B81D1F">
        <w:rPr>
          <w:rFonts w:ascii="Calibri" w:hAnsi="Calibri" w:eastAsia="ＭＳ 明朝" w:cs="Calibri" w:asciiTheme="majorAscii" w:hAnsiTheme="majorAscii" w:eastAsiaTheme="minorEastAsia" w:cstheme="majorAscii"/>
          <w:sz w:val="22"/>
          <w:szCs w:val="22"/>
        </w:rPr>
        <w:t>ull and unrestricted, 35°)</w:t>
      </w:r>
    </w:p>
    <w:p w:rsidRPr="00846FDA" w:rsidR="00B81D1F" w:rsidP="2C09B7EE" w:rsidRDefault="00860350" w14:paraId="0641E3EB" w14:textId="08D900E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Great</w:t>
      </w:r>
      <w:r w:rsidRPr="2C09B7EE" w:rsidR="00B81D1F">
        <w:rPr>
          <w:rFonts w:ascii="Calibri" w:hAnsi="Calibri" w:eastAsia="ＭＳ 明朝" w:cs="Calibri" w:asciiTheme="majorAscii" w:hAnsiTheme="majorAscii" w:eastAsiaTheme="minorEastAsia" w:cstheme="majorAscii"/>
          <w:sz w:val="22"/>
          <w:szCs w:val="22"/>
        </w:rPr>
        <w:t xml:space="preserve"> toe extension</w:t>
      </w:r>
    </w:p>
    <w:p w:rsidR="00B81D1F" w:rsidP="2C09B7EE" w:rsidRDefault="00860350" w14:paraId="28D1710F" w14:textId="1CB5179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Great</w:t>
      </w:r>
      <w:r w:rsidRPr="2C09B7EE" w:rsidR="00B81D1F">
        <w:rPr>
          <w:rFonts w:ascii="Calibri" w:hAnsi="Calibri" w:eastAsia="ＭＳ 明朝" w:cs="Calibri" w:asciiTheme="majorAscii" w:hAnsiTheme="majorAscii" w:eastAsiaTheme="minorEastAsia" w:cstheme="majorAscii"/>
          <w:sz w:val="22"/>
          <w:szCs w:val="22"/>
        </w:rPr>
        <w:t xml:space="preserve"> toe flexion</w:t>
      </w:r>
    </w:p>
    <w:p w:rsidRPr="00846FDA" w:rsidR="00E06A0F" w:rsidP="00E06A0F" w:rsidRDefault="00E06A0F" w14:paraId="46377AA0" w14:textId="77777777">
      <w:pPr>
        <w:contextualSpacing/>
        <w:rPr>
          <w:rFonts w:asciiTheme="majorHAnsi" w:hAnsiTheme="majorHAnsi" w:eastAsiaTheme="minorEastAsia" w:cstheme="majorHAnsi"/>
          <w:sz w:val="22"/>
          <w:szCs w:val="22"/>
        </w:rPr>
      </w:pPr>
    </w:p>
    <w:p w:rsidRPr="00846FDA" w:rsidR="00B81D1F" w:rsidP="2C09B7EE" w:rsidRDefault="00131A46" w14:paraId="72CE47C3" w14:textId="61AD2B7A">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112</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athletic trainer does a range of motion </w:t>
      </w:r>
      <w:r w:rsidRPr="2C09B7EE" w:rsidR="5AE51BDA">
        <w:rPr>
          <w:rFonts w:ascii="Calibri" w:hAnsi="Calibri" w:eastAsia="ＭＳ 明朝" w:cs="Calibri" w:asciiTheme="majorAscii" w:hAnsiTheme="majorAscii" w:eastAsiaTheme="minorEastAsia" w:cstheme="majorAscii"/>
          <w:b w:val="1"/>
          <w:bCs w:val="1"/>
          <w:sz w:val="22"/>
          <w:szCs w:val="22"/>
        </w:rPr>
        <w:t>assessment</w:t>
      </w:r>
      <w:r w:rsidRPr="2C09B7EE" w:rsidR="5AE51BDA">
        <w:rPr>
          <w:rFonts w:ascii="Calibri" w:hAnsi="Calibri" w:eastAsia="ＭＳ 明朝" w:cs="Calibri" w:asciiTheme="majorAscii" w:hAnsiTheme="majorAscii" w:eastAsiaTheme="minorEastAsia" w:cstheme="majorAscii"/>
          <w:b w:val="1"/>
          <w:bCs w:val="1"/>
          <w:sz w:val="22"/>
          <w:szCs w:val="22"/>
        </w:rPr>
        <w:t xml:space="preserve">. Which motions should be assessed?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00E06A0F" w:rsidRDefault="00B81D1F" w14:paraId="6EA3F4E7"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PROM</w:t>
      </w:r>
    </w:p>
    <w:p w:rsidRPr="00846FDA" w:rsidR="00B81D1F" w:rsidP="2C09B7EE" w:rsidRDefault="00020CCE" w14:paraId="22F745DE" w14:textId="0B7E5B7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Dorsiflexion (</w:t>
      </w:r>
      <w:r w:rsidRPr="2C09B7EE" w:rsidR="005A7A61">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 xml:space="preserve">assive overpressure gains an </w:t>
      </w:r>
      <w:r w:rsidRPr="2C09B7EE" w:rsidR="00B81D1F">
        <w:rPr>
          <w:rFonts w:ascii="Calibri" w:hAnsi="Calibri" w:eastAsia="ＭＳ 明朝" w:cs="Calibri" w:asciiTheme="majorAscii" w:hAnsiTheme="majorAscii" w:eastAsiaTheme="minorEastAsia" w:cstheme="majorAscii"/>
          <w:sz w:val="22"/>
          <w:szCs w:val="22"/>
        </w:rPr>
        <w:t>additional</w:t>
      </w:r>
      <w:r w:rsidRPr="2C09B7EE" w:rsidR="00B81D1F">
        <w:rPr>
          <w:rFonts w:ascii="Calibri" w:hAnsi="Calibri" w:eastAsia="ＭＳ 明朝" w:cs="Calibri" w:asciiTheme="majorAscii" w:hAnsiTheme="majorAscii" w:eastAsiaTheme="minorEastAsia" w:cstheme="majorAscii"/>
          <w:sz w:val="22"/>
          <w:szCs w:val="22"/>
        </w:rPr>
        <w:t xml:space="preserve"> 5°)</w:t>
      </w:r>
    </w:p>
    <w:p w:rsidRPr="00846FDA" w:rsidR="00B81D1F" w:rsidP="2C09B7EE" w:rsidRDefault="00020CCE" w14:paraId="03402A8C" w14:textId="55547A4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Plantar flexion (</w:t>
      </w:r>
      <w:r w:rsidRPr="2C09B7EE" w:rsidR="005A7A61">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assive overpressure causes significant pain)</w:t>
      </w:r>
    </w:p>
    <w:p w:rsidRPr="00846FDA" w:rsidR="00B81D1F" w:rsidP="2C09B7EE" w:rsidRDefault="00020CCE" w14:paraId="4FACE89E" w14:textId="0BEF064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Inversion (</w:t>
      </w:r>
      <w:r w:rsidRPr="2C09B7EE" w:rsidR="005A7A61">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 xml:space="preserve">assive overpressure gains an </w:t>
      </w:r>
      <w:r w:rsidRPr="2C09B7EE" w:rsidR="00B81D1F">
        <w:rPr>
          <w:rFonts w:ascii="Calibri" w:hAnsi="Calibri" w:eastAsia="ＭＳ 明朝" w:cs="Calibri" w:asciiTheme="majorAscii" w:hAnsiTheme="majorAscii" w:eastAsiaTheme="minorEastAsia" w:cstheme="majorAscii"/>
          <w:sz w:val="22"/>
          <w:szCs w:val="22"/>
        </w:rPr>
        <w:t>additional</w:t>
      </w:r>
      <w:r w:rsidRPr="2C09B7EE" w:rsidR="00B81D1F">
        <w:rPr>
          <w:rFonts w:ascii="Calibri" w:hAnsi="Calibri" w:eastAsia="ＭＳ 明朝" w:cs="Calibri" w:asciiTheme="majorAscii" w:hAnsiTheme="majorAscii" w:eastAsiaTheme="minorEastAsia" w:cstheme="majorAscii"/>
          <w:sz w:val="22"/>
          <w:szCs w:val="22"/>
        </w:rPr>
        <w:t xml:space="preserve"> 3°)</w:t>
      </w:r>
    </w:p>
    <w:p w:rsidRPr="00846FDA" w:rsidR="00B81D1F" w:rsidP="2C09B7EE" w:rsidRDefault="00020CCE" w14:paraId="3764D23D" w14:textId="3DEDB39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860350">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Eversion (</w:t>
      </w:r>
      <w:r w:rsidRPr="2C09B7EE" w:rsidR="005A7A61">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 xml:space="preserve">assive overpressure gains an </w:t>
      </w:r>
      <w:r w:rsidRPr="2C09B7EE" w:rsidR="00B81D1F">
        <w:rPr>
          <w:rFonts w:ascii="Calibri" w:hAnsi="Calibri" w:eastAsia="ＭＳ 明朝" w:cs="Calibri" w:asciiTheme="majorAscii" w:hAnsiTheme="majorAscii" w:eastAsiaTheme="minorEastAsia" w:cstheme="majorAscii"/>
          <w:sz w:val="22"/>
          <w:szCs w:val="22"/>
        </w:rPr>
        <w:t>additional</w:t>
      </w:r>
      <w:r w:rsidRPr="2C09B7EE" w:rsidR="00B81D1F">
        <w:rPr>
          <w:rFonts w:ascii="Calibri" w:hAnsi="Calibri" w:eastAsia="ＭＳ 明朝" w:cs="Calibri" w:asciiTheme="majorAscii" w:hAnsiTheme="majorAscii" w:eastAsiaTheme="minorEastAsia" w:cstheme="majorAscii"/>
          <w:sz w:val="22"/>
          <w:szCs w:val="22"/>
        </w:rPr>
        <w:t xml:space="preserve"> 4°)</w:t>
      </w:r>
    </w:p>
    <w:p w:rsidRPr="00846FDA" w:rsidR="00B81D1F" w:rsidP="2C09B7EE" w:rsidRDefault="00860350" w14:paraId="31E23AAA" w14:textId="5BD2F70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60350">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Great</w:t>
      </w:r>
      <w:r w:rsidRPr="2C09B7EE" w:rsidR="00B81D1F">
        <w:rPr>
          <w:rFonts w:ascii="Calibri" w:hAnsi="Calibri" w:eastAsia="ＭＳ 明朝" w:cs="Calibri" w:asciiTheme="majorAscii" w:hAnsiTheme="majorAscii" w:eastAsiaTheme="minorEastAsia" w:cstheme="majorAscii"/>
          <w:sz w:val="22"/>
          <w:szCs w:val="22"/>
        </w:rPr>
        <w:t xml:space="preserve"> toe extension</w:t>
      </w:r>
    </w:p>
    <w:p w:rsidR="00B81D1F" w:rsidP="2C09B7EE" w:rsidRDefault="006D1533" w14:paraId="1AB17457" w14:textId="2D94590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5AE51BDA">
        <w:rPr>
          <w:rFonts w:ascii="Calibri" w:hAnsi="Calibri" w:eastAsia="ＭＳ 明朝" w:cs="Calibri" w:asciiTheme="majorAscii" w:hAnsiTheme="majorAscii" w:eastAsiaTheme="minorEastAsia" w:cstheme="majorAscii"/>
          <w:sz w:val="22"/>
          <w:szCs w:val="22"/>
        </w:rPr>
        <w:t>Great</w:t>
      </w:r>
      <w:r w:rsidRPr="2C09B7EE" w:rsidR="5AE51BDA">
        <w:rPr>
          <w:rFonts w:ascii="Calibri" w:hAnsi="Calibri" w:eastAsia="ＭＳ 明朝" w:cs="Calibri" w:asciiTheme="majorAscii" w:hAnsiTheme="majorAscii" w:eastAsiaTheme="minorEastAsia" w:cstheme="majorAscii"/>
          <w:sz w:val="22"/>
          <w:szCs w:val="22"/>
        </w:rPr>
        <w:t xml:space="preserve"> toe flexion</w:t>
      </w:r>
    </w:p>
    <w:p w:rsidRPr="00846FDA" w:rsidR="00E305DB" w:rsidP="00E305DB" w:rsidRDefault="00E305DB" w14:paraId="3DADA898" w14:textId="77777777">
      <w:pPr>
        <w:contextualSpacing/>
        <w:rPr>
          <w:rFonts w:asciiTheme="majorHAnsi" w:hAnsiTheme="majorHAnsi" w:eastAsiaTheme="minorEastAsia" w:cstheme="majorHAnsi"/>
          <w:sz w:val="22"/>
          <w:szCs w:val="22"/>
        </w:rPr>
      </w:pPr>
    </w:p>
    <w:p w:rsidRPr="00846FDA" w:rsidR="00B81D1F" w:rsidP="2C09B7EE" w:rsidRDefault="5AE51BDA" w14:paraId="519E17A8" w14:textId="2C55DF74">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113</w:t>
      </w:r>
      <w:r w:rsidRPr="2C09B7EE" w:rsidR="5AE51BDA">
        <w:rPr>
          <w:rFonts w:ascii="Calibri" w:hAnsi="Calibri" w:eastAsia="ＭＳ 明朝" w:cs="Calibri" w:asciiTheme="majorAscii" w:hAnsiTheme="majorAscii" w:eastAsiaTheme="minorEastAsia" w:cstheme="majorAscii"/>
          <w:b w:val="1"/>
          <w:bCs w:val="1"/>
          <w:sz w:val="22"/>
          <w:szCs w:val="22"/>
        </w:rPr>
        <w:t xml:space="preserve">. A strength assessment is performed next. The results are shown.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00E305DB" w:rsidRDefault="00B81D1F" w14:paraId="38FE74C1" w14:textId="77777777">
      <w:pPr>
        <w:spacing w:before="200" w:after="200" w:line="276" w:lineRule="auto"/>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RROM</w:t>
      </w:r>
    </w:p>
    <w:p w:rsidRPr="00846FDA" w:rsidR="00B81D1F" w:rsidP="2C09B7EE" w:rsidRDefault="00020CCE" w14:paraId="14D1D919" w14:textId="0E157B12">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Dorsiflexion (The patient tested 3-/5 (</w:t>
      </w:r>
      <w:r w:rsidRPr="2C09B7EE" w:rsidR="005A7A61">
        <w:rPr>
          <w:rFonts w:ascii="Calibri" w:hAnsi="Calibri" w:eastAsia="ＭＳ 明朝" w:cs="Calibri" w:asciiTheme="majorAscii" w:hAnsiTheme="majorAscii" w:eastAsiaTheme="minorEastAsia" w:cstheme="majorAscii"/>
          <w:sz w:val="22"/>
          <w:szCs w:val="22"/>
        </w:rPr>
        <w:t>f</w:t>
      </w:r>
      <w:r w:rsidRPr="2C09B7EE" w:rsidR="00B81D1F">
        <w:rPr>
          <w:rFonts w:ascii="Calibri" w:hAnsi="Calibri" w:eastAsia="ＭＳ 明朝" w:cs="Calibri" w:asciiTheme="majorAscii" w:hAnsiTheme="majorAscii" w:eastAsiaTheme="minorEastAsia" w:cstheme="majorAscii"/>
          <w:sz w:val="22"/>
          <w:szCs w:val="22"/>
        </w:rPr>
        <w:t>air-) upon a manual muscle test</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00020CCE" w14:paraId="51824469" w14:textId="16FDCA1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Plantar flexion (The patient tested 4/5 (</w:t>
      </w:r>
      <w:r w:rsidRPr="2C09B7EE" w:rsidR="005A7A61">
        <w:rPr>
          <w:rFonts w:ascii="Calibri" w:hAnsi="Calibri" w:eastAsia="ＭＳ 明朝" w:cs="Calibri" w:asciiTheme="majorAscii" w:hAnsiTheme="majorAscii" w:eastAsiaTheme="minorEastAsia" w:cstheme="majorAscii"/>
          <w:sz w:val="22"/>
          <w:szCs w:val="22"/>
        </w:rPr>
        <w:t>g</w:t>
      </w:r>
      <w:r w:rsidRPr="2C09B7EE" w:rsidR="00B81D1F">
        <w:rPr>
          <w:rFonts w:ascii="Calibri" w:hAnsi="Calibri" w:eastAsia="ＭＳ 明朝" w:cs="Calibri" w:asciiTheme="majorAscii" w:hAnsiTheme="majorAscii" w:eastAsiaTheme="minorEastAsia" w:cstheme="majorAscii"/>
          <w:sz w:val="22"/>
          <w:szCs w:val="22"/>
        </w:rPr>
        <w:t>ood) upon a manual muscle test</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00020CCE" w14:paraId="0D87500E" w14:textId="4D5DA052">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Inversion (The patient tested 4/5 (</w:t>
      </w:r>
      <w:r w:rsidRPr="2C09B7EE" w:rsidR="005A7A61">
        <w:rPr>
          <w:rFonts w:ascii="Calibri" w:hAnsi="Calibri" w:eastAsia="ＭＳ 明朝" w:cs="Calibri" w:asciiTheme="majorAscii" w:hAnsiTheme="majorAscii" w:eastAsiaTheme="minorEastAsia" w:cstheme="majorAscii"/>
          <w:sz w:val="22"/>
          <w:szCs w:val="22"/>
        </w:rPr>
        <w:t>g</w:t>
      </w:r>
      <w:r w:rsidRPr="2C09B7EE" w:rsidR="00B81D1F">
        <w:rPr>
          <w:rFonts w:ascii="Calibri" w:hAnsi="Calibri" w:eastAsia="ＭＳ 明朝" w:cs="Calibri" w:asciiTheme="majorAscii" w:hAnsiTheme="majorAscii" w:eastAsiaTheme="minorEastAsia" w:cstheme="majorAscii"/>
          <w:sz w:val="22"/>
          <w:szCs w:val="22"/>
        </w:rPr>
        <w:t>ood) upon a manual muscle test</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00020CCE" w14:paraId="1B16EFBF" w14:textId="2530026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020CCE">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Eversion (The patient tested 4/5 (</w:t>
      </w:r>
      <w:r w:rsidRPr="2C09B7EE" w:rsidR="005A7A61">
        <w:rPr>
          <w:rFonts w:ascii="Calibri" w:hAnsi="Calibri" w:eastAsia="ＭＳ 明朝" w:cs="Calibri" w:asciiTheme="majorAscii" w:hAnsiTheme="majorAscii" w:eastAsiaTheme="minorEastAsia" w:cstheme="majorAscii"/>
          <w:sz w:val="22"/>
          <w:szCs w:val="22"/>
        </w:rPr>
        <w:t>g</w:t>
      </w:r>
      <w:r w:rsidRPr="2C09B7EE" w:rsidR="00B81D1F">
        <w:rPr>
          <w:rFonts w:ascii="Calibri" w:hAnsi="Calibri" w:eastAsia="ＭＳ 明朝" w:cs="Calibri" w:asciiTheme="majorAscii" w:hAnsiTheme="majorAscii" w:eastAsiaTheme="minorEastAsia" w:cstheme="majorAscii"/>
          <w:sz w:val="22"/>
          <w:szCs w:val="22"/>
        </w:rPr>
        <w:t>ood) upon a manual muscle test</w:t>
      </w:r>
      <w:r w:rsidRPr="2C09B7EE" w:rsidR="005A7A61">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006D1533" w14:paraId="59F830E0" w14:textId="456AB0C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Great</w:t>
      </w:r>
      <w:r w:rsidRPr="2C09B7EE" w:rsidR="00B81D1F">
        <w:rPr>
          <w:rFonts w:ascii="Calibri" w:hAnsi="Calibri" w:eastAsia="ＭＳ 明朝" w:cs="Calibri" w:asciiTheme="majorAscii" w:hAnsiTheme="majorAscii" w:eastAsiaTheme="minorEastAsia" w:cstheme="majorAscii"/>
          <w:sz w:val="22"/>
          <w:szCs w:val="22"/>
        </w:rPr>
        <w:t xml:space="preserve"> toe extension</w:t>
      </w:r>
    </w:p>
    <w:p w:rsidR="00B81D1F" w:rsidP="2C09B7EE" w:rsidRDefault="006D1533" w14:paraId="10F03E53" w14:textId="446CC6D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5AE51BDA">
        <w:rPr>
          <w:rFonts w:ascii="Calibri" w:hAnsi="Calibri" w:eastAsia="ＭＳ 明朝" w:cs="Calibri" w:asciiTheme="majorAscii" w:hAnsiTheme="majorAscii" w:eastAsiaTheme="minorEastAsia" w:cstheme="majorAscii"/>
          <w:sz w:val="22"/>
          <w:szCs w:val="22"/>
        </w:rPr>
        <w:t>Great</w:t>
      </w:r>
      <w:r w:rsidRPr="2C09B7EE" w:rsidR="5AE51BDA">
        <w:rPr>
          <w:rFonts w:ascii="Calibri" w:hAnsi="Calibri" w:eastAsia="ＭＳ 明朝" w:cs="Calibri" w:asciiTheme="majorAscii" w:hAnsiTheme="majorAscii" w:eastAsiaTheme="minorEastAsia" w:cstheme="majorAscii"/>
          <w:sz w:val="22"/>
          <w:szCs w:val="22"/>
        </w:rPr>
        <w:t xml:space="preserve"> toe flexion</w:t>
      </w:r>
    </w:p>
    <w:p w:rsidRPr="00846FDA" w:rsidR="00E305DB" w:rsidP="00E305DB" w:rsidRDefault="00E305DB" w14:paraId="7C58D42C" w14:textId="77777777">
      <w:pPr>
        <w:contextualSpacing/>
        <w:rPr>
          <w:rFonts w:asciiTheme="majorHAnsi" w:hAnsiTheme="majorHAnsi" w:eastAsiaTheme="minorEastAsia" w:cstheme="majorHAnsi"/>
          <w:sz w:val="22"/>
          <w:szCs w:val="22"/>
        </w:rPr>
      </w:pPr>
    </w:p>
    <w:p w:rsidRPr="00846FDA" w:rsidR="00B81D1F" w:rsidP="2C09B7EE" w:rsidRDefault="00131A46" w14:paraId="4FD3BA00" w14:textId="4079BF9B">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114</w:t>
      </w:r>
      <w:r w:rsidRPr="2C09B7EE" w:rsidR="5AE51BDA">
        <w:rPr>
          <w:rFonts w:ascii="Calibri" w:hAnsi="Calibri" w:eastAsia="ＭＳ 明朝" w:cs="Calibri" w:asciiTheme="majorAscii" w:hAnsiTheme="majorAscii" w:eastAsiaTheme="minorEastAsia" w:cstheme="majorAscii"/>
          <w:b w:val="1"/>
          <w:bCs w:val="1"/>
          <w:sz w:val="22"/>
          <w:szCs w:val="22"/>
        </w:rPr>
        <w:t xml:space="preserve">. What is the athletic trainer’s differential diagnosis of this athlete’s injury? Please </w:t>
      </w:r>
      <w:r w:rsidRPr="2C09B7EE" w:rsidR="5AE51BDA">
        <w:rPr>
          <w:rFonts w:ascii="Calibri" w:hAnsi="Calibri" w:eastAsia="ＭＳ 明朝" w:cs="Calibri" w:asciiTheme="majorAscii" w:hAnsiTheme="majorAscii" w:eastAsiaTheme="minorEastAsia" w:cstheme="majorAscii"/>
          <w:b w:val="1"/>
          <w:bCs w:val="1"/>
          <w:sz w:val="22"/>
          <w:szCs w:val="22"/>
        </w:rPr>
        <w:t>identify</w:t>
      </w:r>
      <w:r w:rsidRPr="2C09B7EE" w:rsidR="5AE51BDA">
        <w:rPr>
          <w:rFonts w:ascii="Calibri" w:hAnsi="Calibri" w:eastAsia="ＭＳ 明朝" w:cs="Calibri" w:asciiTheme="majorAscii" w:hAnsiTheme="majorAscii" w:eastAsiaTheme="minorEastAsia" w:cstheme="majorAscii"/>
          <w:b w:val="1"/>
          <w:bCs w:val="1"/>
          <w:sz w:val="22"/>
          <w:szCs w:val="22"/>
        </w:rPr>
        <w:t xml:space="preserve"> those injuries or conditions that you believe </w:t>
      </w:r>
      <w:r w:rsidRPr="2C09B7EE" w:rsidR="00163718">
        <w:rPr>
          <w:rFonts w:ascii="Calibri" w:hAnsi="Calibri" w:eastAsia="ＭＳ 明朝" w:cs="Calibri" w:asciiTheme="majorAscii" w:hAnsiTheme="majorAscii" w:eastAsiaTheme="minorEastAsia" w:cstheme="majorAscii"/>
          <w:b w:val="1"/>
          <w:bCs w:val="1"/>
          <w:sz w:val="22"/>
          <w:szCs w:val="22"/>
        </w:rPr>
        <w:t xml:space="preserve">are </w:t>
      </w:r>
      <w:r w:rsidRPr="2C09B7EE" w:rsidR="5AE51BDA">
        <w:rPr>
          <w:rFonts w:ascii="Calibri" w:hAnsi="Calibri" w:eastAsia="ＭＳ 明朝" w:cs="Calibri" w:asciiTheme="majorAscii" w:hAnsiTheme="majorAscii" w:eastAsiaTheme="minorEastAsia" w:cstheme="majorAscii"/>
          <w:b w:val="1"/>
          <w:bCs w:val="1"/>
          <w:sz w:val="22"/>
          <w:szCs w:val="22"/>
        </w:rPr>
        <w:t xml:space="preserve">a result of your examination.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0034765B" w:rsidRDefault="00B81D1F" w14:paraId="08936147"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Patient Information: The following information has been provided:</w:t>
      </w:r>
    </w:p>
    <w:p w:rsidRPr="00846FDA" w:rsidR="00B81D1F" w:rsidP="0034765B" w:rsidRDefault="00B81D1F" w14:paraId="19079B04"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AROM</w:t>
      </w:r>
    </w:p>
    <w:p w:rsidRPr="00846FDA" w:rsidR="00B81D1F" w:rsidP="2C09B7EE" w:rsidRDefault="00B81D1F" w14:paraId="53D2A119" w14:textId="7A911C37">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Dorsiflexion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(Passive overpressure gains an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additional</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 5°</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2C09B7EE" w:rsidRDefault="00B81D1F" w14:paraId="527B2235" w14:textId="4CD2ACDF">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Plantar flexion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(Passive overpressure causes significant pain</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2C09B7EE" w:rsidRDefault="00B81D1F" w14:paraId="58DC3B32" w14:textId="71BC64D2">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Inversion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(Passive overpressure gains an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additional</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 3°</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2C09B7EE" w:rsidRDefault="00B81D1F" w14:paraId="13D7D53E" w14:textId="53445F87">
      <w:pPr>
        <w:numPr>
          <w:ilvl w:val="0"/>
          <w:numId w:val="24"/>
        </w:numPr>
        <w:ind w:left="714" w:hanging="357"/>
        <w:rPr>
          <w:rFonts w:ascii="Calibri" w:hAnsi="Calibri" w:eastAsia="ＭＳ 明朝" w:cs="Calibri" w:asciiTheme="majorAscii" w:hAnsiTheme="majorAscii" w:eastAsiaTheme="minorEastAsia" w:cstheme="majorAscii"/>
          <w:b w:val="1"/>
          <w:bCs w:val="1"/>
          <w:i w:val="1"/>
          <w:i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Eversion</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 (Passive overpressure gains an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additional</w:t>
      </w:r>
      <w:r w:rsidRPr="2C09B7EE" w:rsidR="00B81D1F">
        <w:rPr>
          <w:rFonts w:ascii="Calibri" w:hAnsi="Calibri" w:eastAsia="ＭＳ 明朝" w:cs="Calibri" w:asciiTheme="majorAscii" w:hAnsiTheme="majorAscii" w:eastAsiaTheme="minorEastAsia" w:cstheme="majorAscii"/>
          <w:b w:val="1"/>
          <w:bCs w:val="1"/>
          <w:i w:val="1"/>
          <w:iCs w:val="1"/>
          <w:sz w:val="22"/>
          <w:szCs w:val="22"/>
        </w:rPr>
        <w:t xml:space="preserve"> 4°</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0034765B" w:rsidRDefault="00B81D1F" w14:paraId="5A1C6A76"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PROM</w:t>
      </w:r>
    </w:p>
    <w:p w:rsidRPr="00846FDA" w:rsidR="00B81D1F" w:rsidP="2C09B7EE" w:rsidRDefault="00B81D1F" w14:paraId="0F2D20E3" w14:textId="768873A7">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Dorsiflexion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(The patient tested 3-/5; fair-</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2C09B7EE" w:rsidRDefault="00B81D1F" w14:paraId="51536D25" w14:textId="3B914CFD">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Plantar flexion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(The patient tested 4/5; good</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B81D1F" w:rsidP="2C09B7EE" w:rsidRDefault="00B81D1F" w14:paraId="088F05A1" w14:textId="52B32440">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Inversion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(The patient tested 4/5; good</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394F73" w:rsidR="00B81D1F" w:rsidP="2C09B7EE" w:rsidRDefault="00B81D1F" w14:paraId="71D79527" w14:textId="3594B871">
      <w:pPr>
        <w:numPr>
          <w:ilvl w:val="0"/>
          <w:numId w:val="24"/>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Eversion </w:t>
      </w:r>
      <w:r w:rsidRPr="2C09B7EE" w:rsidR="00B81D1F">
        <w:rPr>
          <w:rFonts w:ascii="Calibri" w:hAnsi="Calibri" w:eastAsia="ＭＳ 明朝" w:cs="Calibri" w:asciiTheme="majorAscii" w:hAnsiTheme="majorAscii" w:eastAsiaTheme="minorEastAsia" w:cstheme="majorAscii"/>
          <w:b w:val="1"/>
          <w:bCs w:val="1"/>
          <w:i w:val="1"/>
          <w:iCs w:val="1"/>
          <w:sz w:val="22"/>
          <w:szCs w:val="22"/>
        </w:rPr>
        <w:t>(The patient tested 4/5; good</w:t>
      </w:r>
      <w:r w:rsidRPr="2C09B7EE" w:rsidR="005A7A61">
        <w:rPr>
          <w:rFonts w:ascii="Calibri" w:hAnsi="Calibri" w:eastAsia="ＭＳ 明朝" w:cs="Calibri" w:asciiTheme="majorAscii" w:hAnsiTheme="majorAscii" w:eastAsiaTheme="minorEastAsia" w:cstheme="majorAscii"/>
          <w:b w:val="1"/>
          <w:bCs w:val="1"/>
          <w:i w:val="1"/>
          <w:iCs w:val="1"/>
          <w:sz w:val="22"/>
          <w:szCs w:val="22"/>
        </w:rPr>
        <w:t>.</w:t>
      </w:r>
      <w:r w:rsidRPr="2C09B7EE" w:rsidR="00B81D1F">
        <w:rPr>
          <w:rFonts w:ascii="Calibri" w:hAnsi="Calibri" w:eastAsia="ＭＳ 明朝" w:cs="Calibri" w:asciiTheme="majorAscii" w:hAnsiTheme="majorAscii" w:eastAsiaTheme="minorEastAsia" w:cstheme="majorAscii"/>
          <w:b w:val="1"/>
          <w:bCs w:val="1"/>
          <w:i w:val="1"/>
          <w:iCs w:val="1"/>
          <w:sz w:val="22"/>
          <w:szCs w:val="22"/>
        </w:rPr>
        <w:t>)</w:t>
      </w:r>
    </w:p>
    <w:p w:rsidRPr="00846FDA" w:rsidR="00394F73" w:rsidP="00394F73" w:rsidRDefault="00394F73" w14:paraId="26B109DD" w14:textId="77777777">
      <w:pPr>
        <w:ind w:left="357"/>
        <w:rPr>
          <w:rFonts w:asciiTheme="majorHAnsi" w:hAnsiTheme="majorHAnsi" w:eastAsiaTheme="minorEastAsia" w:cstheme="majorHAnsi"/>
          <w:b/>
          <w:bCs/>
          <w:sz w:val="22"/>
          <w:szCs w:val="22"/>
        </w:rPr>
      </w:pPr>
    </w:p>
    <w:p w:rsidRPr="00846FDA" w:rsidR="00B81D1F" w:rsidP="2C09B7EE" w:rsidRDefault="006D1533" w14:paraId="3B538661" w14:textId="6A37EB5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5AE51BDA">
        <w:rPr>
          <w:rFonts w:ascii="Calibri" w:hAnsi="Calibri" w:eastAsia="ＭＳ 明朝" w:cs="Calibri" w:asciiTheme="majorAscii" w:hAnsiTheme="majorAscii" w:eastAsiaTheme="minorEastAsia" w:cstheme="majorAscii"/>
          <w:sz w:val="22"/>
          <w:szCs w:val="22"/>
        </w:rPr>
        <w:t>Deep vein thrombosis</w:t>
      </w:r>
    </w:p>
    <w:p w:rsidRPr="00846FDA" w:rsidR="00B81D1F" w:rsidP="2C09B7EE" w:rsidRDefault="009E4ACD" w14:paraId="0E57053E" w14:textId="276657F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Exertional anterior compartment syndrome</w:t>
      </w:r>
    </w:p>
    <w:p w:rsidRPr="00846FDA" w:rsidR="00B81D1F" w:rsidP="2C09B7EE" w:rsidRDefault="006D1533" w14:paraId="3B70D25F" w14:textId="59F311E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Exertional deep posterior compartment syndrome</w:t>
      </w:r>
    </w:p>
    <w:p w:rsidRPr="00846FDA" w:rsidR="00B81D1F" w:rsidP="2C09B7EE" w:rsidRDefault="006D1533" w14:paraId="72435ED9" w14:textId="3E05275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5AE51BDA">
        <w:rPr>
          <w:rFonts w:ascii="Calibri" w:hAnsi="Calibri" w:eastAsia="ＭＳ 明朝" w:cs="Calibri" w:asciiTheme="majorAscii" w:hAnsiTheme="majorAscii" w:eastAsiaTheme="minorEastAsia" w:cstheme="majorAscii"/>
          <w:sz w:val="22"/>
          <w:szCs w:val="22"/>
        </w:rPr>
        <w:t>Exertional lateral compartment syndrome</w:t>
      </w:r>
    </w:p>
    <w:p w:rsidRPr="00846FDA" w:rsidR="4D50C213" w:rsidP="2C09B7EE" w:rsidRDefault="009E4ACD" w14:paraId="6747330E" w14:textId="0FDE144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491C6BE4">
        <w:rPr>
          <w:rFonts w:ascii="Calibri" w:hAnsi="Calibri" w:eastAsia="ＭＳ 明朝" w:cs="Calibri" w:asciiTheme="majorAscii" w:hAnsiTheme="majorAscii" w:eastAsiaTheme="minorEastAsia" w:cstheme="majorAscii"/>
          <w:sz w:val="22"/>
          <w:szCs w:val="22"/>
        </w:rPr>
        <w:t>Extensor digitorum longus strain</w:t>
      </w:r>
    </w:p>
    <w:p w:rsidRPr="00846FDA" w:rsidR="4D50C213" w:rsidP="2C09B7EE" w:rsidRDefault="009E4ACD" w14:paraId="55B461F8" w14:textId="2082845A">
      <w:pPr>
        <w:pStyle w:val="ListParagraph"/>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491C6BE4">
        <w:rPr>
          <w:rFonts w:ascii="Calibri" w:hAnsi="Calibri" w:eastAsia="ＭＳ 明朝" w:cs="Calibri" w:asciiTheme="majorAscii" w:hAnsiTheme="majorAscii" w:eastAsiaTheme="minorEastAsia" w:cstheme="majorAscii"/>
          <w:sz w:val="22"/>
          <w:szCs w:val="22"/>
        </w:rPr>
        <w:t>Extensor hallucis longus strain</w:t>
      </w:r>
    </w:p>
    <w:p w:rsidRPr="00846FDA" w:rsidR="00B81D1F" w:rsidP="00394F73" w:rsidRDefault="5AE51BDA" w14:paraId="2B93FBC6" w14:textId="05A8914D">
      <w:pPr>
        <w:pStyle w:val="Heading2"/>
        <w:spacing w:after="200"/>
      </w:pPr>
      <w:r w:rsidRPr="00846FDA">
        <w:t>Testlet 4</w:t>
      </w:r>
    </w:p>
    <w:p w:rsidRPr="00846FDA" w:rsidR="00B81D1F" w:rsidP="00394F73" w:rsidRDefault="00B81D1F" w14:paraId="672EB391"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2C09B7EE" w:rsidRDefault="00B81D1F" w14:paraId="05ABBD50" w14:textId="09BACF99">
      <w:pPr>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 cross</w:t>
      </w:r>
      <w:r w:rsidRPr="2C09B7EE" w:rsidR="00A44318">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country runner has a lower-leg stress fracture. The physician has asked that the athletic trainer maintain the cardiovascular integrity of this patient while healing occurs.</w:t>
      </w:r>
    </w:p>
    <w:p w:rsidRPr="00846FDA" w:rsidR="00131A46" w:rsidP="00394F73" w:rsidRDefault="00131A46" w14:paraId="3615B136" w14:textId="77777777">
      <w:pPr>
        <w:pStyle w:val="Heading3"/>
        <w:spacing w:after="200"/>
      </w:pPr>
      <w:r w:rsidR="00131A46">
        <w:rPr/>
        <w:t>Multiple Select Question</w:t>
      </w:r>
    </w:p>
    <w:p w:rsidRPr="00846FDA" w:rsidR="00B81D1F" w:rsidP="2C09B7EE" w:rsidRDefault="00B81D1F" w14:paraId="288A4E4D" w14:textId="54131566">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131A46">
        <w:rPr>
          <w:rFonts w:ascii="Calibri" w:hAnsi="Calibri" w:eastAsia="ＭＳ 明朝" w:cs="Calibri" w:asciiTheme="majorAscii" w:hAnsiTheme="majorAscii" w:eastAsiaTheme="minorEastAsia" w:cstheme="majorAscii"/>
          <w:b w:val="1"/>
          <w:bCs w:val="1"/>
          <w:sz w:val="22"/>
          <w:szCs w:val="22"/>
        </w:rPr>
        <w:t>15</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What are the most common sites of stress fracture in the lower extremity? Choose all that apply</w:t>
      </w:r>
    </w:p>
    <w:p w:rsidRPr="00846FDA" w:rsidR="00B81D1F" w:rsidP="2C09B7EE" w:rsidRDefault="006D1533" w14:paraId="5CEAA834" w14:textId="5206FCE6">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Pubis</w:t>
      </w:r>
    </w:p>
    <w:p w:rsidRPr="00846FDA" w:rsidR="00B81D1F" w:rsidP="2C09B7EE" w:rsidRDefault="009E4ACD" w14:paraId="0CDBCCE2" w14:textId="3F25D097">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Tibia</w:t>
      </w:r>
    </w:p>
    <w:p w:rsidRPr="00846FDA" w:rsidR="00B81D1F" w:rsidP="2C09B7EE" w:rsidRDefault="006D1533" w14:paraId="674FBD03" w14:textId="519F5B8C">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Sesamoids of the great toe</w:t>
      </w:r>
    </w:p>
    <w:p w:rsidRPr="00846FDA" w:rsidR="00B81D1F" w:rsidP="2C09B7EE" w:rsidRDefault="009E4ACD" w14:paraId="7912FDCB" w14:textId="4F6AB7AD">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Fibula</w:t>
      </w:r>
    </w:p>
    <w:p w:rsidRPr="00846FDA" w:rsidR="00B81D1F" w:rsidP="2C09B7EE" w:rsidRDefault="009E4ACD" w14:paraId="689F4F8D" w14:textId="550D5660">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Metatarsal shaft</w:t>
      </w:r>
    </w:p>
    <w:p w:rsidR="00B81D1F" w:rsidP="2C09B7EE" w:rsidRDefault="009E4ACD" w14:paraId="42BBC956" w14:textId="545A56B9">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Calcaneus</w:t>
      </w:r>
    </w:p>
    <w:p w:rsidRPr="00846FDA" w:rsidR="00394F73" w:rsidP="00394F73" w:rsidRDefault="00394F73" w14:paraId="581E1E5B" w14:textId="77777777">
      <w:pPr>
        <w:rPr>
          <w:rFonts w:asciiTheme="majorHAnsi" w:hAnsiTheme="majorHAnsi" w:eastAsiaTheme="minorEastAsia" w:cstheme="majorHAnsi"/>
          <w:sz w:val="22"/>
          <w:szCs w:val="22"/>
        </w:rPr>
      </w:pPr>
    </w:p>
    <w:p w:rsidRPr="00846FDA" w:rsidR="00B81D1F" w:rsidP="2C09B7EE" w:rsidRDefault="00B81D1F" w14:paraId="2B862BB9" w14:textId="2C9B95A6">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116</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athletic trainer decides to use aquatic rehabilitation for this patient. Which of the following are contraindications to aquatic exercise?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6D1533" w14:paraId="55481413" w14:textId="5D4910E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Fear of the water</w:t>
      </w:r>
    </w:p>
    <w:p w:rsidRPr="00846FDA" w:rsidR="00B81D1F" w:rsidP="2C09B7EE" w:rsidRDefault="009E4ACD" w14:paraId="4936FBC3" w14:textId="03C35C2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Active infection</w:t>
      </w:r>
    </w:p>
    <w:p w:rsidRPr="00846FDA" w:rsidR="00B81D1F" w:rsidP="2C09B7EE" w:rsidRDefault="009E4ACD" w14:paraId="5D654007" w14:textId="4C96CB06">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Open wound</w:t>
      </w:r>
    </w:p>
    <w:p w:rsidR="00C70C05" w:rsidP="2C09B7EE" w:rsidRDefault="006D1533" w14:paraId="6D7BBC73"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5AE51BDA">
        <w:rPr>
          <w:rFonts w:ascii="Calibri" w:hAnsi="Calibri" w:eastAsia="ＭＳ 明朝" w:cs="Calibri" w:asciiTheme="majorAscii" w:hAnsiTheme="majorAscii" w:eastAsiaTheme="minorEastAsia" w:cstheme="majorAscii"/>
          <w:sz w:val="22"/>
          <w:szCs w:val="22"/>
        </w:rPr>
        <w:t xml:space="preserve">Fecal </w:t>
      </w:r>
      <w:r w:rsidRPr="2C09B7EE" w:rsidR="0DAA024C">
        <w:rPr>
          <w:rFonts w:ascii="Calibri" w:hAnsi="Calibri" w:eastAsia="ＭＳ 明朝" w:cs="Calibri" w:asciiTheme="majorAscii" w:hAnsiTheme="majorAscii" w:eastAsiaTheme="minorEastAsia" w:cstheme="majorAscii"/>
          <w:sz w:val="22"/>
          <w:szCs w:val="22"/>
        </w:rPr>
        <w:t xml:space="preserve">and urinary </w:t>
      </w:r>
      <w:r w:rsidRPr="2C09B7EE" w:rsidR="5AE51BDA">
        <w:rPr>
          <w:rFonts w:ascii="Calibri" w:hAnsi="Calibri" w:eastAsia="ＭＳ 明朝" w:cs="Calibri" w:asciiTheme="majorAscii" w:hAnsiTheme="majorAscii" w:eastAsiaTheme="minorEastAsia" w:cstheme="majorAscii"/>
          <w:sz w:val="22"/>
          <w:szCs w:val="22"/>
        </w:rPr>
        <w:t>incontinence</w:t>
      </w:r>
    </w:p>
    <w:p w:rsidRPr="00846FDA" w:rsidR="00B81D1F" w:rsidP="2C09B7EE" w:rsidRDefault="009E4ACD" w14:paraId="58977AE5" w14:textId="48BFEC6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Urinary tract infection</w:t>
      </w:r>
    </w:p>
    <w:p w:rsidR="00B81D1F" w:rsidP="2C09B7EE" w:rsidRDefault="006D1533" w14:paraId="49CFCB26" w14:textId="5A40EB2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5AE51BDA">
        <w:rPr>
          <w:rFonts w:ascii="Calibri" w:hAnsi="Calibri" w:eastAsia="ＭＳ 明朝" w:cs="Calibri" w:asciiTheme="majorAscii" w:hAnsiTheme="majorAscii" w:eastAsiaTheme="minorEastAsia" w:cstheme="majorAscii"/>
          <w:sz w:val="22"/>
          <w:szCs w:val="22"/>
        </w:rPr>
        <w:t>Recent radiation treatment</w:t>
      </w:r>
    </w:p>
    <w:p w:rsidRPr="00846FDA" w:rsidR="00B31A26" w:rsidP="00B31A26" w:rsidRDefault="00B31A26" w14:paraId="78731674" w14:textId="77777777">
      <w:pPr>
        <w:contextualSpacing/>
        <w:rPr>
          <w:rFonts w:asciiTheme="majorHAnsi" w:hAnsiTheme="majorHAnsi" w:eastAsiaTheme="minorEastAsia" w:cstheme="majorHAnsi"/>
          <w:sz w:val="22"/>
          <w:szCs w:val="22"/>
        </w:rPr>
      </w:pPr>
    </w:p>
    <w:p w:rsidRPr="00846FDA" w:rsidR="00B81D1F" w:rsidP="2C09B7EE" w:rsidRDefault="5AE51BDA" w14:paraId="042A6660" w14:textId="78464310">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117</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athletic trainer decides to place the athlete in the pool for aquatic exercise. What are the upper and lower target heart rate zones for this individual if he is submerged up to his neck?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6D1533" w14:paraId="69A6234D" w14:textId="415F526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Upper rate is 181.</w:t>
      </w:r>
    </w:p>
    <w:p w:rsidRPr="00846FDA" w:rsidR="00B81D1F" w:rsidP="2C09B7EE" w:rsidRDefault="009E4ACD" w14:paraId="25A5242E" w14:textId="6B380F6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Upper rate is 207.</w:t>
      </w:r>
    </w:p>
    <w:p w:rsidRPr="00846FDA" w:rsidR="00B81D1F" w:rsidP="2C09B7EE" w:rsidRDefault="006D1533" w14:paraId="4B69BF11" w14:textId="38C4D0F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Upper rate is 198.</w:t>
      </w:r>
    </w:p>
    <w:p w:rsidRPr="00846FDA" w:rsidR="00B81D1F" w:rsidP="2C09B7EE" w:rsidRDefault="009E4ACD" w14:paraId="32D3DE85" w14:textId="5FF624A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Lower rate is 103.</w:t>
      </w:r>
    </w:p>
    <w:p w:rsidRPr="00846FDA" w:rsidR="00B81D1F" w:rsidP="2C09B7EE" w:rsidRDefault="006D1533" w14:paraId="050C6B03" w14:textId="2C0A4C5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Lower rate is 120.</w:t>
      </w:r>
    </w:p>
    <w:p w:rsidR="00B81D1F" w:rsidP="2C09B7EE" w:rsidRDefault="006D1533" w14:paraId="48720BA2" w14:textId="2281540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Lower rate is 129.</w:t>
      </w:r>
    </w:p>
    <w:p w:rsidRPr="00846FDA" w:rsidR="00131A46" w:rsidP="00316A1C" w:rsidRDefault="00131A46" w14:paraId="40064F12" w14:textId="77777777">
      <w:pPr>
        <w:pStyle w:val="Heading3"/>
        <w:spacing w:after="200"/>
      </w:pPr>
      <w:r w:rsidR="00131A46">
        <w:rPr/>
        <w:t>Matching Question</w:t>
      </w:r>
    </w:p>
    <w:p w:rsidRPr="00846FDA" w:rsidR="00B81D1F" w:rsidP="2C09B7EE" w:rsidRDefault="5AE51BDA" w14:paraId="45ED79DD" w14:textId="35AC71E4">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w:t>
      </w:r>
      <w:r w:rsidRPr="2C09B7EE" w:rsidR="00131A46">
        <w:rPr>
          <w:rFonts w:ascii="Calibri" w:hAnsi="Calibri" w:eastAsia="ＭＳ 明朝" w:cs="Calibri" w:asciiTheme="majorAscii" w:hAnsiTheme="majorAscii" w:eastAsiaTheme="minorEastAsia" w:cstheme="majorAscii"/>
          <w:b w:val="1"/>
          <w:bCs w:val="1"/>
          <w:sz w:val="22"/>
          <w:szCs w:val="22"/>
        </w:rPr>
        <w:t>8</w:t>
      </w:r>
      <w:r w:rsidRPr="2C09B7EE" w:rsidR="5AE51BDA">
        <w:rPr>
          <w:rFonts w:ascii="Calibri" w:hAnsi="Calibri" w:eastAsia="ＭＳ 明朝" w:cs="Calibri" w:asciiTheme="majorAscii" w:hAnsiTheme="majorAscii" w:eastAsiaTheme="minorEastAsia" w:cstheme="majorAscii"/>
          <w:b w:val="1"/>
          <w:bCs w:val="1"/>
          <w:sz w:val="22"/>
          <w:szCs w:val="22"/>
        </w:rPr>
        <w:t xml:space="preserve">. Match each of the following exercises and activities to the </w:t>
      </w:r>
      <w:r w:rsidRPr="2C09B7EE" w:rsidR="5AE51BDA">
        <w:rPr>
          <w:rFonts w:ascii="Calibri" w:hAnsi="Calibri" w:eastAsia="ＭＳ 明朝" w:cs="Calibri" w:asciiTheme="majorAscii" w:hAnsiTheme="majorAscii" w:eastAsiaTheme="minorEastAsia" w:cstheme="majorAscii"/>
          <w:b w:val="1"/>
          <w:bCs w:val="1"/>
          <w:sz w:val="22"/>
          <w:szCs w:val="22"/>
        </w:rPr>
        <w:t>appropriate level</w:t>
      </w:r>
      <w:r w:rsidRPr="2C09B7EE" w:rsidR="5AE51BDA">
        <w:rPr>
          <w:rFonts w:ascii="Calibri" w:hAnsi="Calibri" w:eastAsia="ＭＳ 明朝" w:cs="Calibri" w:asciiTheme="majorAscii" w:hAnsiTheme="majorAscii" w:eastAsiaTheme="minorEastAsia" w:cstheme="majorAscii"/>
          <w:b w:val="1"/>
          <w:bCs w:val="1"/>
          <w:sz w:val="22"/>
          <w:szCs w:val="22"/>
        </w:rPr>
        <w:t xml:space="preserve"> of rehabilitation (advanced, intermediate, or initial). Check your answers when you have finished.</w:t>
      </w:r>
    </w:p>
    <w:p w:rsidRPr="00846FDA" w:rsidR="00B81D1F" w:rsidP="2C09B7EE" w:rsidRDefault="00B81D1F" w14:paraId="4268FFDB" w14:textId="5413EF9D">
      <w:pPr>
        <w:numPr>
          <w:ilvl w:val="0"/>
          <w:numId w:val="31"/>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Advanced</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Total land-based program; pool program: deep water with no flotation equipment</w:t>
      </w:r>
    </w:p>
    <w:p w:rsidRPr="00846FDA" w:rsidR="00B81D1F" w:rsidP="2C09B7EE" w:rsidRDefault="00B81D1F" w14:paraId="512C55F7" w14:textId="33739BF3">
      <w:pPr>
        <w:numPr>
          <w:ilvl w:val="0"/>
          <w:numId w:val="31"/>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Intermediate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Sport-specific activities in the water, using flotation cuffs</w:t>
      </w:r>
    </w:p>
    <w:p w:rsidRPr="00846FDA" w:rsidR="00B81D1F" w:rsidP="2C09B7EE" w:rsidRDefault="00B81D1F" w14:paraId="2CEAC3AB" w14:textId="1C326153">
      <w:pPr>
        <w:numPr>
          <w:ilvl w:val="0"/>
          <w:numId w:val="31"/>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Initial</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Backward walking</w:t>
      </w:r>
    </w:p>
    <w:p w:rsidRPr="00846FDA" w:rsidR="00131A46" w:rsidP="00FA4BE2" w:rsidRDefault="00131A46" w14:paraId="0EA031BD" w14:textId="77777777">
      <w:pPr>
        <w:pStyle w:val="Heading3"/>
        <w:spacing w:after="200"/>
      </w:pPr>
      <w:r w:rsidR="00131A46">
        <w:rPr/>
        <w:t>Multiple Select Question</w:t>
      </w:r>
    </w:p>
    <w:p w:rsidRPr="00846FDA" w:rsidR="00B81D1F" w:rsidP="2C09B7EE" w:rsidRDefault="00131A46" w14:paraId="3C781813" w14:textId="22B95CA0">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119</w:t>
      </w:r>
      <w:r w:rsidRPr="2C09B7EE" w:rsidR="5AE51BDA">
        <w:rPr>
          <w:rFonts w:ascii="Calibri" w:hAnsi="Calibri" w:eastAsia="ＭＳ 明朝" w:cs="Calibri" w:asciiTheme="majorAscii" w:hAnsiTheme="majorAscii" w:eastAsiaTheme="minorEastAsia" w:cstheme="majorAscii"/>
          <w:b w:val="1"/>
          <w:bCs w:val="1"/>
          <w:sz w:val="22"/>
          <w:szCs w:val="22"/>
        </w:rPr>
        <w:t xml:space="preserve">. Which of the following photos </w:t>
      </w:r>
      <w:r w:rsidRPr="2C09B7EE" w:rsidR="00163718">
        <w:rPr>
          <w:rFonts w:ascii="Calibri" w:hAnsi="Calibri" w:eastAsia="ＭＳ 明朝" w:cs="Calibri" w:asciiTheme="majorAscii" w:hAnsiTheme="majorAscii" w:eastAsiaTheme="minorEastAsia" w:cstheme="majorAscii"/>
          <w:b w:val="1"/>
          <w:bCs w:val="1"/>
          <w:sz w:val="22"/>
          <w:szCs w:val="22"/>
        </w:rPr>
        <w:t xml:space="preserve">shows </w:t>
      </w:r>
      <w:r w:rsidRPr="2C09B7EE" w:rsidR="5AE51BDA">
        <w:rPr>
          <w:rFonts w:ascii="Calibri" w:hAnsi="Calibri" w:eastAsia="ＭＳ 明朝" w:cs="Calibri" w:asciiTheme="majorAscii" w:hAnsiTheme="majorAscii" w:eastAsiaTheme="minorEastAsia" w:cstheme="majorAscii"/>
          <w:b w:val="1"/>
          <w:bCs w:val="1"/>
          <w:sz w:val="22"/>
          <w:szCs w:val="22"/>
        </w:rPr>
        <w:t>appropriate taping</w:t>
      </w:r>
      <w:r w:rsidRPr="2C09B7EE" w:rsidR="5AE51BDA">
        <w:rPr>
          <w:rFonts w:ascii="Calibri" w:hAnsi="Calibri" w:eastAsia="ＭＳ 明朝" w:cs="Calibri" w:asciiTheme="majorAscii" w:hAnsiTheme="majorAscii" w:eastAsiaTheme="minorEastAsia" w:cstheme="majorAscii"/>
          <w:b w:val="1"/>
          <w:bCs w:val="1"/>
          <w:sz w:val="22"/>
          <w:szCs w:val="22"/>
        </w:rPr>
        <w:t xml:space="preserve"> techniques for shin splints when this athlete is ready to return to competition?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51D7FB79" w:rsidP="2C09B7EE" w:rsidRDefault="51D7FB79" w14:paraId="55E5137E" w14:textId="18383BD4">
      <w:pPr>
        <w:spacing w:after="120"/>
        <w:rPr>
          <w:rFonts w:ascii="Calibri" w:hAnsi="Calibri" w:eastAsia="ＭＳ 明朝" w:cs="Calibri" w:asciiTheme="majorAscii" w:hAnsiTheme="majorAscii" w:eastAsiaTheme="minorEastAsia" w:cstheme="majorAscii"/>
          <w:b w:val="1"/>
          <w:bCs w:val="1"/>
          <w:i w:val="1"/>
          <w:iCs w:val="1"/>
          <w:color w:val="FF0000"/>
          <w:sz w:val="22"/>
          <w:szCs w:val="22"/>
        </w:rPr>
      </w:pPr>
      <w:r w:rsidRPr="2C09B7EE" w:rsidR="51D7FB79">
        <w:rPr>
          <w:rFonts w:ascii="Calibri" w:hAnsi="Calibri" w:eastAsia="ＭＳ 明朝" w:cs="Calibri" w:asciiTheme="majorAscii" w:hAnsiTheme="majorAscii" w:eastAsiaTheme="minorEastAsia" w:cstheme="majorAscii"/>
          <w:b w:val="1"/>
          <w:bCs w:val="1"/>
          <w:i w:val="1"/>
          <w:iCs w:val="1"/>
          <w:color w:val="FF0000"/>
          <w:sz w:val="22"/>
          <w:szCs w:val="22"/>
        </w:rPr>
        <w:t>-Need to add image IDS to insert</w:t>
      </w:r>
    </w:p>
    <w:p w:rsidRPr="00846FDA" w:rsidR="00B81D1F" w:rsidP="00B81D1F" w:rsidRDefault="00B81D1F" w14:paraId="6640523D"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2742E561" wp14:editId="4C668F95">
            <wp:extent cx="3825572" cy="2263336"/>
            <wp:effectExtent l="0" t="0" r="3810" b="3810"/>
            <wp:docPr id="16382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4519" name=""/>
                    <pic:cNvPicPr/>
                  </pic:nvPicPr>
                  <pic:blipFill>
                    <a:blip r:embed="rId19"/>
                    <a:stretch>
                      <a:fillRect/>
                    </a:stretch>
                  </pic:blipFill>
                  <pic:spPr>
                    <a:xfrm>
                      <a:off x="0" y="0"/>
                      <a:ext cx="3825572" cy="2263336"/>
                    </a:xfrm>
                    <a:prstGeom prst="rect">
                      <a:avLst/>
                    </a:prstGeom>
                  </pic:spPr>
                </pic:pic>
              </a:graphicData>
            </a:graphic>
          </wp:inline>
        </w:drawing>
      </w:r>
    </w:p>
    <w:p w:rsidRPr="00846FDA" w:rsidR="00B81D1F" w:rsidP="2C09B7EE" w:rsidRDefault="009E4ACD" w14:paraId="4C9FD6FC" w14:textId="3D568243">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a.</w:t>
      </w:r>
      <w:r w:rsidRPr="2C09B7EE" w:rsidR="00D15D77">
        <w:rPr>
          <w:rFonts w:ascii="Calibri" w:hAnsi="Calibri" w:eastAsia="ＭＳ 明朝" w:cs="Calibri" w:asciiTheme="majorAscii" w:hAnsiTheme="majorAscii" w:eastAsiaTheme="minorEastAsia" w:cstheme="majorAscii"/>
          <w:sz w:val="22"/>
          <w:szCs w:val="22"/>
        </w:rPr>
        <w:t xml:space="preserve"> a.</w:t>
      </w:r>
    </w:p>
    <w:p w:rsidRPr="00846FDA" w:rsidR="00B81D1F" w:rsidP="2C09B7EE" w:rsidRDefault="006D1533" w14:paraId="2B075FCF" w14:textId="4BFB4FEF">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b.</w:t>
      </w:r>
      <w:r w:rsidRPr="2C09B7EE" w:rsidR="00D15D77">
        <w:rPr>
          <w:rFonts w:ascii="Calibri" w:hAnsi="Calibri" w:eastAsia="ＭＳ 明朝" w:cs="Calibri" w:asciiTheme="majorAscii" w:hAnsiTheme="majorAscii" w:eastAsiaTheme="minorEastAsia" w:cstheme="majorAscii"/>
          <w:sz w:val="22"/>
          <w:szCs w:val="22"/>
        </w:rPr>
        <w:t xml:space="preserve"> b.</w:t>
      </w:r>
    </w:p>
    <w:p w:rsidRPr="00846FDA" w:rsidR="00B81D1F" w:rsidP="2C09B7EE" w:rsidRDefault="006D1533" w14:paraId="54F34F01" w14:textId="2548BCC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c.</w:t>
      </w:r>
      <w:r w:rsidRPr="2C09B7EE" w:rsidR="00D15D77">
        <w:rPr>
          <w:rFonts w:ascii="Calibri" w:hAnsi="Calibri" w:eastAsia="ＭＳ 明朝" w:cs="Calibri" w:asciiTheme="majorAscii" w:hAnsiTheme="majorAscii" w:eastAsiaTheme="minorEastAsia" w:cstheme="majorAscii"/>
          <w:sz w:val="22"/>
          <w:szCs w:val="22"/>
        </w:rPr>
        <w:t xml:space="preserve"> c.</w:t>
      </w:r>
    </w:p>
    <w:p w:rsidRPr="00846FDA" w:rsidR="00B81D1F" w:rsidP="2C09B7EE" w:rsidRDefault="006D1533" w14:paraId="152ACC28" w14:textId="7C6E819E">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d.</w:t>
      </w:r>
      <w:r w:rsidRPr="2C09B7EE" w:rsidR="00D15D77">
        <w:rPr>
          <w:rFonts w:ascii="Calibri" w:hAnsi="Calibri" w:eastAsia="ＭＳ 明朝" w:cs="Calibri" w:asciiTheme="majorAscii" w:hAnsiTheme="majorAscii" w:eastAsiaTheme="minorEastAsia" w:cstheme="majorAscii"/>
          <w:sz w:val="22"/>
          <w:szCs w:val="22"/>
        </w:rPr>
        <w:t xml:space="preserve"> d.</w:t>
      </w:r>
    </w:p>
    <w:p w:rsidRPr="00846FDA" w:rsidR="00B81D1F" w:rsidP="2C09B7EE" w:rsidRDefault="009E4ACD" w14:paraId="25E6D880" w14:textId="1E5FF54B">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e.</w:t>
      </w:r>
      <w:r w:rsidRPr="2C09B7EE" w:rsidR="00D15D77">
        <w:rPr>
          <w:rFonts w:ascii="Calibri" w:hAnsi="Calibri" w:eastAsia="ＭＳ 明朝" w:cs="Calibri" w:asciiTheme="majorAscii" w:hAnsiTheme="majorAscii" w:eastAsiaTheme="minorEastAsia" w:cstheme="majorAscii"/>
          <w:sz w:val="22"/>
          <w:szCs w:val="22"/>
        </w:rPr>
        <w:t xml:space="preserve"> e.</w:t>
      </w:r>
    </w:p>
    <w:p w:rsidRPr="00846FDA" w:rsidR="00B81D1F" w:rsidP="00BE7591" w:rsidRDefault="5AE51BDA" w14:paraId="0A23AF24" w14:textId="59890648">
      <w:pPr>
        <w:pStyle w:val="Heading2"/>
        <w:spacing w:after="200"/>
      </w:pPr>
      <w:r w:rsidRPr="00846FDA">
        <w:t>Testlet 5</w:t>
      </w:r>
    </w:p>
    <w:p w:rsidRPr="00846FDA" w:rsidR="00B81D1F" w:rsidP="00BE7591" w:rsidRDefault="00B81D1F" w14:paraId="1602AE08"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BE7591" w:rsidRDefault="5AE51BDA" w14:paraId="7FDB13FD" w14:textId="7E7A790A">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 patient has recently had hand surgery</w:t>
      </w:r>
      <w:r w:rsidRPr="00846FDA" w:rsidR="42870926">
        <w:rPr>
          <w:rFonts w:asciiTheme="majorHAnsi" w:hAnsiTheme="majorHAnsi" w:eastAsiaTheme="minorEastAsia" w:cstheme="majorHAnsi"/>
          <w:sz w:val="22"/>
          <w:szCs w:val="22"/>
        </w:rPr>
        <w:t>,</w:t>
      </w:r>
      <w:r w:rsidRPr="00846FDA">
        <w:rPr>
          <w:rFonts w:asciiTheme="majorHAnsi" w:hAnsiTheme="majorHAnsi" w:eastAsiaTheme="minorEastAsia" w:cstheme="majorHAnsi"/>
          <w:sz w:val="22"/>
          <w:szCs w:val="22"/>
        </w:rPr>
        <w:t xml:space="preserve"> and the incision is not healing as quickly as the physician would like. The patient is in no pain. The patient’s incision is on the volar surface of the hand, midway between the metacarpal heads and the wrist.</w:t>
      </w:r>
    </w:p>
    <w:p w:rsidRPr="00846FDA" w:rsidR="00131A46" w:rsidP="00BE7591" w:rsidRDefault="00131A46" w14:paraId="18E7A1AE" w14:textId="77777777">
      <w:pPr>
        <w:pStyle w:val="Heading3"/>
        <w:spacing w:after="200"/>
      </w:pPr>
      <w:r w:rsidR="00131A46">
        <w:rPr/>
        <w:t>Multiple Select Question</w:t>
      </w:r>
    </w:p>
    <w:p w:rsidRPr="00846FDA" w:rsidR="00B81D1F" w:rsidP="2C09B7EE" w:rsidRDefault="00B81D1F" w14:paraId="129ABBC3" w14:textId="5EF986B8">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131A46">
        <w:rPr>
          <w:rFonts w:ascii="Calibri" w:hAnsi="Calibri" w:eastAsia="ＭＳ 明朝" w:cs="Calibri" w:asciiTheme="majorAscii" w:hAnsiTheme="majorAscii" w:eastAsiaTheme="minorEastAsia" w:cstheme="majorAscii"/>
          <w:b w:val="1"/>
          <w:bCs w:val="1"/>
          <w:sz w:val="22"/>
          <w:szCs w:val="22"/>
        </w:rPr>
        <w:t>20</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must </w:t>
      </w:r>
      <w:r w:rsidRPr="2C09B7EE" w:rsidR="00B81D1F">
        <w:rPr>
          <w:rFonts w:ascii="Calibri" w:hAnsi="Calibri" w:eastAsia="ＭＳ 明朝" w:cs="Calibri" w:asciiTheme="majorAscii" w:hAnsiTheme="majorAscii" w:eastAsiaTheme="minorEastAsia" w:cstheme="majorAscii"/>
          <w:b w:val="1"/>
          <w:bCs w:val="1"/>
          <w:sz w:val="22"/>
          <w:szCs w:val="22"/>
        </w:rPr>
        <w:t>determine</w:t>
      </w:r>
      <w:r w:rsidRPr="2C09B7EE" w:rsidR="00B81D1F">
        <w:rPr>
          <w:rFonts w:ascii="Calibri" w:hAnsi="Calibri" w:eastAsia="ＭＳ 明朝" w:cs="Calibri" w:asciiTheme="majorAscii" w:hAnsiTheme="majorAscii" w:eastAsiaTheme="minorEastAsia" w:cstheme="majorAscii"/>
          <w:b w:val="1"/>
          <w:bCs w:val="1"/>
          <w:sz w:val="22"/>
          <w:szCs w:val="22"/>
        </w:rPr>
        <w:t xml:space="preserve"> which therapeutic modalities can aid in the healing process.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5521DC37" w14:textId="732FF7D1">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Ultrasound</w:t>
      </w:r>
    </w:p>
    <w:p w:rsidRPr="00846FDA" w:rsidR="00B81D1F" w:rsidP="2C09B7EE" w:rsidRDefault="006D1533" w14:paraId="0F0A028D" w14:textId="1858120D">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Diathermy</w:t>
      </w:r>
    </w:p>
    <w:p w:rsidRPr="00846FDA" w:rsidR="00B81D1F" w:rsidP="2C09B7EE" w:rsidRDefault="009E4ACD" w14:paraId="0E10832A" w14:textId="2D9891A3">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Laser</w:t>
      </w:r>
    </w:p>
    <w:p w:rsidRPr="00846FDA" w:rsidR="00B81D1F" w:rsidP="2C09B7EE" w:rsidRDefault="006D1533" w14:paraId="119C9DE0" w14:textId="3102F3B6">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5AE51BDA">
        <w:rPr>
          <w:rFonts w:ascii="Calibri" w:hAnsi="Calibri" w:eastAsia="ＭＳ 明朝" w:cs="Calibri" w:asciiTheme="majorAscii" w:hAnsiTheme="majorAscii" w:eastAsiaTheme="minorEastAsia" w:cstheme="majorAscii"/>
          <w:sz w:val="22"/>
          <w:szCs w:val="22"/>
        </w:rPr>
        <w:t>Ultraviolet radiation</w:t>
      </w:r>
    </w:p>
    <w:p w:rsidRPr="00846FDA" w:rsidR="00B81D1F" w:rsidP="2C09B7EE" w:rsidRDefault="009E4ACD" w14:paraId="40614502" w14:textId="0F310EE6">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Microcurrent</w:t>
      </w:r>
    </w:p>
    <w:p w:rsidRPr="00846FDA" w:rsidR="00131A46" w:rsidP="008758F6" w:rsidRDefault="00131A46" w14:paraId="2D284A9C" w14:textId="77777777">
      <w:pPr>
        <w:pStyle w:val="Heading3"/>
        <w:spacing w:after="200"/>
      </w:pPr>
      <w:r w:rsidR="00131A46">
        <w:rPr/>
        <w:t>Matching Question</w:t>
      </w:r>
    </w:p>
    <w:p w:rsidRPr="00846FDA" w:rsidR="00B81D1F" w:rsidP="2C09B7EE" w:rsidRDefault="00131A46" w14:paraId="3BE5CFF1" w14:textId="784293AD">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w:t>
      </w:r>
      <w:r w:rsidRPr="2C09B7EE" w:rsidR="5AE51BDA">
        <w:rPr>
          <w:rFonts w:ascii="Calibri" w:hAnsi="Calibri" w:eastAsia="ＭＳ 明朝" w:cs="Calibri" w:asciiTheme="majorAscii" w:hAnsiTheme="majorAscii" w:eastAsiaTheme="minorEastAsia" w:cstheme="majorAscii"/>
          <w:b w:val="1"/>
          <w:bCs w:val="1"/>
          <w:sz w:val="22"/>
          <w:szCs w:val="22"/>
        </w:rPr>
        <w:t>2</w:t>
      </w:r>
      <w:r w:rsidRPr="2C09B7EE" w:rsidR="00131A46">
        <w:rPr>
          <w:rFonts w:ascii="Calibri" w:hAnsi="Calibri" w:eastAsia="ＭＳ 明朝" w:cs="Calibri" w:asciiTheme="majorAscii" w:hAnsiTheme="majorAscii" w:eastAsiaTheme="minorEastAsia" w:cstheme="majorAscii"/>
          <w:b w:val="1"/>
          <w:bCs w:val="1"/>
          <w:sz w:val="22"/>
          <w:szCs w:val="22"/>
        </w:rPr>
        <w:t>1</w:t>
      </w:r>
      <w:r w:rsidRPr="2C09B7EE" w:rsidR="5AE51BDA">
        <w:rPr>
          <w:rFonts w:ascii="Calibri" w:hAnsi="Calibri" w:eastAsia="ＭＳ 明朝" w:cs="Calibri" w:asciiTheme="majorAscii" w:hAnsiTheme="majorAscii" w:eastAsiaTheme="minorEastAsia" w:cstheme="majorAscii"/>
          <w:b w:val="1"/>
          <w:bCs w:val="1"/>
          <w:sz w:val="22"/>
          <w:szCs w:val="22"/>
        </w:rPr>
        <w:t>. When using high-voltage stimulation, which waveform diagram corresponds to which type of therapy? Match the waveform diagram to the electrotherapy it best describes.</w:t>
      </w:r>
    </w:p>
    <w:p w:rsidRPr="00846FDA" w:rsidR="00B81D1F" w:rsidP="00B81D1F" w:rsidRDefault="00B81D1F" w14:paraId="7A671901"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159F1CB3" wp14:editId="141CC324">
            <wp:extent cx="1844200" cy="1790855"/>
            <wp:effectExtent l="0" t="0" r="3810" b="0"/>
            <wp:docPr id="65469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8526" name=""/>
                    <pic:cNvPicPr/>
                  </pic:nvPicPr>
                  <pic:blipFill>
                    <a:blip r:embed="rId20"/>
                    <a:stretch>
                      <a:fillRect/>
                    </a:stretch>
                  </pic:blipFill>
                  <pic:spPr>
                    <a:xfrm>
                      <a:off x="0" y="0"/>
                      <a:ext cx="1844200" cy="1790855"/>
                    </a:xfrm>
                    <a:prstGeom prst="rect">
                      <a:avLst/>
                    </a:prstGeom>
                  </pic:spPr>
                </pic:pic>
              </a:graphicData>
            </a:graphic>
          </wp:inline>
        </w:drawing>
      </w:r>
    </w:p>
    <w:p w:rsidRPr="00846FDA" w:rsidR="00B81D1F" w:rsidP="2C09B7EE" w:rsidRDefault="00B81D1F" w14:paraId="60372E00"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1. Direct current</w:t>
      </w:r>
    </w:p>
    <w:p w:rsidRPr="00846FDA" w:rsidR="00B81D1F" w:rsidP="2C09B7EE" w:rsidRDefault="00B81D1F" w14:paraId="3FECB2E8"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2. Alternating current</w:t>
      </w:r>
    </w:p>
    <w:p w:rsidRPr="00846FDA" w:rsidR="00B81D1F" w:rsidP="2C09B7EE" w:rsidRDefault="00B81D1F" w14:paraId="76984040"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3. Pulsed current</w:t>
      </w:r>
    </w:p>
    <w:p w:rsidRPr="00846FDA" w:rsidR="00B81D1F" w:rsidP="2C09B7EE" w:rsidRDefault="00B81D1F" w14:paraId="49E5CC83" w14:textId="7777777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4. Biphasic current</w:t>
      </w:r>
    </w:p>
    <w:p w:rsidRPr="00846FDA" w:rsidR="00131A46" w:rsidP="00ED22EA" w:rsidRDefault="00131A46" w14:paraId="056686D0" w14:textId="614D60F3">
      <w:pPr>
        <w:pStyle w:val="Heading3"/>
        <w:spacing w:after="200"/>
        <w:rPr>
          <w:rPrChange w:author="" w16du:dateUtc="2026-05-22T10:43:00Z" w:id="1274901395">
            <w:rPr>
              <w:rFonts w:asciiTheme="minorHAnsi" w:hAnsiTheme="minorHAnsi" w:eastAsiaTheme="minorEastAsia" w:cstheme="minorBidi"/>
              <w:b w:val="0"/>
              <w:bCs w:val="0"/>
              <w:sz w:val="22"/>
              <w:szCs w:val="22"/>
              <w:highlight w:val="yellow"/>
            </w:rPr>
          </w:rPrChange>
        </w:rPr>
      </w:pPr>
      <w:r w:rsidR="00131A46">
        <w:rPr/>
        <w:t>Drag and Drop Question</w:t>
      </w:r>
    </w:p>
    <w:p w:rsidRPr="00846FDA" w:rsidR="00B81D1F" w:rsidP="2C09B7EE" w:rsidRDefault="00131A46" w14:paraId="2AC1D6CA" w14:textId="11BE59BA">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122</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patient’s incision, </w:t>
      </w:r>
      <w:r w:rsidRPr="2C09B7EE" w:rsidR="5AE51BDA">
        <w:rPr>
          <w:rFonts w:ascii="Calibri" w:hAnsi="Calibri" w:eastAsia="ＭＳ 明朝" w:cs="Calibri" w:asciiTheme="majorAscii" w:hAnsiTheme="majorAscii" w:eastAsiaTheme="minorEastAsia" w:cstheme="majorAscii"/>
          <w:b w:val="1"/>
          <w:bCs w:val="1"/>
          <w:sz w:val="22"/>
          <w:szCs w:val="22"/>
        </w:rPr>
        <w:t>indicated</w:t>
      </w:r>
      <w:r w:rsidRPr="2C09B7EE" w:rsidR="5AE51BDA">
        <w:rPr>
          <w:rFonts w:ascii="Calibri" w:hAnsi="Calibri" w:eastAsia="ＭＳ 明朝" w:cs="Calibri" w:asciiTheme="majorAscii" w:hAnsiTheme="majorAscii" w:eastAsiaTheme="minorEastAsia" w:cstheme="majorAscii"/>
          <w:b w:val="1"/>
          <w:bCs w:val="1"/>
          <w:sz w:val="22"/>
          <w:szCs w:val="22"/>
        </w:rPr>
        <w:t xml:space="preserve"> by the black line, is on the volar surface of the hand, midway between the metacarpal heads and the wrist. Click on the area where the active high voltage stimulation (HVS) electrode pad should be on this patient.</w:t>
      </w:r>
    </w:p>
    <w:p w:rsidRPr="00846FDA" w:rsidR="00B81D1F" w:rsidP="00B81D1F" w:rsidRDefault="00B81D1F" w14:paraId="6959BD26"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2E76F3D4" wp14:editId="2474C4E3">
            <wp:extent cx="1569856" cy="2667231"/>
            <wp:effectExtent l="0" t="0" r="0" b="0"/>
            <wp:docPr id="2127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685" name=""/>
                    <pic:cNvPicPr/>
                  </pic:nvPicPr>
                  <pic:blipFill>
                    <a:blip r:embed="rId21"/>
                    <a:stretch>
                      <a:fillRect/>
                    </a:stretch>
                  </pic:blipFill>
                  <pic:spPr>
                    <a:xfrm>
                      <a:off x="0" y="0"/>
                      <a:ext cx="1569856" cy="2667231"/>
                    </a:xfrm>
                    <a:prstGeom prst="rect">
                      <a:avLst/>
                    </a:prstGeom>
                  </pic:spPr>
                </pic:pic>
              </a:graphicData>
            </a:graphic>
          </wp:inline>
        </w:drawing>
      </w:r>
    </w:p>
    <w:p w:rsidR="00B81D1F" w:rsidP="2C09B7EE" w:rsidRDefault="00D15D77" w14:paraId="32BA5CBB" w14:textId="68DB87DD">
      <w:pPr>
        <w:spacing w:after="200" w:line="276" w:lineRule="auto"/>
        <w:ind w:left="720"/>
        <w:contextualSpacing w:val="1"/>
        <w:rPr>
          <w:rFonts w:ascii="Calibri" w:hAnsi="Calibri" w:eastAsia="ＭＳ 明朝" w:cs="Calibri" w:asciiTheme="majorAscii" w:hAnsiTheme="majorAscii" w:eastAsiaTheme="minorEastAsia" w:cstheme="majorAscii"/>
          <w:sz w:val="22"/>
          <w:szCs w:val="22"/>
        </w:rPr>
      </w:pP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1</w:t>
      </w:r>
    </w:p>
    <w:p w:rsidRPr="00846FDA" w:rsidR="00ED22EA" w:rsidP="00ED22EA" w:rsidRDefault="00ED22EA" w14:paraId="728AACE3" w14:textId="77777777">
      <w:pPr>
        <w:spacing w:after="200" w:line="276" w:lineRule="auto"/>
        <w:contextualSpacing/>
        <w:rPr>
          <w:rFonts w:asciiTheme="majorHAnsi" w:hAnsiTheme="majorHAnsi" w:eastAsiaTheme="minorEastAsia" w:cstheme="majorHAnsi"/>
          <w:sz w:val="22"/>
          <w:szCs w:val="22"/>
        </w:rPr>
      </w:pPr>
    </w:p>
    <w:p w:rsidRPr="00846FDA" w:rsidR="00B81D1F" w:rsidP="2C09B7EE" w:rsidRDefault="00131A46" w14:paraId="1827FEEF" w14:textId="4119C4D2">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123</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Click on the area where the dispersive high-voltage stimulator (HVS) electrode pad should be placed on this patient.</w:t>
      </w:r>
    </w:p>
    <w:p w:rsidRPr="00846FDA" w:rsidR="00B81D1F" w:rsidP="00B81D1F" w:rsidRDefault="00B81D1F" w14:paraId="516BC74D"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2EB20D23" wp14:editId="7FAEB4ED">
            <wp:extent cx="1501270" cy="2598645"/>
            <wp:effectExtent l="0" t="0" r="3810" b="0"/>
            <wp:docPr id="8270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4581" name=""/>
                    <pic:cNvPicPr/>
                  </pic:nvPicPr>
                  <pic:blipFill>
                    <a:blip r:embed="rId22"/>
                    <a:stretch>
                      <a:fillRect/>
                    </a:stretch>
                  </pic:blipFill>
                  <pic:spPr>
                    <a:xfrm>
                      <a:off x="0" y="0"/>
                      <a:ext cx="1501270" cy="2598645"/>
                    </a:xfrm>
                    <a:prstGeom prst="rect">
                      <a:avLst/>
                    </a:prstGeom>
                  </pic:spPr>
                </pic:pic>
              </a:graphicData>
            </a:graphic>
          </wp:inline>
        </w:drawing>
      </w:r>
    </w:p>
    <w:p w:rsidR="00B81D1F" w:rsidP="2C09B7EE" w:rsidRDefault="00D15D77" w14:paraId="2EC9C2D2" w14:textId="4BE55F05">
      <w:pPr>
        <w:spacing w:after="200" w:line="276" w:lineRule="auto"/>
        <w:ind w:left="720"/>
        <w:contextualSpacing w:val="1"/>
        <w:rPr>
          <w:rFonts w:ascii="Calibri" w:hAnsi="Calibri" w:eastAsia="ＭＳ 明朝" w:cs="Calibri" w:asciiTheme="majorAscii" w:hAnsiTheme="majorAscii" w:eastAsiaTheme="minorEastAsia" w:cstheme="majorAscii"/>
          <w:sz w:val="22"/>
          <w:szCs w:val="22"/>
        </w:rPr>
      </w:pP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7</w:t>
      </w:r>
    </w:p>
    <w:p w:rsidRPr="00846FDA" w:rsidR="00131A46" w:rsidP="004906A6" w:rsidRDefault="00131A46" w14:paraId="12C0DCC6" w14:textId="2E40F148">
      <w:pPr>
        <w:pStyle w:val="Heading3"/>
        <w:spacing w:after="200"/>
      </w:pPr>
      <w:r w:rsidR="00131A46">
        <w:rPr/>
        <w:t>Multiple Select Question</w:t>
      </w:r>
    </w:p>
    <w:p w:rsidRPr="00846FDA" w:rsidR="00B81D1F" w:rsidP="2C09B7EE" w:rsidRDefault="00131A46" w14:paraId="78DECEFE" w14:textId="5CFE9152">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124</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Why would the athletic trainer use a high-voltage stimulator (HVS) in this instance?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6D1533" w14:paraId="16B7CBCE" w14:textId="28C47BC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It attracts fibroblasts.</w:t>
      </w:r>
    </w:p>
    <w:p w:rsidRPr="00846FDA" w:rsidR="00B81D1F" w:rsidP="2C09B7EE" w:rsidRDefault="006D1533" w14:paraId="2412561C" w14:textId="47FEE78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It inhibits bacterial growth.</w:t>
      </w:r>
    </w:p>
    <w:p w:rsidRPr="00846FDA" w:rsidR="00B81D1F" w:rsidP="2C09B7EE" w:rsidRDefault="009E4ACD" w14:paraId="7A88EDAF" w14:textId="2143F29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D15D77">
        <w:rPr>
          <w:rFonts w:ascii="Calibri" w:hAnsi="Calibri" w:eastAsia="ＭＳ 明朝" w:cs="Calibri" w:asciiTheme="majorAscii" w:hAnsiTheme="majorAscii" w:eastAsiaTheme="minorEastAsia" w:cstheme="majorAscii"/>
          <w:sz w:val="22"/>
          <w:szCs w:val="22"/>
        </w:rPr>
        <w:t>It reduces m</w:t>
      </w:r>
      <w:r w:rsidRPr="2C09B7EE" w:rsidR="5AE51BDA">
        <w:rPr>
          <w:rFonts w:ascii="Calibri" w:hAnsi="Calibri" w:eastAsia="ＭＳ 明朝" w:cs="Calibri" w:asciiTheme="majorAscii" w:hAnsiTheme="majorAscii" w:eastAsiaTheme="minorEastAsia" w:cstheme="majorAscii"/>
          <w:sz w:val="22"/>
          <w:szCs w:val="22"/>
        </w:rPr>
        <w:t>uscle spasm</w:t>
      </w:r>
      <w:r w:rsidRPr="2C09B7EE" w:rsidR="5AE51BDA">
        <w:rPr>
          <w:rFonts w:ascii="Calibri" w:hAnsi="Calibri" w:eastAsia="ＭＳ 明朝" w:cs="Calibri" w:asciiTheme="majorAscii" w:hAnsiTheme="majorAscii" w:eastAsiaTheme="minorEastAsia" w:cstheme="majorAscii"/>
          <w:sz w:val="22"/>
          <w:szCs w:val="22"/>
        </w:rPr>
        <w:t>.</w:t>
      </w:r>
    </w:p>
    <w:p w:rsidRPr="00846FDA" w:rsidR="00B81D1F" w:rsidP="2C09B7EE" w:rsidRDefault="006D1533" w14:paraId="72135F36" w14:textId="4F20EEC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 xml:space="preserve">It decreases </w:t>
      </w:r>
      <w:r w:rsidRPr="2C09B7EE" w:rsidR="00163718">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granulation of tissue.</w:t>
      </w:r>
    </w:p>
    <w:p w:rsidRPr="00846FDA" w:rsidR="00B81D1F" w:rsidP="2C09B7EE" w:rsidRDefault="009E4ACD" w14:paraId="6C389892" w14:textId="3EF724E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D15D77">
        <w:rPr>
          <w:rFonts w:ascii="Calibri" w:hAnsi="Calibri" w:eastAsia="ＭＳ 明朝" w:cs="Calibri" w:asciiTheme="majorAscii" w:hAnsiTheme="majorAscii" w:eastAsiaTheme="minorEastAsia" w:cstheme="majorAscii"/>
          <w:sz w:val="22"/>
          <w:szCs w:val="22"/>
        </w:rPr>
        <w:t>It</w:t>
      </w:r>
      <w:r w:rsidRPr="2C09B7EE" w:rsidR="00D15D77">
        <w:rPr>
          <w:rFonts w:ascii="Calibri" w:hAnsi="Calibri" w:eastAsia="ＭＳ 明朝" w:cs="Calibri" w:asciiTheme="majorAscii" w:hAnsiTheme="majorAscii" w:eastAsiaTheme="minorEastAsia" w:cstheme="majorAscii"/>
          <w:sz w:val="22"/>
          <w:szCs w:val="22"/>
        </w:rPr>
        <w:t xml:space="preserve"> r</w:t>
      </w:r>
      <w:r w:rsidRPr="2C09B7EE" w:rsidR="00B81D1F">
        <w:rPr>
          <w:rFonts w:ascii="Calibri" w:hAnsi="Calibri" w:eastAsia="ＭＳ 明朝" w:cs="Calibri" w:asciiTheme="majorAscii" w:hAnsiTheme="majorAscii" w:eastAsiaTheme="minorEastAsia" w:cstheme="majorAscii"/>
          <w:sz w:val="22"/>
          <w:szCs w:val="22"/>
        </w:rPr>
        <w:t>educes pain.</w:t>
      </w:r>
    </w:p>
    <w:p w:rsidRPr="00846FDA" w:rsidR="00B81D1F" w:rsidP="2C09B7EE" w:rsidRDefault="009E4ACD" w14:paraId="5241FFEA" w14:textId="2DE1C6A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D15D77">
        <w:rPr>
          <w:rFonts w:ascii="Calibri" w:hAnsi="Calibri" w:eastAsia="ＭＳ 明朝" w:cs="Calibri" w:asciiTheme="majorAscii" w:hAnsiTheme="majorAscii" w:eastAsiaTheme="minorEastAsia" w:cstheme="majorAscii"/>
          <w:sz w:val="22"/>
          <w:szCs w:val="22"/>
        </w:rPr>
        <w:t>It</w:t>
      </w:r>
      <w:r w:rsidRPr="2C09B7EE" w:rsidR="00D15D77">
        <w:rPr>
          <w:rFonts w:ascii="Calibri" w:hAnsi="Calibri" w:eastAsia="ＭＳ 明朝" w:cs="Calibri" w:asciiTheme="majorAscii" w:hAnsiTheme="majorAscii" w:eastAsiaTheme="minorEastAsia" w:cstheme="majorAscii"/>
          <w:sz w:val="22"/>
          <w:szCs w:val="22"/>
        </w:rPr>
        <w:t xml:space="preserve"> r</w:t>
      </w:r>
      <w:r w:rsidRPr="2C09B7EE" w:rsidR="00B81D1F">
        <w:rPr>
          <w:rFonts w:ascii="Calibri" w:hAnsi="Calibri" w:eastAsia="ＭＳ 明朝" w:cs="Calibri" w:asciiTheme="majorAscii" w:hAnsiTheme="majorAscii" w:eastAsiaTheme="minorEastAsia" w:cstheme="majorAscii"/>
          <w:sz w:val="22"/>
          <w:szCs w:val="22"/>
        </w:rPr>
        <w:t xml:space="preserve">educes </w:t>
      </w:r>
      <w:r w:rsidRPr="2C09B7EE" w:rsidR="00163718">
        <w:rPr>
          <w:rFonts w:ascii="Calibri" w:hAnsi="Calibri" w:eastAsia="ＭＳ 明朝" w:cs="Calibri" w:asciiTheme="majorAscii" w:hAnsiTheme="majorAscii" w:eastAsiaTheme="minorEastAsia" w:cstheme="majorAscii"/>
          <w:sz w:val="22"/>
          <w:szCs w:val="22"/>
        </w:rPr>
        <w:t>oedema</w:t>
      </w:r>
      <w:r w:rsidRPr="2C09B7EE" w:rsidR="00B81D1F">
        <w:rPr>
          <w:rFonts w:ascii="Calibri" w:hAnsi="Calibri" w:eastAsia="ＭＳ 明朝" w:cs="Calibri" w:asciiTheme="majorAscii" w:hAnsiTheme="majorAscii" w:eastAsiaTheme="minorEastAsia" w:cstheme="majorAscii"/>
          <w:sz w:val="22"/>
          <w:szCs w:val="22"/>
        </w:rPr>
        <w:t>.</w:t>
      </w:r>
    </w:p>
    <w:p w:rsidRPr="00846FDA" w:rsidR="00B81D1F" w:rsidP="2C09B7EE" w:rsidRDefault="5AE51BDA" w14:paraId="5ECEAF2A" w14:textId="07672577">
      <w:pPr>
        <w:pStyle w:val="Heading2"/>
        <w:spacing w:after="200"/>
      </w:pPr>
      <w:r w:rsidR="5AE51BDA">
        <w:rPr/>
        <w:t>Testlet</w:t>
      </w:r>
      <w:r w:rsidR="5AE51BDA">
        <w:rPr/>
        <w:t xml:space="preserve"> 6</w:t>
      </w:r>
    </w:p>
    <w:p w:rsidRPr="00846FDA" w:rsidR="00B81D1F" w:rsidP="004906A6" w:rsidRDefault="00B81D1F" w14:paraId="3A22D1CC"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2C09B7EE" w:rsidRDefault="00B81D1F" w14:paraId="64D75C65" w14:textId="69D27407">
      <w:pPr>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 xml:space="preserve">A patient is in rehabilitation for an injury </w:t>
      </w:r>
      <w:r w:rsidRPr="2C09B7EE" w:rsidR="00163718">
        <w:rPr>
          <w:rFonts w:ascii="Calibri" w:hAnsi="Calibri" w:eastAsia="ＭＳ 明朝" w:cs="Calibri" w:asciiTheme="majorAscii" w:hAnsiTheme="majorAscii" w:eastAsiaTheme="minorEastAsia" w:cstheme="majorAscii"/>
          <w:sz w:val="22"/>
          <w:szCs w:val="22"/>
        </w:rPr>
        <w:t xml:space="preserve">to the </w:t>
      </w:r>
      <w:r w:rsidRPr="2C09B7EE" w:rsidR="00B81D1F">
        <w:rPr>
          <w:rFonts w:ascii="Calibri" w:hAnsi="Calibri" w:eastAsia="ＭＳ 明朝" w:cs="Calibri" w:asciiTheme="majorAscii" w:hAnsiTheme="majorAscii" w:eastAsiaTheme="minorEastAsia" w:cstheme="majorAscii"/>
          <w:sz w:val="22"/>
          <w:szCs w:val="22"/>
        </w:rPr>
        <w:t xml:space="preserve">lateral collateral </w:t>
      </w:r>
      <w:r w:rsidRPr="2C09B7EE" w:rsidR="00B81D1F">
        <w:rPr>
          <w:rFonts w:ascii="Calibri" w:hAnsi="Calibri" w:eastAsia="ＭＳ 明朝" w:cs="Calibri" w:asciiTheme="majorAscii" w:hAnsiTheme="majorAscii" w:eastAsiaTheme="minorEastAsia" w:cstheme="majorAscii"/>
          <w:sz w:val="22"/>
          <w:szCs w:val="22"/>
        </w:rPr>
        <w:t>ligament</w:t>
      </w:r>
      <w:r w:rsidRPr="2C09B7EE" w:rsidR="00B81D1F">
        <w:rPr>
          <w:rFonts w:ascii="Calibri" w:hAnsi="Calibri" w:eastAsia="ＭＳ 明朝" w:cs="Calibri" w:asciiTheme="majorAscii" w:hAnsiTheme="majorAscii" w:eastAsiaTheme="minorEastAsia" w:cstheme="majorAscii"/>
          <w:sz w:val="22"/>
          <w:szCs w:val="22"/>
        </w:rPr>
        <w:t xml:space="preserve"> tear of the elbow. The patient is a tennis player and </w:t>
      </w:r>
      <w:r w:rsidRPr="2C09B7EE" w:rsidR="00B81D1F">
        <w:rPr>
          <w:rFonts w:ascii="Calibri" w:hAnsi="Calibri" w:eastAsia="ＭＳ 明朝" w:cs="Calibri" w:asciiTheme="majorAscii" w:hAnsiTheme="majorAscii" w:eastAsiaTheme="minorEastAsia" w:cstheme="majorAscii"/>
          <w:sz w:val="22"/>
          <w:szCs w:val="22"/>
        </w:rPr>
        <w:t>indicates</w:t>
      </w:r>
      <w:r w:rsidRPr="2C09B7EE" w:rsidR="00B81D1F">
        <w:rPr>
          <w:rFonts w:ascii="Calibri" w:hAnsi="Calibri" w:eastAsia="ＭＳ 明朝" w:cs="Calibri" w:asciiTheme="majorAscii" w:hAnsiTheme="majorAscii" w:eastAsiaTheme="minorEastAsia" w:cstheme="majorAscii"/>
          <w:sz w:val="22"/>
          <w:szCs w:val="22"/>
        </w:rPr>
        <w:t xml:space="preserve"> that the injury began when she was training too much about a year ago.</w:t>
      </w:r>
    </w:p>
    <w:p w:rsidRPr="00846FDA" w:rsidR="00131A46" w:rsidP="004906A6" w:rsidRDefault="00131A46" w14:paraId="170ADA8A" w14:textId="77777777">
      <w:pPr>
        <w:pStyle w:val="Heading3"/>
        <w:spacing w:after="200"/>
      </w:pPr>
      <w:r w:rsidR="00131A46">
        <w:rPr/>
        <w:t>Multiple Select Question</w:t>
      </w:r>
    </w:p>
    <w:p w:rsidRPr="00846FDA" w:rsidR="00B81D1F" w:rsidP="2C09B7EE" w:rsidRDefault="00D15D77" w14:paraId="6E114F15" w14:textId="491694CE">
      <w:pPr>
        <w:spacing w:after="120"/>
        <w:rPr>
          <w:rFonts w:ascii="Calibri" w:hAnsi="Calibri" w:eastAsia="ＭＳ 明朝" w:cs="Calibri" w:asciiTheme="majorAscii" w:hAnsiTheme="majorAscii" w:eastAsiaTheme="minorEastAsia" w:cstheme="majorAscii"/>
          <w:b w:val="1"/>
          <w:bCs w:val="1"/>
          <w:sz w:val="22"/>
          <w:szCs w:val="22"/>
        </w:rPr>
      </w:pPr>
      <w:r w:rsidRPr="2C09B7EE" w:rsidR="00D15D77">
        <w:rPr>
          <w:rFonts w:ascii="Calibri" w:hAnsi="Calibri" w:eastAsia="ＭＳ 明朝" w:cs="Calibri" w:asciiTheme="majorAscii" w:hAnsiTheme="majorAscii" w:eastAsiaTheme="minorEastAsia" w:cstheme="majorAscii"/>
          <w:b w:val="1"/>
          <w:bCs w:val="1"/>
          <w:sz w:val="22"/>
          <w:szCs w:val="22"/>
        </w:rPr>
        <w:t>1</w:t>
      </w:r>
      <w:r w:rsidRPr="2C09B7EE" w:rsidR="00131A46">
        <w:rPr>
          <w:rFonts w:ascii="Calibri" w:hAnsi="Calibri" w:eastAsia="ＭＳ 明朝" w:cs="Calibri" w:asciiTheme="majorAscii" w:hAnsiTheme="majorAscii" w:eastAsiaTheme="minorEastAsia" w:cstheme="majorAscii"/>
          <w:b w:val="1"/>
          <w:bCs w:val="1"/>
          <w:sz w:val="22"/>
          <w:szCs w:val="22"/>
        </w:rPr>
        <w:t>25</w:t>
      </w:r>
      <w:r w:rsidRPr="2C09B7EE" w:rsidR="5AE51BDA">
        <w:rPr>
          <w:rFonts w:ascii="Calibri" w:hAnsi="Calibri" w:eastAsia="ＭＳ 明朝" w:cs="Calibri" w:asciiTheme="majorAscii" w:hAnsiTheme="majorAscii" w:eastAsiaTheme="minorEastAsia" w:cstheme="majorAscii"/>
          <w:b w:val="1"/>
          <w:bCs w:val="1"/>
          <w:sz w:val="22"/>
          <w:szCs w:val="22"/>
        </w:rPr>
        <w:t xml:space="preserve">. What are the tests that specifically test for lateral epicondylitis?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6D1533" w14:paraId="2913CDF8" w14:textId="7B9E855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Rotary drawer test</w:t>
      </w:r>
    </w:p>
    <w:p w:rsidRPr="00846FDA" w:rsidR="00B81D1F" w:rsidP="2C09B7EE" w:rsidRDefault="009E4ACD" w14:paraId="378DD2B5" w14:textId="6FBD09C2">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Cozen’s</w:t>
      </w:r>
      <w:r w:rsidRPr="2C09B7EE" w:rsidR="5AE51BDA">
        <w:rPr>
          <w:rFonts w:ascii="Calibri" w:hAnsi="Calibri" w:eastAsia="ＭＳ 明朝" w:cs="Calibri" w:asciiTheme="majorAscii" w:hAnsiTheme="majorAscii" w:eastAsiaTheme="minorEastAsia" w:cstheme="majorAscii"/>
          <w:sz w:val="22"/>
          <w:szCs w:val="22"/>
        </w:rPr>
        <w:t xml:space="preserve"> test</w:t>
      </w:r>
    </w:p>
    <w:p w:rsidRPr="00846FDA" w:rsidR="00B81D1F" w:rsidP="2C09B7EE" w:rsidRDefault="006D1533" w14:paraId="686A6B3C" w14:textId="0BD81846">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5AE51BDA">
        <w:rPr>
          <w:rFonts w:ascii="Calibri" w:hAnsi="Calibri" w:eastAsia="ＭＳ 明朝" w:cs="Calibri" w:asciiTheme="majorAscii" w:hAnsiTheme="majorAscii" w:eastAsiaTheme="minorEastAsia" w:cstheme="majorAscii"/>
          <w:sz w:val="22"/>
          <w:szCs w:val="22"/>
        </w:rPr>
        <w:t>Golfer’s elbow test</w:t>
      </w:r>
    </w:p>
    <w:p w:rsidRPr="00846FDA" w:rsidR="00B81D1F" w:rsidP="2C09B7EE" w:rsidRDefault="009E4ACD" w14:paraId="55A0BB48" w14:textId="093EF0B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Mill’s test</w:t>
      </w:r>
    </w:p>
    <w:p w:rsidRPr="00846FDA" w:rsidR="00B81D1F" w:rsidP="2C09B7EE" w:rsidRDefault="006D1533" w14:paraId="123D94DF" w14:textId="723EAD7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Wartenberg’s Sign</w:t>
      </w:r>
    </w:p>
    <w:p w:rsidR="00B81D1F" w:rsidP="2C09B7EE" w:rsidRDefault="009E4ACD" w14:paraId="5F84EF13" w14:textId="7B2E08B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Third finger extension test</w:t>
      </w:r>
    </w:p>
    <w:p w:rsidRPr="00846FDA" w:rsidR="004906A6" w:rsidP="2C09B7EE" w:rsidRDefault="004906A6" w14:paraId="768F058F" w14:textId="77777777">
      <w:pPr>
        <w:spacing/>
        <w:contextualSpacing w:val="1"/>
        <w:rPr>
          <w:rFonts w:ascii="Calibri" w:hAnsi="Calibri" w:eastAsia="ＭＳ 明朝" w:cs="Calibri" w:asciiTheme="majorAscii" w:hAnsiTheme="majorAscii" w:eastAsiaTheme="minorEastAsia" w:cstheme="majorAscii"/>
          <w:sz w:val="22"/>
          <w:szCs w:val="22"/>
        </w:rPr>
      </w:pPr>
    </w:p>
    <w:p w:rsidRPr="00846FDA" w:rsidR="00B81D1F" w:rsidP="2C09B7EE" w:rsidRDefault="00131A46" w14:paraId="3AD927A7" w14:textId="0BAFCA39">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w:t>
      </w:r>
      <w:r w:rsidRPr="2C09B7EE" w:rsidR="00D15D77">
        <w:rPr>
          <w:rFonts w:ascii="Calibri" w:hAnsi="Calibri" w:eastAsia="ＭＳ 明朝" w:cs="Calibri" w:asciiTheme="majorAscii" w:hAnsiTheme="majorAscii" w:eastAsiaTheme="minorEastAsia" w:cstheme="majorAscii"/>
          <w:b w:val="1"/>
          <w:bCs w:val="1"/>
          <w:sz w:val="22"/>
          <w:szCs w:val="22"/>
        </w:rPr>
        <w:t>2</w:t>
      </w:r>
      <w:r w:rsidRPr="2C09B7EE" w:rsidR="00131A46">
        <w:rPr>
          <w:rFonts w:ascii="Calibri" w:hAnsi="Calibri" w:eastAsia="ＭＳ 明朝" w:cs="Calibri" w:asciiTheme="majorAscii" w:hAnsiTheme="majorAscii" w:eastAsiaTheme="minorEastAsia" w:cstheme="majorAscii"/>
          <w:b w:val="1"/>
          <w:bCs w:val="1"/>
          <w:sz w:val="22"/>
          <w:szCs w:val="22"/>
        </w:rPr>
        <w:t>6</w:t>
      </w:r>
      <w:r w:rsidRPr="2C09B7EE" w:rsidR="5AE51BDA">
        <w:rPr>
          <w:rFonts w:ascii="Calibri" w:hAnsi="Calibri" w:eastAsia="ＭＳ 明朝" w:cs="Calibri" w:asciiTheme="majorAscii" w:hAnsiTheme="majorAscii" w:eastAsiaTheme="minorEastAsia" w:cstheme="majorAscii"/>
          <w:b w:val="1"/>
          <w:bCs w:val="1"/>
          <w:sz w:val="22"/>
          <w:szCs w:val="22"/>
        </w:rPr>
        <w:t xml:space="preserve">. What muscles are most likely to be involved in lateral epicondylitis?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329ED7BE" w14:textId="0695D95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5AE51BDA">
        <w:rPr>
          <w:rFonts w:ascii="Calibri" w:hAnsi="Calibri" w:eastAsia="ＭＳ 明朝" w:cs="Calibri" w:asciiTheme="majorAscii" w:hAnsiTheme="majorAscii" w:eastAsiaTheme="minorEastAsia" w:cstheme="majorAscii"/>
          <w:sz w:val="22"/>
          <w:szCs w:val="22"/>
        </w:rPr>
        <w:t>Extensor carpi radialis brevis</w:t>
      </w:r>
    </w:p>
    <w:p w:rsidRPr="00846FDA" w:rsidR="00B81D1F" w:rsidP="2C09B7EE" w:rsidRDefault="006D1533" w14:paraId="12C75703" w14:textId="0C56693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Supinator</w:t>
      </w:r>
    </w:p>
    <w:p w:rsidRPr="00846FDA" w:rsidR="00B81D1F" w:rsidP="2C09B7EE" w:rsidRDefault="006D1533" w14:paraId="0461D068" w14:textId="083F114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 xml:space="preserve">Flexor carpi </w:t>
      </w:r>
      <w:r w:rsidRPr="2C09B7EE" w:rsidR="00B81D1F">
        <w:rPr>
          <w:rFonts w:ascii="Calibri" w:hAnsi="Calibri" w:eastAsia="ＭＳ 明朝" w:cs="Calibri" w:asciiTheme="majorAscii" w:hAnsiTheme="majorAscii" w:eastAsiaTheme="minorEastAsia" w:cstheme="majorAscii"/>
          <w:sz w:val="22"/>
          <w:szCs w:val="22"/>
        </w:rPr>
        <w:t>ulnaris</w:t>
      </w:r>
    </w:p>
    <w:p w:rsidRPr="00846FDA" w:rsidR="00B81D1F" w:rsidP="2C09B7EE" w:rsidRDefault="006D1533" w14:paraId="3784CFBE" w14:textId="18CF68C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Flexor carpi radialis</w:t>
      </w:r>
    </w:p>
    <w:p w:rsidR="00B81D1F" w:rsidP="2C09B7EE" w:rsidRDefault="009E4ACD" w14:paraId="7D227B12" w14:textId="4622F0C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Extensor digitorum communis</w:t>
      </w:r>
    </w:p>
    <w:p w:rsidRPr="00846FDA" w:rsidR="004906A6" w:rsidP="004906A6" w:rsidRDefault="004906A6" w14:paraId="347EF1AA" w14:textId="77777777">
      <w:pPr>
        <w:contextualSpacing/>
        <w:rPr>
          <w:rFonts w:asciiTheme="majorHAnsi" w:hAnsiTheme="majorHAnsi" w:eastAsiaTheme="minorEastAsia" w:cstheme="majorHAnsi"/>
          <w:sz w:val="22"/>
          <w:szCs w:val="22"/>
        </w:rPr>
      </w:pPr>
    </w:p>
    <w:p w:rsidRPr="00846FDA" w:rsidR="00B81D1F" w:rsidP="2C09B7EE" w:rsidRDefault="00131A46" w14:paraId="3C0B404A" w14:textId="53E07B5B">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127</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Which improper tennis technique is likely to contribute to lateral epicondylitis?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16AE2376" w14:textId="2B8F986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Premature truncal rotation</w:t>
      </w:r>
    </w:p>
    <w:p w:rsidRPr="00846FDA" w:rsidR="00B81D1F" w:rsidP="2C09B7EE" w:rsidRDefault="009E4ACD" w14:paraId="319331C5" w14:textId="459E2D4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 xml:space="preserve">The wrist </w:t>
      </w:r>
      <w:r w:rsidRPr="2C09B7EE" w:rsidR="00B81D1F">
        <w:rPr>
          <w:rFonts w:ascii="Calibri" w:hAnsi="Calibri" w:eastAsia="ＭＳ 明朝" w:cs="Calibri" w:asciiTheme="majorAscii" w:hAnsiTheme="majorAscii" w:eastAsiaTheme="minorEastAsia" w:cstheme="majorAscii"/>
          <w:sz w:val="22"/>
          <w:szCs w:val="22"/>
        </w:rPr>
        <w:t>flexed during the backhand</w:t>
      </w:r>
    </w:p>
    <w:p w:rsidRPr="00846FDA" w:rsidR="00B81D1F" w:rsidP="2C09B7EE" w:rsidRDefault="006D1533" w14:paraId="76E92C7A" w14:textId="4F4A9B1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A forehand drop shot using a scooping motion</w:t>
      </w:r>
    </w:p>
    <w:p w:rsidRPr="00846FDA" w:rsidR="00B81D1F" w:rsidP="2C09B7EE" w:rsidRDefault="009E4ACD" w14:paraId="6A5C4352" w14:textId="31BF566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A backhand where the elbow leads ahead of the racquet</w:t>
      </w:r>
    </w:p>
    <w:p w:rsidR="00B81D1F" w:rsidP="2C09B7EE" w:rsidRDefault="006D1533" w14:paraId="708F9C7E" w14:textId="44E66C71">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Overhead shots with the wrist in pronation and hyperextension</w:t>
      </w:r>
    </w:p>
    <w:p w:rsidRPr="00846FDA" w:rsidR="005C0ED4" w:rsidP="005C0ED4" w:rsidRDefault="005C0ED4" w14:paraId="6C6638A2" w14:textId="77777777">
      <w:pPr>
        <w:contextualSpacing/>
        <w:rPr>
          <w:rFonts w:asciiTheme="majorHAnsi" w:hAnsiTheme="majorHAnsi" w:eastAsiaTheme="minorEastAsia" w:cstheme="majorHAnsi"/>
          <w:sz w:val="22"/>
          <w:szCs w:val="22"/>
        </w:rPr>
      </w:pPr>
    </w:p>
    <w:p w:rsidRPr="00846FDA" w:rsidR="00B81D1F" w:rsidP="2C09B7EE" w:rsidRDefault="5AE51BDA" w14:paraId="7B76A903" w14:textId="7005677E">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128</w:t>
      </w:r>
      <w:r w:rsidRPr="2C09B7EE" w:rsidR="5AE51BDA">
        <w:rPr>
          <w:rFonts w:ascii="Calibri" w:hAnsi="Calibri" w:eastAsia="ＭＳ 明朝" w:cs="Calibri" w:asciiTheme="majorAscii" w:hAnsiTheme="majorAscii" w:eastAsiaTheme="minorEastAsia" w:cstheme="majorAscii"/>
          <w:b w:val="1"/>
          <w:bCs w:val="1"/>
          <w:sz w:val="22"/>
          <w:szCs w:val="22"/>
        </w:rPr>
        <w:t xml:space="preserve">. Conservative treatment has not helped this patient, and the physician </w:t>
      </w:r>
      <w:r w:rsidRPr="2C09B7EE" w:rsidR="5AE51BDA">
        <w:rPr>
          <w:rFonts w:ascii="Calibri" w:hAnsi="Calibri" w:eastAsia="ＭＳ 明朝" w:cs="Calibri" w:asciiTheme="majorAscii" w:hAnsiTheme="majorAscii" w:eastAsiaTheme="minorEastAsia" w:cstheme="majorAscii"/>
          <w:b w:val="1"/>
          <w:bCs w:val="1"/>
          <w:sz w:val="22"/>
          <w:szCs w:val="22"/>
        </w:rPr>
        <w:t>determines</w:t>
      </w:r>
      <w:r w:rsidRPr="2C09B7EE" w:rsidR="5AE51BDA">
        <w:rPr>
          <w:rFonts w:ascii="Calibri" w:hAnsi="Calibri" w:eastAsia="ＭＳ 明朝" w:cs="Calibri" w:asciiTheme="majorAscii" w:hAnsiTheme="majorAscii" w:eastAsiaTheme="minorEastAsia" w:cstheme="majorAscii"/>
          <w:b w:val="1"/>
          <w:bCs w:val="1"/>
          <w:sz w:val="22"/>
          <w:szCs w:val="22"/>
        </w:rPr>
        <w:t xml:space="preserve"> that surgical intervention has the best chance for returning the patient </w:t>
      </w:r>
      <w:r w:rsidRPr="2C09B7EE" w:rsidR="5AE51BDA">
        <w:rPr>
          <w:rFonts w:ascii="Calibri" w:hAnsi="Calibri" w:eastAsia="ＭＳ 明朝" w:cs="Calibri" w:asciiTheme="majorAscii" w:hAnsiTheme="majorAscii" w:eastAsiaTheme="minorEastAsia" w:cstheme="majorAscii"/>
          <w:b w:val="1"/>
          <w:bCs w:val="1"/>
          <w:sz w:val="22"/>
          <w:szCs w:val="22"/>
        </w:rPr>
        <w:t xml:space="preserve">to her </w:t>
      </w:r>
      <w:r w:rsidRPr="2C09B7EE" w:rsidR="5AE51BDA">
        <w:rPr>
          <w:rFonts w:ascii="Calibri" w:hAnsi="Calibri" w:eastAsia="ＭＳ 明朝" w:cs="Calibri" w:asciiTheme="majorAscii" w:hAnsiTheme="majorAscii" w:eastAsiaTheme="minorEastAsia" w:cstheme="majorAscii"/>
          <w:b w:val="1"/>
          <w:bCs w:val="1"/>
          <w:sz w:val="22"/>
          <w:szCs w:val="22"/>
        </w:rPr>
        <w:t>previous</w:t>
      </w:r>
      <w:r w:rsidRPr="2C09B7EE" w:rsidR="5AE51BDA">
        <w:rPr>
          <w:rFonts w:ascii="Calibri" w:hAnsi="Calibri" w:eastAsia="ＭＳ 明朝" w:cs="Calibri" w:asciiTheme="majorAscii" w:hAnsiTheme="majorAscii" w:eastAsiaTheme="minorEastAsia" w:cstheme="majorAscii"/>
          <w:b w:val="1"/>
          <w:bCs w:val="1"/>
          <w:sz w:val="22"/>
          <w:szCs w:val="22"/>
        </w:rPr>
        <w:t xml:space="preserve"> level of competitiveness. What is the</w:t>
      </w:r>
      <w:r w:rsidRPr="2C09B7EE" w:rsidR="09F3D8BF">
        <w:rPr>
          <w:rFonts w:ascii="Calibri" w:hAnsi="Calibri" w:eastAsia="ＭＳ 明朝" w:cs="Calibri" w:asciiTheme="majorAscii" w:hAnsiTheme="majorAscii" w:eastAsiaTheme="minorEastAsia" w:cstheme="majorAscii"/>
          <w:b w:val="1"/>
          <w:bCs w:val="1"/>
          <w:sz w:val="22"/>
          <w:szCs w:val="22"/>
        </w:rPr>
        <w:t xml:space="preserve"> primary focus of immediate</w:t>
      </w:r>
      <w:r w:rsidRPr="2C09B7EE" w:rsidR="5AE51BDA">
        <w:rPr>
          <w:rFonts w:ascii="Calibri" w:hAnsi="Calibri" w:eastAsia="ＭＳ 明朝" w:cs="Calibri" w:asciiTheme="majorAscii" w:hAnsiTheme="majorAscii" w:eastAsiaTheme="minorEastAsia" w:cstheme="majorAscii"/>
          <w:b w:val="1"/>
          <w:bCs w:val="1"/>
          <w:sz w:val="22"/>
          <w:szCs w:val="22"/>
        </w:rPr>
        <w:t xml:space="preserve"> postoperative management for lateral epicondylitis surgery?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123EC424" w14:textId="0F9E2BA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Immobilize in a posterior splint</w:t>
      </w:r>
    </w:p>
    <w:p w:rsidRPr="00846FDA" w:rsidR="00B81D1F" w:rsidP="2C09B7EE" w:rsidRDefault="006D1533" w14:paraId="0CF749DC" w14:textId="39EB768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Isometric wrist extension</w:t>
      </w:r>
    </w:p>
    <w:p w:rsidRPr="00846FDA" w:rsidR="00B81D1F" w:rsidP="2C09B7EE" w:rsidRDefault="006D1533" w14:paraId="05D939EB" w14:textId="48FEB5E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 xml:space="preserve">Range of motion </w:t>
      </w:r>
      <w:r w:rsidRPr="2C09B7EE" w:rsidR="00B81D1F">
        <w:rPr>
          <w:rFonts w:ascii="Calibri" w:hAnsi="Calibri" w:eastAsia="ＭＳ 明朝" w:cs="Calibri" w:asciiTheme="majorAscii" w:hAnsiTheme="majorAscii" w:eastAsiaTheme="minorEastAsia" w:cstheme="majorAscii"/>
          <w:sz w:val="22"/>
          <w:szCs w:val="22"/>
        </w:rPr>
        <w:t>allowed from 45</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to 120°</w:t>
      </w:r>
    </w:p>
    <w:p w:rsidRPr="00846FDA" w:rsidR="00B81D1F" w:rsidP="2C09B7EE" w:rsidRDefault="009E4ACD" w14:paraId="798F9A4D" w14:textId="79E8B21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Wound healing</w:t>
      </w:r>
    </w:p>
    <w:p w:rsidRPr="00846FDA" w:rsidR="00B81D1F" w:rsidP="2C09B7EE" w:rsidRDefault="006D1533" w14:paraId="151F6314" w14:textId="21BDA32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Isometric wrist flexion</w:t>
      </w:r>
    </w:p>
    <w:p w:rsidRPr="00846FDA" w:rsidR="00B81D1F" w:rsidP="2C09B7EE" w:rsidRDefault="006D1533" w14:paraId="7028A757" w14:textId="603115C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Compression</w:t>
      </w:r>
    </w:p>
    <w:p w:rsidRPr="00846FDA" w:rsidR="00131A46" w:rsidP="002B20E6" w:rsidRDefault="00131A46" w14:paraId="141D35BC" w14:textId="77777777">
      <w:pPr>
        <w:pStyle w:val="Heading3"/>
        <w:spacing w:after="200"/>
      </w:pPr>
      <w:r w:rsidR="00131A46">
        <w:rPr/>
        <w:t>Matching Question</w:t>
      </w:r>
    </w:p>
    <w:p w:rsidRPr="00846FDA" w:rsidR="00B81D1F" w:rsidP="2C09B7EE" w:rsidRDefault="00131A46" w14:paraId="7D07DCB3" w14:textId="7089701C">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129</w:t>
      </w:r>
      <w:r w:rsidRPr="2C09B7EE" w:rsidR="5AE51BDA">
        <w:rPr>
          <w:rFonts w:ascii="Calibri" w:hAnsi="Calibri" w:eastAsia="ＭＳ 明朝" w:cs="Calibri" w:asciiTheme="majorAscii" w:hAnsiTheme="majorAscii" w:eastAsiaTheme="minorEastAsia" w:cstheme="majorAscii"/>
          <w:b w:val="1"/>
          <w:bCs w:val="1"/>
          <w:sz w:val="22"/>
          <w:szCs w:val="22"/>
        </w:rPr>
        <w:t>. Match the phase of rehabilitation with the predominant tissue healing phase.</w:t>
      </w:r>
    </w:p>
    <w:p w:rsidRPr="00846FDA" w:rsidR="00B81D1F" w:rsidP="2C09B7EE" w:rsidRDefault="00B81D1F" w14:paraId="31AAB591" w14:textId="6AC31E8A">
      <w:pPr>
        <w:numPr>
          <w:ilvl w:val="0"/>
          <w:numId w:val="4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Inactive phase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Inflammation</w:t>
      </w:r>
    </w:p>
    <w:p w:rsidRPr="00846FDA" w:rsidR="00B81D1F" w:rsidP="2C09B7EE" w:rsidRDefault="00B81D1F" w14:paraId="7D043CEF" w14:textId="2D4D24C0">
      <w:pPr>
        <w:numPr>
          <w:ilvl w:val="0"/>
          <w:numId w:val="4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Active phase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Early proliferation</w:t>
      </w:r>
    </w:p>
    <w:p w:rsidRPr="00846FDA" w:rsidR="00B81D1F" w:rsidP="2C09B7EE" w:rsidRDefault="00B81D1F" w14:paraId="26A2A50C" w14:textId="22ABE005">
      <w:pPr>
        <w:numPr>
          <w:ilvl w:val="0"/>
          <w:numId w:val="4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Resistive phase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Later proliferation</w:t>
      </w:r>
    </w:p>
    <w:p w:rsidRPr="00846FDA" w:rsidR="00B81D1F" w:rsidP="2C09B7EE" w:rsidRDefault="00B81D1F" w14:paraId="48A27987" w14:textId="4B268F17">
      <w:pPr>
        <w:numPr>
          <w:ilvl w:val="0"/>
          <w:numId w:val="4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Aggressive phase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Remodeling</w:t>
      </w:r>
    </w:p>
    <w:p w:rsidRPr="00846FDA" w:rsidR="00131A46" w:rsidP="00C95CE4" w:rsidRDefault="00131A46" w14:paraId="448D2BD4" w14:textId="750D3BA5">
      <w:pPr>
        <w:pStyle w:val="Heading3"/>
        <w:spacing w:after="200"/>
      </w:pPr>
      <w:r w:rsidR="00131A46">
        <w:rPr/>
        <w:t>Multiple Choice Question</w:t>
      </w:r>
    </w:p>
    <w:p w:rsidR="00C70C05" w:rsidP="2C09B7EE" w:rsidRDefault="00131A46" w14:paraId="1E08C904" w14:textId="350D3461">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130</w:t>
      </w:r>
      <w:r w:rsidRPr="2C09B7EE" w:rsidR="5AE51BDA">
        <w:rPr>
          <w:rFonts w:ascii="Calibri" w:hAnsi="Calibri" w:eastAsia="ＭＳ 明朝" w:cs="Calibri" w:asciiTheme="majorAscii" w:hAnsiTheme="majorAscii" w:eastAsiaTheme="minorEastAsia" w:cstheme="majorAscii"/>
          <w:b w:val="1"/>
          <w:bCs w:val="1"/>
          <w:sz w:val="22"/>
          <w:szCs w:val="22"/>
        </w:rPr>
        <w:t>. Read the patient information</w:t>
      </w:r>
    </w:p>
    <w:p w:rsidR="00C70C05" w:rsidP="2C09B7EE" w:rsidRDefault="00B81D1F" w14:paraId="50A32303" w14:textId="77777777">
      <w:pPr>
        <w:spacing w:after="20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w:t>
      </w:r>
      <w:r w:rsidRPr="2C09B7EE" w:rsidR="00D15D77">
        <w:rPr>
          <w:rFonts w:ascii="Calibri" w:hAnsi="Calibri" w:eastAsia="ＭＳ 明朝" w:cs="Calibri" w:asciiTheme="majorAscii" w:hAnsiTheme="majorAscii" w:eastAsiaTheme="minorEastAsia" w:cstheme="majorAscii"/>
          <w:b w:val="1"/>
          <w:bCs w:val="1"/>
          <w:sz w:val="22"/>
          <w:szCs w:val="22"/>
        </w:rPr>
        <w:t xml:space="preserve">is </w:t>
      </w:r>
      <w:r w:rsidRPr="2C09B7EE" w:rsidR="00B81D1F">
        <w:rPr>
          <w:rFonts w:ascii="Calibri" w:hAnsi="Calibri" w:eastAsia="ＭＳ 明朝" w:cs="Calibri" w:asciiTheme="majorAscii" w:hAnsiTheme="majorAscii" w:eastAsiaTheme="minorEastAsia" w:cstheme="majorAscii"/>
          <w:b w:val="1"/>
          <w:bCs w:val="1"/>
          <w:sz w:val="22"/>
          <w:szCs w:val="22"/>
        </w:rPr>
        <w:t xml:space="preserve">suspicious that there is an underlying issue that may be </w:t>
      </w:r>
      <w:r w:rsidRPr="2C09B7EE" w:rsidR="00D15D77">
        <w:rPr>
          <w:rFonts w:ascii="Calibri" w:hAnsi="Calibri" w:eastAsia="ＭＳ 明朝" w:cs="Calibri" w:asciiTheme="majorAscii" w:hAnsiTheme="majorAscii" w:eastAsiaTheme="minorEastAsia" w:cstheme="majorAscii"/>
          <w:b w:val="1"/>
          <w:bCs w:val="1"/>
          <w:sz w:val="22"/>
          <w:szCs w:val="22"/>
        </w:rPr>
        <w:t xml:space="preserve">a </w:t>
      </w:r>
      <w:r w:rsidRPr="2C09B7EE" w:rsidR="00B81D1F">
        <w:rPr>
          <w:rFonts w:ascii="Calibri" w:hAnsi="Calibri" w:eastAsia="ＭＳ 明朝" w:cs="Calibri" w:asciiTheme="majorAscii" w:hAnsiTheme="majorAscii" w:eastAsiaTheme="minorEastAsia" w:cstheme="majorAscii"/>
          <w:b w:val="1"/>
          <w:bCs w:val="1"/>
          <w:sz w:val="22"/>
          <w:szCs w:val="22"/>
        </w:rPr>
        <w:t xml:space="preserve">cause for referral to the physician. Given the signs and symptoms, what would the athletic trainer suspect </w:t>
      </w:r>
      <w:r w:rsidRPr="2C09B7EE" w:rsidR="00B81D1F">
        <w:rPr>
          <w:rFonts w:ascii="Calibri" w:hAnsi="Calibri" w:eastAsia="ＭＳ 明朝" w:cs="Calibri" w:asciiTheme="majorAscii" w:hAnsiTheme="majorAscii" w:eastAsiaTheme="minorEastAsia" w:cstheme="majorAscii"/>
          <w:b w:val="1"/>
          <w:bCs w:val="1"/>
          <w:sz w:val="22"/>
          <w:szCs w:val="22"/>
        </w:rPr>
        <w:t>is occurring</w:t>
      </w:r>
      <w:r w:rsidRPr="2C09B7EE" w:rsidR="00B81D1F">
        <w:rPr>
          <w:rFonts w:ascii="Calibri" w:hAnsi="Calibri" w:eastAsia="ＭＳ 明朝" w:cs="Calibri" w:asciiTheme="majorAscii" w:hAnsiTheme="majorAscii" w:eastAsiaTheme="minorEastAsia" w:cstheme="majorAscii"/>
          <w:b w:val="1"/>
          <w:bCs w:val="1"/>
          <w:sz w:val="22"/>
          <w:szCs w:val="22"/>
        </w:rPr>
        <w:t xml:space="preserve">?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00C95CE4" w:rsidRDefault="00B81D1F" w14:paraId="33797D29" w14:textId="0BA83FC5">
      <w:p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Patient Information: A week into the rehabilitation process, the patient begins to have the following signs and symptoms:</w:t>
      </w:r>
    </w:p>
    <w:p w:rsidR="00C70C05" w:rsidP="00C95CE4" w:rsidRDefault="00B81D1F" w14:paraId="1590D6E9" w14:textId="77777777">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Increased pain that is disproportionate to the injury</w:t>
      </w:r>
    </w:p>
    <w:p w:rsidRPr="00846FDA" w:rsidR="00B81D1F" w:rsidP="00C95CE4" w:rsidRDefault="00B81D1F" w14:paraId="1EE2E654" w14:textId="10CFF904">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Pain even with light touch</w:t>
      </w:r>
    </w:p>
    <w:p w:rsidRPr="00846FDA" w:rsidR="00B81D1F" w:rsidP="00C95CE4" w:rsidRDefault="00B81D1F" w14:paraId="01AAE64F" w14:textId="77777777">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Decreased range of motion</w:t>
      </w:r>
    </w:p>
    <w:p w:rsidRPr="00846FDA" w:rsidR="00B81D1F" w:rsidP="00C95CE4" w:rsidRDefault="00B81D1F" w14:paraId="1452043F" w14:textId="77777777">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Redness of upper extremity</w:t>
      </w:r>
    </w:p>
    <w:p w:rsidRPr="00846FDA" w:rsidR="00B81D1F" w:rsidP="00C95CE4" w:rsidRDefault="00B81D1F" w14:paraId="2979AA6D" w14:textId="77777777">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Excessive sweating</w:t>
      </w:r>
    </w:p>
    <w:p w:rsidR="00B81D1F" w:rsidP="00C95CE4" w:rsidRDefault="00B81D1F" w14:paraId="3B8BD14B" w14:textId="77777777">
      <w:pPr>
        <w:numPr>
          <w:ilvl w:val="0"/>
          <w:numId w:val="42"/>
        </w:num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Decreased distal pulses</w:t>
      </w:r>
    </w:p>
    <w:p w:rsidRPr="00846FDA" w:rsidR="00C95CE4" w:rsidP="00C95CE4" w:rsidRDefault="00C95CE4" w14:paraId="4183BCB9" w14:textId="77777777">
      <w:pPr>
        <w:ind w:left="360"/>
        <w:rPr>
          <w:rFonts w:asciiTheme="majorHAnsi" w:hAnsiTheme="majorHAnsi" w:eastAsiaTheme="minorEastAsia" w:cstheme="majorHAnsi"/>
          <w:b/>
          <w:bCs/>
          <w:sz w:val="22"/>
          <w:szCs w:val="22"/>
        </w:rPr>
      </w:pPr>
    </w:p>
    <w:p w:rsidRPr="00846FDA" w:rsidR="00B81D1F" w:rsidP="2C09B7EE" w:rsidRDefault="006D1533" w14:paraId="6E855AB7" w14:textId="38127149">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Raynaud’s phenomenon</w:t>
      </w:r>
    </w:p>
    <w:p w:rsidRPr="00846FDA" w:rsidR="00B81D1F" w:rsidP="2C09B7EE" w:rsidRDefault="006D1533" w14:paraId="0CF60BCE" w14:textId="73FD722F">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Exertional rhabdomyolysis</w:t>
      </w:r>
    </w:p>
    <w:p w:rsidRPr="00846FDA" w:rsidR="00B81D1F" w:rsidP="2C09B7EE" w:rsidRDefault="009E4ACD" w14:paraId="562F91E9" w14:textId="5F83A5E2">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Complex regional pain syndrome</w:t>
      </w:r>
    </w:p>
    <w:p w:rsidRPr="00846FDA" w:rsidR="00B81D1F" w:rsidP="2C09B7EE" w:rsidRDefault="006D1533" w14:paraId="79FD7AB2" w14:textId="0B1474E4">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Fibromyalgia</w:t>
      </w:r>
    </w:p>
    <w:p w:rsidRPr="00846FDA" w:rsidR="00B81D1F" w:rsidP="2C09B7EE" w:rsidRDefault="006D1533" w14:paraId="0C5903D1" w14:textId="45C4FA88">
      <w:pPr>
        <w:ind w:left="357"/>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Blood clot</w:t>
      </w:r>
    </w:p>
    <w:p w:rsidRPr="00846FDA" w:rsidR="00131A46" w:rsidP="00C95CE4" w:rsidRDefault="00131A46" w14:paraId="2EA290A0" w14:textId="77777777">
      <w:pPr>
        <w:pStyle w:val="Heading3"/>
        <w:spacing w:after="200"/>
      </w:pPr>
      <w:r w:rsidR="00131A46">
        <w:rPr/>
        <w:t>Multiple Select Question</w:t>
      </w:r>
    </w:p>
    <w:p w:rsidRPr="00846FDA" w:rsidR="00B81D1F" w:rsidP="2C09B7EE" w:rsidRDefault="00131A46" w14:paraId="570B8A7F" w14:textId="0AF96B21">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131</w:t>
      </w:r>
      <w:r w:rsidRPr="2C09B7EE" w:rsidR="5AE51BDA">
        <w:rPr>
          <w:rFonts w:ascii="Calibri" w:hAnsi="Calibri" w:eastAsia="ＭＳ 明朝" w:cs="Calibri" w:asciiTheme="majorAscii" w:hAnsiTheme="majorAscii" w:eastAsiaTheme="minorEastAsia" w:cstheme="majorAscii"/>
          <w:b w:val="1"/>
          <w:bCs w:val="1"/>
          <w:sz w:val="22"/>
          <w:szCs w:val="22"/>
        </w:rPr>
        <w:t xml:space="preserve">. What are some of the treatments that the athletic trainer can use for treating </w:t>
      </w:r>
      <w:r w:rsidRPr="2C09B7EE" w:rsidR="5AE51BDA">
        <w:rPr>
          <w:rFonts w:ascii="Calibri" w:hAnsi="Calibri" w:eastAsia="ＭＳ 明朝" w:cs="Calibri" w:asciiTheme="majorAscii" w:hAnsiTheme="majorAscii" w:eastAsiaTheme="minorEastAsia" w:cstheme="majorAscii"/>
          <w:b w:val="1"/>
          <w:bCs w:val="1"/>
          <w:sz w:val="22"/>
          <w:szCs w:val="22"/>
        </w:rPr>
        <w:t>a complex</w:t>
      </w:r>
      <w:r w:rsidRPr="2C09B7EE" w:rsidR="5AE51BDA">
        <w:rPr>
          <w:rFonts w:ascii="Calibri" w:hAnsi="Calibri" w:eastAsia="ＭＳ 明朝" w:cs="Calibri" w:asciiTheme="majorAscii" w:hAnsiTheme="majorAscii" w:eastAsiaTheme="minorEastAsia" w:cstheme="majorAscii"/>
          <w:b w:val="1"/>
          <w:bCs w:val="1"/>
          <w:sz w:val="22"/>
          <w:szCs w:val="22"/>
        </w:rPr>
        <w:t xml:space="preserve"> regional pain syndrome?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70CD07B8" w14:textId="240BFEEB">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Over-the-counter nonsteroidal anti-inflammatory drugs</w:t>
      </w:r>
    </w:p>
    <w:p w:rsidRPr="00846FDA" w:rsidR="00B81D1F" w:rsidP="2C09B7EE" w:rsidRDefault="009E4ACD" w14:paraId="04AE1908" w14:textId="46F3AB01">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Beta-blockers</w:t>
      </w:r>
    </w:p>
    <w:p w:rsidRPr="00846FDA" w:rsidR="00B81D1F" w:rsidP="2C09B7EE" w:rsidRDefault="006D1533" w14:paraId="593F499F" w14:textId="3183A222">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5AE51BDA">
        <w:rPr>
          <w:rFonts w:ascii="Calibri" w:hAnsi="Calibri" w:eastAsia="ＭＳ 明朝" w:cs="Calibri" w:asciiTheme="majorAscii" w:hAnsiTheme="majorAscii" w:eastAsiaTheme="minorEastAsia" w:cstheme="majorAscii"/>
          <w:sz w:val="22"/>
          <w:szCs w:val="22"/>
        </w:rPr>
        <w:t>A neoprene sleeve</w:t>
      </w:r>
    </w:p>
    <w:p w:rsidRPr="00846FDA" w:rsidR="00B81D1F" w:rsidP="2C09B7EE" w:rsidRDefault="009E4ACD" w14:paraId="6BF8343F" w14:textId="1A84669F">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Heat therapy</w:t>
      </w:r>
    </w:p>
    <w:p w:rsidRPr="00846FDA" w:rsidR="00B81D1F" w:rsidP="2C09B7EE" w:rsidRDefault="009E4ACD" w14:paraId="2BF94CC6" w14:textId="61198782">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TENS</w:t>
      </w:r>
    </w:p>
    <w:p w:rsidRPr="00846FDA" w:rsidR="00B81D1F" w:rsidP="2C09B7EE" w:rsidRDefault="009E4ACD" w14:paraId="16031363" w14:textId="121793E3">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Guided exercise to increase range of motion</w:t>
      </w:r>
    </w:p>
    <w:p w:rsidR="00B81D1F" w:rsidP="2C09B7EE" w:rsidRDefault="009E4ACD" w14:paraId="0F0B6D12" w14:textId="3E76E437">
      <w:pPr>
        <w:spacing/>
        <w:ind w:left="720"/>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g. </w:t>
      </w:r>
      <w:r w:rsidRPr="2C09B7EE" w:rsidR="00B81D1F">
        <w:rPr>
          <w:rFonts w:ascii="Calibri" w:hAnsi="Calibri" w:eastAsia="ＭＳ 明朝" w:cs="Calibri" w:asciiTheme="majorAscii" w:hAnsiTheme="majorAscii" w:eastAsiaTheme="minorEastAsia" w:cstheme="majorAscii"/>
          <w:sz w:val="22"/>
          <w:szCs w:val="22"/>
        </w:rPr>
        <w:t>Biofeedback</w:t>
      </w:r>
    </w:p>
    <w:p w:rsidRPr="00846FDA" w:rsidR="00C95CE4" w:rsidP="00C95CE4" w:rsidRDefault="00C95CE4" w14:paraId="4CAC7FA2" w14:textId="77777777">
      <w:pPr>
        <w:contextualSpacing/>
        <w:rPr>
          <w:rFonts w:asciiTheme="majorHAnsi" w:hAnsiTheme="majorHAnsi" w:eastAsiaTheme="minorEastAsia" w:cstheme="majorHAnsi"/>
          <w:sz w:val="22"/>
          <w:szCs w:val="22"/>
        </w:rPr>
      </w:pPr>
    </w:p>
    <w:p w:rsidRPr="00846FDA" w:rsidR="00B81D1F" w:rsidP="2C09B7EE" w:rsidRDefault="00131A46" w14:paraId="4EC1A584" w14:textId="74B479F9">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132</w:t>
      </w:r>
      <w:r w:rsidRPr="2C09B7EE" w:rsidR="5AE51BDA">
        <w:rPr>
          <w:rFonts w:ascii="Calibri" w:hAnsi="Calibri" w:eastAsia="ＭＳ 明朝" w:cs="Calibri" w:asciiTheme="majorAscii" w:hAnsiTheme="majorAscii" w:eastAsiaTheme="minorEastAsia" w:cstheme="majorAscii"/>
          <w:b w:val="1"/>
          <w:bCs w:val="1"/>
          <w:sz w:val="22"/>
          <w:szCs w:val="22"/>
        </w:rPr>
        <w:t>. The athlete returns from the physician, and the athletic trainer is instructed to apply a TENS unit to relieve pain. Click on the areas where the two electrodes should be placed on the cutaneous nerves.</w:t>
      </w:r>
    </w:p>
    <w:p w:rsidRPr="00846FDA" w:rsidR="00B81D1F" w:rsidP="00B81D1F" w:rsidRDefault="00B81D1F" w14:paraId="75F79CAE"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6C5FF7A8" wp14:editId="38ACE922">
            <wp:extent cx="1508891" cy="2568163"/>
            <wp:effectExtent l="0" t="0" r="0" b="3810"/>
            <wp:docPr id="17318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604" name=""/>
                    <pic:cNvPicPr/>
                  </pic:nvPicPr>
                  <pic:blipFill>
                    <a:blip r:embed="rId23"/>
                    <a:stretch>
                      <a:fillRect/>
                    </a:stretch>
                  </pic:blipFill>
                  <pic:spPr>
                    <a:xfrm>
                      <a:off x="0" y="0"/>
                      <a:ext cx="1508891" cy="2568163"/>
                    </a:xfrm>
                    <a:prstGeom prst="rect">
                      <a:avLst/>
                    </a:prstGeom>
                  </pic:spPr>
                </pic:pic>
              </a:graphicData>
            </a:graphic>
          </wp:inline>
        </w:drawing>
      </w:r>
    </w:p>
    <w:p w:rsidRPr="00846FDA" w:rsidR="00B81D1F" w:rsidP="2C09B7EE" w:rsidRDefault="00D15D77" w14:paraId="3742B659" w14:textId="55BD3C0C">
      <w:pPr>
        <w:ind w:left="720"/>
        <w:rPr>
          <w:rFonts w:ascii="Calibri" w:hAnsi="Calibri" w:eastAsia="ＭＳ 明朝" w:cs="Calibri" w:asciiTheme="majorAscii" w:hAnsiTheme="majorAscii" w:eastAsiaTheme="minorEastAsia" w:cstheme="majorAscii"/>
          <w:sz w:val="22"/>
          <w:szCs w:val="22"/>
        </w:rPr>
      </w:pP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4</w:t>
      </w:r>
    </w:p>
    <w:p w:rsidRPr="00846FDA" w:rsidR="00B81D1F" w:rsidP="2C09B7EE" w:rsidRDefault="00D15D77" w14:paraId="155A46FB" w14:textId="53C348DE">
      <w:pPr>
        <w:ind w:left="720"/>
        <w:rPr>
          <w:rFonts w:ascii="Calibri" w:hAnsi="Calibri" w:eastAsia="ＭＳ 明朝" w:cs="Calibri" w:asciiTheme="majorAscii" w:hAnsiTheme="majorAscii" w:eastAsiaTheme="minorEastAsia" w:cstheme="majorAscii"/>
          <w:sz w:val="22"/>
          <w:szCs w:val="22"/>
        </w:rPr>
      </w:pP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5</w:t>
      </w:r>
    </w:p>
    <w:p w:rsidRPr="00846FDA" w:rsidR="00131A46" w:rsidP="00734579" w:rsidRDefault="00131A46" w14:paraId="6E99E5B0" w14:textId="77777777">
      <w:pPr>
        <w:pStyle w:val="Heading3"/>
        <w:spacing w:after="200"/>
      </w:pPr>
      <w:r w:rsidR="00131A46">
        <w:rPr/>
        <w:t>Matching Question</w:t>
      </w:r>
    </w:p>
    <w:p w:rsidRPr="00846FDA" w:rsidR="00B81D1F" w:rsidP="2C09B7EE" w:rsidRDefault="00131A46" w14:paraId="19DEB3EB" w14:textId="24B4C86C">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133</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As the patient is progressing through their treatment, </w:t>
      </w:r>
      <w:r w:rsidRPr="2C09B7EE" w:rsidR="00D15D77">
        <w:rPr>
          <w:rFonts w:ascii="Calibri" w:hAnsi="Calibri" w:eastAsia="ＭＳ 明朝" w:cs="Calibri" w:asciiTheme="majorAscii" w:hAnsiTheme="majorAscii" w:eastAsiaTheme="minorEastAsia" w:cstheme="majorAscii"/>
          <w:b w:val="1"/>
          <w:bCs w:val="1"/>
          <w:sz w:val="22"/>
          <w:szCs w:val="22"/>
        </w:rPr>
        <w:t xml:space="preserve">a </w:t>
      </w:r>
      <w:r w:rsidRPr="2C09B7EE" w:rsidR="00B81D1F">
        <w:rPr>
          <w:rFonts w:ascii="Calibri" w:hAnsi="Calibri" w:eastAsia="ＭＳ 明朝" w:cs="Calibri" w:asciiTheme="majorAscii" w:hAnsiTheme="majorAscii" w:eastAsiaTheme="minorEastAsia" w:cstheme="majorAscii"/>
          <w:b w:val="1"/>
          <w:bCs w:val="1"/>
          <w:sz w:val="22"/>
          <w:szCs w:val="22"/>
        </w:rPr>
        <w:t xml:space="preserve">part of the process is to reduce </w:t>
      </w:r>
      <w:r w:rsidRPr="2C09B7EE" w:rsidR="00163718">
        <w:rPr>
          <w:rFonts w:ascii="Calibri" w:hAnsi="Calibri" w:eastAsia="ＭＳ 明朝" w:cs="Calibri" w:asciiTheme="majorAscii" w:hAnsiTheme="majorAscii" w:eastAsiaTheme="minorEastAsia" w:cstheme="majorAscii"/>
          <w:b w:val="1"/>
          <w:bCs w:val="1"/>
          <w:sz w:val="22"/>
          <w:szCs w:val="22"/>
        </w:rPr>
        <w:t>oedema</w:t>
      </w:r>
      <w:r w:rsidRPr="2C09B7EE" w:rsidR="00B81D1F">
        <w:rPr>
          <w:rFonts w:ascii="Calibri" w:hAnsi="Calibri" w:eastAsia="ＭＳ 明朝" w:cs="Calibri" w:asciiTheme="majorAscii" w:hAnsiTheme="majorAscii" w:eastAsiaTheme="minorEastAsia" w:cstheme="majorAscii"/>
          <w:b w:val="1"/>
          <w:bCs w:val="1"/>
          <w:sz w:val="22"/>
          <w:szCs w:val="22"/>
        </w:rPr>
        <w:t xml:space="preserve">, and massage has been selected. Select the type of massage technique </w:t>
      </w:r>
      <w:r w:rsidRPr="2C09B7EE" w:rsidR="00163718">
        <w:rPr>
          <w:rFonts w:ascii="Calibri" w:hAnsi="Calibri" w:eastAsia="ＭＳ 明朝" w:cs="Calibri" w:asciiTheme="majorAscii" w:hAnsiTheme="majorAscii" w:eastAsiaTheme="minorEastAsia" w:cstheme="majorAscii"/>
          <w:b w:val="1"/>
          <w:bCs w:val="1"/>
          <w:sz w:val="22"/>
          <w:szCs w:val="22"/>
        </w:rPr>
        <w:t xml:space="preserve">and </w:t>
      </w:r>
      <w:r w:rsidRPr="2C09B7EE" w:rsidR="00B81D1F">
        <w:rPr>
          <w:rFonts w:ascii="Calibri" w:hAnsi="Calibri" w:eastAsia="ＭＳ 明朝" w:cs="Calibri" w:asciiTheme="majorAscii" w:hAnsiTheme="majorAscii" w:eastAsiaTheme="minorEastAsia" w:cstheme="majorAscii"/>
          <w:b w:val="1"/>
          <w:bCs w:val="1"/>
          <w:sz w:val="22"/>
          <w:szCs w:val="22"/>
        </w:rPr>
        <w:t>its use.</w:t>
      </w:r>
    </w:p>
    <w:p w:rsidRPr="00846FDA" w:rsidR="00B81D1F" w:rsidP="2C09B7EE" w:rsidRDefault="00B81D1F" w14:paraId="0FA90EFF" w14:textId="4ED0D0EB">
      <w:pPr>
        <w:numPr>
          <w:ilvl w:val="0"/>
          <w:numId w:val="45"/>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Effleurage</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Relax</w:t>
      </w:r>
      <w:r w:rsidRPr="2C09B7EE" w:rsidR="001C391A">
        <w:rPr>
          <w:rFonts w:ascii="Calibri" w:hAnsi="Calibri" w:eastAsia="ＭＳ 明朝" w:cs="Calibri" w:asciiTheme="majorAscii" w:hAnsiTheme="majorAscii" w:eastAsiaTheme="minorEastAsia" w:cstheme="majorAscii"/>
          <w:sz w:val="22"/>
          <w:szCs w:val="22"/>
        </w:rPr>
        <w:t>es</w:t>
      </w:r>
      <w:r w:rsidRPr="2C09B7EE" w:rsidR="00B81D1F">
        <w:rPr>
          <w:rFonts w:ascii="Calibri" w:hAnsi="Calibri" w:eastAsia="ＭＳ 明朝" w:cs="Calibri" w:asciiTheme="majorAscii" w:hAnsiTheme="majorAscii" w:eastAsiaTheme="minorEastAsia" w:cstheme="majorAscii"/>
          <w:sz w:val="22"/>
          <w:szCs w:val="22"/>
        </w:rPr>
        <w:t xml:space="preserve"> patient, </w:t>
      </w:r>
      <w:r w:rsidRPr="2C09B7EE" w:rsidR="001C391A">
        <w:rPr>
          <w:rFonts w:ascii="Calibri" w:hAnsi="Calibri" w:eastAsia="ＭＳ 明朝" w:cs="Calibri" w:asciiTheme="majorAscii" w:hAnsiTheme="majorAscii" w:eastAsiaTheme="minorEastAsia" w:cstheme="majorAscii"/>
          <w:sz w:val="22"/>
          <w:szCs w:val="22"/>
        </w:rPr>
        <w:t>i</w:t>
      </w:r>
      <w:r w:rsidRPr="2C09B7EE" w:rsidR="00B81D1F">
        <w:rPr>
          <w:rFonts w:ascii="Calibri" w:hAnsi="Calibri" w:eastAsia="ＭＳ 明朝" w:cs="Calibri" w:asciiTheme="majorAscii" w:hAnsiTheme="majorAscii" w:eastAsiaTheme="minorEastAsia" w:cstheme="majorAscii"/>
          <w:sz w:val="22"/>
          <w:szCs w:val="22"/>
        </w:rPr>
        <w:t>ncrease</w:t>
      </w:r>
      <w:r w:rsidRPr="2C09B7EE" w:rsidR="001C391A">
        <w:rPr>
          <w:rFonts w:ascii="Calibri" w:hAnsi="Calibri" w:eastAsia="ＭＳ 明朝" w:cs="Calibri" w:asciiTheme="majorAscii" w:hAnsiTheme="majorAscii" w:eastAsiaTheme="minorEastAsia" w:cstheme="majorAscii"/>
          <w:sz w:val="22"/>
          <w:szCs w:val="22"/>
        </w:rPr>
        <w:t>s</w:t>
      </w:r>
      <w:r w:rsidRPr="2C09B7EE" w:rsidR="00B81D1F">
        <w:rPr>
          <w:rFonts w:ascii="Calibri" w:hAnsi="Calibri" w:eastAsia="ＭＳ 明朝" w:cs="Calibri" w:asciiTheme="majorAscii" w:hAnsiTheme="majorAscii" w:eastAsiaTheme="minorEastAsia" w:cstheme="majorAscii"/>
          <w:sz w:val="22"/>
          <w:szCs w:val="22"/>
        </w:rPr>
        <w:t xml:space="preserve"> surface circulation, </w:t>
      </w:r>
      <w:r w:rsidRPr="2C09B7EE" w:rsidR="00163718">
        <w:rPr>
          <w:rFonts w:ascii="Calibri" w:hAnsi="Calibri" w:eastAsia="ＭＳ 明朝" w:cs="Calibri" w:asciiTheme="majorAscii" w:hAnsiTheme="majorAscii" w:eastAsiaTheme="minorEastAsia" w:cstheme="majorAscii"/>
          <w:sz w:val="22"/>
          <w:szCs w:val="22"/>
        </w:rPr>
        <w:t xml:space="preserve">and </w:t>
      </w:r>
      <w:r w:rsidRPr="2C09B7EE" w:rsidR="001C391A">
        <w:rPr>
          <w:rFonts w:ascii="Calibri" w:hAnsi="Calibri" w:eastAsia="ＭＳ 明朝" w:cs="Calibri" w:asciiTheme="majorAscii" w:hAnsiTheme="majorAscii" w:eastAsiaTheme="minorEastAsia" w:cstheme="majorAscii"/>
          <w:sz w:val="22"/>
          <w:szCs w:val="22"/>
        </w:rPr>
        <w:t>d</w:t>
      </w:r>
      <w:r w:rsidRPr="2C09B7EE" w:rsidR="00B81D1F">
        <w:rPr>
          <w:rFonts w:ascii="Calibri" w:hAnsi="Calibri" w:eastAsia="ＭＳ 明朝" w:cs="Calibri" w:asciiTheme="majorAscii" w:hAnsiTheme="majorAscii" w:eastAsiaTheme="minorEastAsia" w:cstheme="majorAscii"/>
          <w:sz w:val="22"/>
          <w:szCs w:val="22"/>
        </w:rPr>
        <w:t>istributes lubrication</w:t>
      </w:r>
    </w:p>
    <w:p w:rsidRPr="00846FDA" w:rsidR="00B81D1F" w:rsidP="2C09B7EE" w:rsidRDefault="00B81D1F" w14:paraId="63B11132" w14:textId="69A4FE98">
      <w:pPr>
        <w:numPr>
          <w:ilvl w:val="0"/>
          <w:numId w:val="45"/>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Petrissage</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Increase</w:t>
      </w:r>
      <w:r w:rsidRPr="2C09B7EE" w:rsidR="001C391A">
        <w:rPr>
          <w:rFonts w:ascii="Calibri" w:hAnsi="Calibri" w:eastAsia="ＭＳ 明朝" w:cs="Calibri" w:asciiTheme="majorAscii" w:hAnsiTheme="majorAscii" w:eastAsiaTheme="minorEastAsia" w:cstheme="majorAscii"/>
          <w:sz w:val="22"/>
          <w:szCs w:val="22"/>
        </w:rPr>
        <w:t>s</w:t>
      </w:r>
      <w:r w:rsidRPr="2C09B7EE" w:rsidR="00B81D1F">
        <w:rPr>
          <w:rFonts w:ascii="Calibri" w:hAnsi="Calibri" w:eastAsia="ＭＳ 明朝" w:cs="Calibri" w:asciiTheme="majorAscii" w:hAnsiTheme="majorAscii" w:eastAsiaTheme="minorEastAsia" w:cstheme="majorAscii"/>
          <w:sz w:val="22"/>
          <w:szCs w:val="22"/>
        </w:rPr>
        <w:t xml:space="preserve"> circulation, </w:t>
      </w:r>
      <w:r w:rsidRPr="2C09B7EE" w:rsidR="001C391A">
        <w:rPr>
          <w:rFonts w:ascii="Calibri" w:hAnsi="Calibri" w:eastAsia="ＭＳ 明朝" w:cs="Calibri" w:asciiTheme="majorAscii" w:hAnsiTheme="majorAscii" w:eastAsiaTheme="minorEastAsia" w:cstheme="majorAscii"/>
          <w:sz w:val="22"/>
          <w:szCs w:val="22"/>
        </w:rPr>
        <w:t>p</w:t>
      </w:r>
      <w:r w:rsidRPr="2C09B7EE" w:rsidR="00B81D1F">
        <w:rPr>
          <w:rFonts w:ascii="Calibri" w:hAnsi="Calibri" w:eastAsia="ＭＳ 明朝" w:cs="Calibri" w:asciiTheme="majorAscii" w:hAnsiTheme="majorAscii" w:eastAsiaTheme="minorEastAsia" w:cstheme="majorAscii"/>
          <w:sz w:val="22"/>
          <w:szCs w:val="22"/>
        </w:rPr>
        <w:t xml:space="preserve">romotes venous and lymphatic return, </w:t>
      </w:r>
      <w:r w:rsidRPr="2C09B7EE" w:rsidR="001C391A">
        <w:rPr>
          <w:rFonts w:ascii="Calibri" w:hAnsi="Calibri" w:eastAsia="ＭＳ 明朝" w:cs="Calibri" w:asciiTheme="majorAscii" w:hAnsiTheme="majorAscii" w:eastAsiaTheme="minorEastAsia" w:cstheme="majorAscii"/>
          <w:sz w:val="22"/>
          <w:szCs w:val="22"/>
        </w:rPr>
        <w:t>i</w:t>
      </w:r>
      <w:r w:rsidRPr="2C09B7EE" w:rsidR="00B81D1F">
        <w:rPr>
          <w:rFonts w:ascii="Calibri" w:hAnsi="Calibri" w:eastAsia="ＭＳ 明朝" w:cs="Calibri" w:asciiTheme="majorAscii" w:hAnsiTheme="majorAscii" w:eastAsiaTheme="minorEastAsia" w:cstheme="majorAscii"/>
          <w:sz w:val="22"/>
          <w:szCs w:val="22"/>
        </w:rPr>
        <w:t xml:space="preserve">ncreases elasticity of skin, </w:t>
      </w:r>
      <w:r w:rsidRPr="2C09B7EE" w:rsidR="001C391A">
        <w:rPr>
          <w:rFonts w:ascii="Calibri" w:hAnsi="Calibri" w:eastAsia="ＭＳ 明朝" w:cs="Calibri" w:asciiTheme="majorAscii" w:hAnsiTheme="majorAscii" w:eastAsiaTheme="minorEastAsia" w:cstheme="majorAscii"/>
          <w:sz w:val="22"/>
          <w:szCs w:val="22"/>
        </w:rPr>
        <w:t>b</w:t>
      </w:r>
      <w:r w:rsidRPr="2C09B7EE" w:rsidR="00B81D1F">
        <w:rPr>
          <w:rFonts w:ascii="Calibri" w:hAnsi="Calibri" w:eastAsia="ＭＳ 明朝" w:cs="Calibri" w:asciiTheme="majorAscii" w:hAnsiTheme="majorAscii" w:eastAsiaTheme="minorEastAsia" w:cstheme="majorAscii"/>
          <w:sz w:val="22"/>
          <w:szCs w:val="22"/>
        </w:rPr>
        <w:t>reaks up adhesions</w:t>
      </w:r>
    </w:p>
    <w:p w:rsidRPr="00846FDA" w:rsidR="00B81D1F" w:rsidP="2C09B7EE" w:rsidRDefault="00B81D1F" w14:paraId="1AED8CB9" w14:textId="41EEFC0D">
      <w:pPr>
        <w:numPr>
          <w:ilvl w:val="0"/>
          <w:numId w:val="45"/>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Tapotement</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Stimulates subcutaneous structures</w:t>
      </w:r>
    </w:p>
    <w:p w:rsidRPr="00846FDA" w:rsidR="00B81D1F" w:rsidP="2C09B7EE" w:rsidRDefault="00B81D1F" w14:paraId="263C5BB7" w14:textId="18EF2AC3">
      <w:pPr>
        <w:numPr>
          <w:ilvl w:val="0"/>
          <w:numId w:val="45"/>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Vibration</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Relaxes limb</w:t>
      </w:r>
    </w:p>
    <w:p w:rsidRPr="00846FDA" w:rsidR="00B81D1F" w:rsidP="2C09B7EE" w:rsidRDefault="00B81D1F" w14:paraId="74975265" w14:textId="2A04C525">
      <w:pPr>
        <w:numPr>
          <w:ilvl w:val="0"/>
          <w:numId w:val="45"/>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Friction</w:t>
      </w:r>
      <w:r w:rsidRPr="2C09B7EE" w:rsidR="00D15D77">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Aids absorption of </w:t>
      </w:r>
      <w:r w:rsidRPr="2C09B7EE" w:rsidR="00163718">
        <w:rPr>
          <w:rFonts w:ascii="Calibri" w:hAnsi="Calibri" w:eastAsia="ＭＳ 明朝" w:cs="Calibri" w:asciiTheme="majorAscii" w:hAnsiTheme="majorAscii" w:eastAsiaTheme="minorEastAsia" w:cstheme="majorAscii"/>
          <w:sz w:val="22"/>
          <w:szCs w:val="22"/>
        </w:rPr>
        <w:t>oedema</w:t>
      </w:r>
      <w:r w:rsidRPr="2C09B7EE" w:rsidR="00B81D1F">
        <w:rPr>
          <w:rFonts w:ascii="Calibri" w:hAnsi="Calibri" w:eastAsia="ＭＳ 明朝" w:cs="Calibri" w:asciiTheme="majorAscii" w:hAnsiTheme="majorAscii" w:eastAsiaTheme="minorEastAsia" w:cstheme="majorAscii"/>
          <w:sz w:val="22"/>
          <w:szCs w:val="22"/>
        </w:rPr>
        <w:t xml:space="preserve">, </w:t>
      </w:r>
      <w:r w:rsidRPr="2C09B7EE" w:rsidR="001C391A">
        <w:rPr>
          <w:rFonts w:ascii="Calibri" w:hAnsi="Calibri" w:eastAsia="ＭＳ 明朝" w:cs="Calibri" w:asciiTheme="majorAscii" w:hAnsiTheme="majorAscii" w:eastAsiaTheme="minorEastAsia" w:cstheme="majorAscii"/>
          <w:sz w:val="22"/>
          <w:szCs w:val="22"/>
        </w:rPr>
        <w:t>r</w:t>
      </w:r>
      <w:r w:rsidRPr="2C09B7EE" w:rsidR="00B81D1F">
        <w:rPr>
          <w:rFonts w:ascii="Calibri" w:hAnsi="Calibri" w:eastAsia="ＭＳ 明朝" w:cs="Calibri" w:asciiTheme="majorAscii" w:hAnsiTheme="majorAscii" w:eastAsiaTheme="minorEastAsia" w:cstheme="majorAscii"/>
          <w:sz w:val="22"/>
          <w:szCs w:val="22"/>
        </w:rPr>
        <w:t xml:space="preserve">educes inflammation, </w:t>
      </w:r>
      <w:r w:rsidRPr="2C09B7EE" w:rsidR="001C391A">
        <w:rPr>
          <w:rFonts w:ascii="Calibri" w:hAnsi="Calibri" w:eastAsia="ＭＳ 明朝" w:cs="Calibri" w:asciiTheme="majorAscii" w:hAnsiTheme="majorAscii" w:eastAsiaTheme="minorEastAsia" w:cstheme="majorAscii"/>
          <w:sz w:val="22"/>
          <w:szCs w:val="22"/>
        </w:rPr>
        <w:t>r</w:t>
      </w:r>
      <w:r w:rsidRPr="2C09B7EE" w:rsidR="00B81D1F">
        <w:rPr>
          <w:rFonts w:ascii="Calibri" w:hAnsi="Calibri" w:eastAsia="ＭＳ 明朝" w:cs="Calibri" w:asciiTheme="majorAscii" w:hAnsiTheme="majorAscii" w:eastAsiaTheme="minorEastAsia" w:cstheme="majorAscii"/>
          <w:sz w:val="22"/>
          <w:szCs w:val="22"/>
        </w:rPr>
        <w:t>educes muscular spasm</w:t>
      </w:r>
    </w:p>
    <w:p w:rsidRPr="00846FDA" w:rsidR="00B81D1F" w:rsidP="00A4175C" w:rsidRDefault="5AE51BDA" w14:paraId="1017F299" w14:textId="639086BC">
      <w:pPr>
        <w:pStyle w:val="Heading2"/>
        <w:spacing w:after="200"/>
      </w:pPr>
      <w:r w:rsidRPr="00846FDA">
        <w:t>Testlet 7</w:t>
      </w:r>
    </w:p>
    <w:p w:rsidRPr="00846FDA" w:rsidR="00B81D1F" w:rsidP="00A4175C" w:rsidRDefault="00B81D1F" w14:paraId="01C29E3E"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A4175C" w:rsidRDefault="5AE51BDA" w14:paraId="223D6F04" w14:textId="6EF9A2E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 xml:space="preserve">A football player was injured in a game the previous night. He indicates he took a helmet to the anterior superior iliac spine of the hip. X-rays of the affected hip </w:t>
      </w:r>
      <w:r w:rsidRPr="00846FDA" w:rsidR="67C3A625">
        <w:rPr>
          <w:rFonts w:asciiTheme="majorHAnsi" w:hAnsiTheme="majorHAnsi" w:eastAsiaTheme="minorEastAsia" w:cstheme="majorHAnsi"/>
          <w:sz w:val="22"/>
          <w:szCs w:val="22"/>
        </w:rPr>
        <w:t xml:space="preserve">and pelvis </w:t>
      </w:r>
      <w:r w:rsidRPr="00846FDA">
        <w:rPr>
          <w:rFonts w:asciiTheme="majorHAnsi" w:hAnsiTheme="majorHAnsi" w:eastAsiaTheme="minorEastAsia" w:cstheme="majorHAnsi"/>
          <w:sz w:val="22"/>
          <w:szCs w:val="22"/>
        </w:rPr>
        <w:t>are negative.</w:t>
      </w:r>
    </w:p>
    <w:p w:rsidRPr="00846FDA" w:rsidR="00131A46" w:rsidP="00A4175C" w:rsidRDefault="00131A46" w14:paraId="37DAC620" w14:textId="77777777">
      <w:pPr>
        <w:pStyle w:val="Heading3"/>
        <w:spacing w:after="200"/>
      </w:pPr>
      <w:r w:rsidR="00131A46">
        <w:rPr/>
        <w:t>Multiple Select Question</w:t>
      </w:r>
    </w:p>
    <w:p w:rsidRPr="00846FDA" w:rsidR="00B81D1F" w:rsidP="2C09B7EE" w:rsidRDefault="00B81D1F" w14:paraId="29D8B2AA" w14:textId="0575DBD4">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131A46">
        <w:rPr>
          <w:rFonts w:ascii="Calibri" w:hAnsi="Calibri" w:eastAsia="ＭＳ 明朝" w:cs="Calibri" w:asciiTheme="majorAscii" w:hAnsiTheme="majorAscii" w:eastAsiaTheme="minorEastAsia" w:cstheme="majorAscii"/>
          <w:b w:val="1"/>
          <w:bCs w:val="1"/>
          <w:sz w:val="22"/>
          <w:szCs w:val="22"/>
        </w:rPr>
        <w:t>34</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This patient has an antalgic gait. What signs </w:t>
      </w:r>
      <w:r w:rsidRPr="2C09B7EE" w:rsidR="001C391A">
        <w:rPr>
          <w:rFonts w:ascii="Calibri" w:hAnsi="Calibri" w:eastAsia="ＭＳ 明朝" w:cs="Calibri" w:asciiTheme="majorAscii" w:hAnsiTheme="majorAscii" w:eastAsiaTheme="minorEastAsia" w:cstheme="majorAscii"/>
          <w:b w:val="1"/>
          <w:bCs w:val="1"/>
          <w:sz w:val="22"/>
          <w:szCs w:val="22"/>
        </w:rPr>
        <w:t xml:space="preserve">would </w:t>
      </w: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w:t>
      </w:r>
      <w:r w:rsidRPr="2C09B7EE" w:rsidR="00B81D1F">
        <w:rPr>
          <w:rFonts w:ascii="Calibri" w:hAnsi="Calibri" w:eastAsia="ＭＳ 明朝" w:cs="Calibri" w:asciiTheme="majorAscii" w:hAnsiTheme="majorAscii" w:eastAsiaTheme="minorEastAsia" w:cstheme="majorAscii"/>
          <w:b w:val="1"/>
          <w:bCs w:val="1"/>
          <w:sz w:val="22"/>
          <w:szCs w:val="22"/>
        </w:rPr>
        <w:t>likely see</w:t>
      </w:r>
      <w:r w:rsidRPr="2C09B7EE" w:rsidR="00B81D1F">
        <w:rPr>
          <w:rFonts w:ascii="Calibri" w:hAnsi="Calibri" w:eastAsia="ＭＳ 明朝" w:cs="Calibri" w:asciiTheme="majorAscii" w:hAnsiTheme="majorAscii" w:eastAsiaTheme="minorEastAsia" w:cstheme="majorAscii"/>
          <w:b w:val="1"/>
          <w:bCs w:val="1"/>
          <w:sz w:val="22"/>
          <w:szCs w:val="22"/>
        </w:rPr>
        <w:t xml:space="preserve"> when evaluating this patient’s gait?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9E4ACD" w14:paraId="794AF5CD" w14:textId="0B310A1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a. </w:t>
      </w:r>
      <w:r w:rsidRPr="2C09B7EE" w:rsidR="5AE51BDA">
        <w:rPr>
          <w:rFonts w:ascii="Calibri" w:hAnsi="Calibri" w:eastAsia="ＭＳ 明朝" w:cs="Calibri" w:asciiTheme="majorAscii" w:hAnsiTheme="majorAscii" w:eastAsiaTheme="minorEastAsia" w:cstheme="majorAscii"/>
          <w:sz w:val="22"/>
          <w:szCs w:val="22"/>
        </w:rPr>
        <w:t xml:space="preserve">Body weight is shifted over </w:t>
      </w:r>
      <w:r w:rsidRPr="2C09B7EE" w:rsidR="69ACBABF">
        <w:rPr>
          <w:rFonts w:ascii="Calibri" w:hAnsi="Calibri" w:eastAsia="ＭＳ 明朝" w:cs="Calibri" w:asciiTheme="majorAscii" w:hAnsiTheme="majorAscii" w:eastAsiaTheme="minorEastAsia" w:cstheme="majorAscii"/>
          <w:sz w:val="22"/>
          <w:szCs w:val="22"/>
        </w:rPr>
        <w:t>the un</w:t>
      </w:r>
      <w:r w:rsidRPr="2C09B7EE" w:rsidR="5AE51BDA">
        <w:rPr>
          <w:rFonts w:ascii="Calibri" w:hAnsi="Calibri" w:eastAsia="ＭＳ 明朝" w:cs="Calibri" w:asciiTheme="majorAscii" w:hAnsiTheme="majorAscii" w:eastAsiaTheme="minorEastAsia" w:cstheme="majorAscii"/>
          <w:sz w:val="22"/>
          <w:szCs w:val="22"/>
        </w:rPr>
        <w:t>affected hip.</w:t>
      </w:r>
    </w:p>
    <w:p w:rsidRPr="00846FDA" w:rsidR="00B81D1F" w:rsidP="2C09B7EE" w:rsidRDefault="009E4ACD" w14:paraId="4BC4B5B4" w14:textId="3FC20CA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b. </w:t>
      </w:r>
      <w:r w:rsidRPr="2C09B7EE" w:rsidR="00163718">
        <w:rPr>
          <w:rFonts w:ascii="Calibri" w:hAnsi="Calibri" w:eastAsia="ＭＳ 明朝" w:cs="Calibri" w:asciiTheme="majorAscii" w:hAnsiTheme="majorAscii" w:eastAsiaTheme="minorEastAsia" w:cstheme="majorAscii"/>
          <w:sz w:val="22"/>
          <w:szCs w:val="22"/>
        </w:rPr>
        <w:t xml:space="preserve">The velocity </w:t>
      </w:r>
      <w:r w:rsidRPr="2C09B7EE" w:rsidR="00B81D1F">
        <w:rPr>
          <w:rFonts w:ascii="Calibri" w:hAnsi="Calibri" w:eastAsia="ＭＳ 明朝" w:cs="Calibri" w:asciiTheme="majorAscii" w:hAnsiTheme="majorAscii" w:eastAsiaTheme="minorEastAsia" w:cstheme="majorAscii"/>
          <w:sz w:val="22"/>
          <w:szCs w:val="22"/>
        </w:rPr>
        <w:t xml:space="preserve">of walking and cadence </w:t>
      </w:r>
      <w:r w:rsidRPr="2C09B7EE" w:rsidR="00163718">
        <w:rPr>
          <w:rFonts w:ascii="Calibri" w:hAnsi="Calibri" w:eastAsia="ＭＳ 明朝" w:cs="Calibri" w:asciiTheme="majorAscii" w:hAnsiTheme="majorAscii" w:eastAsiaTheme="minorEastAsia" w:cstheme="majorAscii"/>
          <w:sz w:val="22"/>
          <w:szCs w:val="22"/>
        </w:rPr>
        <w:t xml:space="preserve">are </w:t>
      </w:r>
      <w:r w:rsidRPr="2C09B7EE" w:rsidR="00B81D1F">
        <w:rPr>
          <w:rFonts w:ascii="Calibri" w:hAnsi="Calibri" w:eastAsia="ＭＳ 明朝" w:cs="Calibri" w:asciiTheme="majorAscii" w:hAnsiTheme="majorAscii" w:eastAsiaTheme="minorEastAsia" w:cstheme="majorAscii"/>
          <w:sz w:val="22"/>
          <w:szCs w:val="22"/>
        </w:rPr>
        <w:t>decreased.</w:t>
      </w:r>
    </w:p>
    <w:p w:rsidRPr="00846FDA" w:rsidR="00B81D1F" w:rsidP="2C09B7EE" w:rsidRDefault="006D1533" w14:paraId="547B9A86" w14:textId="6B18D38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Patient’s affected-side foot is plantar flexed.</w:t>
      </w:r>
    </w:p>
    <w:p w:rsidRPr="00846FDA" w:rsidR="00B81D1F" w:rsidP="2C09B7EE" w:rsidRDefault="006D1533" w14:paraId="24E3E23E" w14:textId="45CB642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6D1533">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Patient’s affected-side knee is flexed.</w:t>
      </w:r>
    </w:p>
    <w:p w:rsidRPr="00846FDA" w:rsidR="00B81D1F" w:rsidP="2C09B7EE" w:rsidRDefault="009E4ACD" w14:paraId="556B3D03" w14:textId="118B6688">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 xml:space="preserve">Stance phase on </w:t>
      </w:r>
      <w:r w:rsidRPr="2C09B7EE" w:rsidR="001C391A">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affected leg is shorter.</w:t>
      </w:r>
    </w:p>
    <w:p w:rsidR="00B81D1F" w:rsidP="2C09B7EE" w:rsidRDefault="009E4ACD" w14:paraId="0E1089CA" w14:textId="45A5327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6D1533">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 xml:space="preserve">Swing phase of </w:t>
      </w:r>
      <w:r w:rsidRPr="2C09B7EE" w:rsidR="001C391A">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unaffected leg is shorter.</w:t>
      </w:r>
    </w:p>
    <w:p w:rsidRPr="00846FDA" w:rsidR="00796CFC" w:rsidP="00796CFC" w:rsidRDefault="00796CFC" w14:paraId="22DFCA3B" w14:textId="77777777">
      <w:pPr>
        <w:contextualSpacing/>
        <w:rPr>
          <w:rFonts w:asciiTheme="majorHAnsi" w:hAnsiTheme="majorHAnsi" w:eastAsiaTheme="minorEastAsia" w:cstheme="majorHAnsi"/>
          <w:sz w:val="22"/>
          <w:szCs w:val="22"/>
        </w:rPr>
      </w:pPr>
    </w:p>
    <w:p w:rsidRPr="00846FDA" w:rsidR="00B81D1F" w:rsidP="2C09B7EE" w:rsidRDefault="00131A46" w14:paraId="514777C4" w14:textId="75D773DE">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135</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As part of the assessment process, the athletic trainer needs to </w:t>
      </w:r>
      <w:r w:rsidRPr="2C09B7EE" w:rsidR="00B81D1F">
        <w:rPr>
          <w:rFonts w:ascii="Calibri" w:hAnsi="Calibri" w:eastAsia="ＭＳ 明朝" w:cs="Calibri" w:asciiTheme="majorAscii" w:hAnsiTheme="majorAscii" w:eastAsiaTheme="minorEastAsia" w:cstheme="majorAscii"/>
          <w:b w:val="1"/>
          <w:bCs w:val="1"/>
          <w:sz w:val="22"/>
          <w:szCs w:val="22"/>
        </w:rPr>
        <w:t>determine</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anterior</w:t>
      </w:r>
      <w:r w:rsidRPr="2C09B7EE" w:rsidR="00163718">
        <w:rPr>
          <w:rFonts w:ascii="Calibri" w:hAnsi="Calibri" w:eastAsia="ＭＳ 明朝" w:cs="Calibri" w:asciiTheme="majorAscii" w:hAnsiTheme="majorAscii" w:eastAsiaTheme="minorEastAsia" w:cstheme="majorAscii"/>
          <w:b w:val="1"/>
          <w:bCs w:val="1"/>
          <w:sz w:val="22"/>
          <w:szCs w:val="22"/>
        </w:rPr>
        <w:t>-</w:t>
      </w:r>
      <w:r w:rsidRPr="2C09B7EE" w:rsidR="00B81D1F">
        <w:rPr>
          <w:rFonts w:ascii="Calibri" w:hAnsi="Calibri" w:eastAsia="ＭＳ 明朝" w:cs="Calibri" w:asciiTheme="majorAscii" w:hAnsiTheme="majorAscii" w:eastAsiaTheme="minorEastAsia" w:cstheme="majorAscii"/>
          <w:b w:val="1"/>
          <w:bCs w:val="1"/>
          <w:sz w:val="22"/>
          <w:szCs w:val="22"/>
        </w:rPr>
        <w:t>posterior pelvic tilt on the affected side. Select all the measurements that the athletic trainer must take.</w:t>
      </w:r>
    </w:p>
    <w:p w:rsidRPr="00846FDA" w:rsidR="00B81D1F" w:rsidP="00B81D1F" w:rsidRDefault="00B81D1F" w14:paraId="3DCA7EFB" w14:textId="77777777">
      <w:pPr>
        <w:spacing w:after="200" w:line="276" w:lineRule="auto"/>
        <w:rPr>
          <w:rFonts w:asciiTheme="majorHAnsi" w:hAnsiTheme="majorHAnsi" w:eastAsiaTheme="minorEastAsia" w:cstheme="majorHAnsi"/>
          <w:b/>
          <w:sz w:val="22"/>
          <w:szCs w:val="22"/>
        </w:rPr>
      </w:pPr>
      <w:r w:rsidRPr="00846FDA">
        <w:rPr>
          <w:rFonts w:asciiTheme="majorHAnsi" w:hAnsiTheme="majorHAnsi" w:eastAsiaTheme="minorEastAsia" w:cstheme="majorHAnsi"/>
          <w:b/>
          <w:noProof/>
          <w:sz w:val="22"/>
          <w:szCs w:val="22"/>
        </w:rPr>
        <w:drawing>
          <wp:inline distT="0" distB="0" distL="0" distR="0" wp14:anchorId="5C7895FE" wp14:editId="191F068B">
            <wp:extent cx="2189950" cy="1336858"/>
            <wp:effectExtent l="0" t="0" r="1270" b="0"/>
            <wp:docPr id="149213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3511" name=""/>
                    <pic:cNvPicPr/>
                  </pic:nvPicPr>
                  <pic:blipFill>
                    <a:blip r:embed="rId24"/>
                    <a:stretch>
                      <a:fillRect/>
                    </a:stretch>
                  </pic:blipFill>
                  <pic:spPr>
                    <a:xfrm>
                      <a:off x="0" y="0"/>
                      <a:ext cx="2193762" cy="1339185"/>
                    </a:xfrm>
                    <a:prstGeom prst="rect">
                      <a:avLst/>
                    </a:prstGeom>
                  </pic:spPr>
                </pic:pic>
              </a:graphicData>
            </a:graphic>
          </wp:inline>
        </w:drawing>
      </w:r>
    </w:p>
    <w:p w:rsidRPr="00846FDA" w:rsidR="00B81D1F" w:rsidP="2C09B7EE" w:rsidRDefault="009E4ACD" w14:paraId="1C7648CA" w14:textId="469C85A7">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a</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00D32C8D" w14:textId="14760E7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b</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B81D1F" w14:paraId="4060D56B" w14:textId="39C7349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c.</w:t>
      </w:r>
      <w:r w:rsidRPr="2C09B7EE" w:rsidR="001E152B">
        <w:rPr>
          <w:rFonts w:ascii="Calibri" w:hAnsi="Calibri" w:eastAsia="ＭＳ 明朝" w:cs="Calibri" w:asciiTheme="majorAscii" w:hAnsiTheme="majorAscii" w:eastAsiaTheme="minorEastAsia" w:cstheme="majorAscii"/>
          <w:sz w:val="22"/>
          <w:szCs w:val="22"/>
        </w:rPr>
        <w:t xml:space="preserve"> c</w:t>
      </w:r>
      <w:r w:rsidRPr="2C09B7EE" w:rsidR="001C391A">
        <w:rPr>
          <w:rFonts w:ascii="Calibri" w:hAnsi="Calibri" w:eastAsia="ＭＳ 明朝" w:cs="Calibri" w:asciiTheme="majorAscii" w:hAnsiTheme="majorAscii" w:eastAsiaTheme="minorEastAsia" w:cstheme="majorAscii"/>
          <w:sz w:val="22"/>
          <w:szCs w:val="22"/>
        </w:rPr>
        <w:t>.</w:t>
      </w:r>
    </w:p>
    <w:p w:rsidR="00B81D1F" w:rsidP="2C09B7EE" w:rsidRDefault="00B81D1F" w14:paraId="5DE84C8D" w14:textId="42C00B6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d.</w:t>
      </w:r>
      <w:r w:rsidRPr="2C09B7EE" w:rsidR="001E152B">
        <w:rPr>
          <w:rFonts w:ascii="Calibri" w:hAnsi="Calibri" w:eastAsia="ＭＳ 明朝" w:cs="Calibri" w:asciiTheme="majorAscii" w:hAnsiTheme="majorAscii" w:eastAsiaTheme="minorEastAsia" w:cstheme="majorAscii"/>
          <w:sz w:val="22"/>
          <w:szCs w:val="22"/>
        </w:rPr>
        <w:t xml:space="preserve"> d</w:t>
      </w:r>
      <w:r w:rsidRPr="2C09B7EE" w:rsidR="001C391A">
        <w:rPr>
          <w:rFonts w:ascii="Calibri" w:hAnsi="Calibri" w:eastAsia="ＭＳ 明朝" w:cs="Calibri" w:asciiTheme="majorAscii" w:hAnsiTheme="majorAscii" w:eastAsiaTheme="minorEastAsia" w:cstheme="majorAscii"/>
          <w:sz w:val="22"/>
          <w:szCs w:val="22"/>
        </w:rPr>
        <w:t>.</w:t>
      </w:r>
    </w:p>
    <w:p w:rsidRPr="00846FDA" w:rsidR="00080288" w:rsidP="00080288" w:rsidRDefault="00080288" w14:paraId="779F8F85" w14:textId="77777777">
      <w:pPr>
        <w:contextualSpacing/>
        <w:rPr>
          <w:rFonts w:asciiTheme="majorHAnsi" w:hAnsiTheme="majorHAnsi" w:eastAsiaTheme="minorEastAsia" w:cstheme="majorHAnsi"/>
          <w:sz w:val="22"/>
          <w:szCs w:val="22"/>
        </w:rPr>
      </w:pPr>
    </w:p>
    <w:p w:rsidRPr="00846FDA" w:rsidR="00B81D1F" w:rsidP="2C09B7EE" w:rsidRDefault="00131A46" w14:paraId="7425B015" w14:textId="4F524F99">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w:t>
      </w:r>
      <w:r w:rsidRPr="2C09B7EE" w:rsidR="00B81D1F">
        <w:rPr>
          <w:rFonts w:ascii="Calibri" w:hAnsi="Calibri" w:eastAsia="ＭＳ 明朝" w:cs="Calibri" w:asciiTheme="majorAscii" w:hAnsiTheme="majorAscii" w:eastAsiaTheme="minorEastAsia" w:cstheme="majorAscii"/>
          <w:b w:val="1"/>
          <w:bCs w:val="1"/>
          <w:sz w:val="22"/>
          <w:szCs w:val="22"/>
        </w:rPr>
        <w:t>3</w:t>
      </w:r>
      <w:r w:rsidRPr="2C09B7EE" w:rsidR="00131A46">
        <w:rPr>
          <w:rFonts w:ascii="Calibri" w:hAnsi="Calibri" w:eastAsia="ＭＳ 明朝" w:cs="Calibri" w:asciiTheme="majorAscii" w:hAnsiTheme="majorAscii" w:eastAsiaTheme="minorEastAsia" w:cstheme="majorAscii"/>
          <w:b w:val="1"/>
          <w:bCs w:val="1"/>
          <w:sz w:val="22"/>
          <w:szCs w:val="22"/>
        </w:rPr>
        <w:t>6</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Read the information obtained during the assessment.</w:t>
      </w:r>
    </w:p>
    <w:p w:rsidR="00C70C05" w:rsidP="2C09B7EE" w:rsidRDefault="00B81D1F" w14:paraId="7C631A49" w14:textId="77777777">
      <w:pPr>
        <w:spacing w:after="20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decides to use ice and ultrasound over the area. The athletic trainer wants to use direct contact ultrasound. Which of the following is </w:t>
      </w:r>
      <w:r w:rsidRPr="2C09B7EE" w:rsidR="001C391A">
        <w:rPr>
          <w:rFonts w:ascii="Calibri" w:hAnsi="Calibri" w:eastAsia="ＭＳ 明朝" w:cs="Calibri" w:asciiTheme="majorAscii" w:hAnsiTheme="majorAscii" w:eastAsiaTheme="minorEastAsia" w:cstheme="majorAscii"/>
          <w:b w:val="1"/>
          <w:bCs w:val="1"/>
          <w:sz w:val="22"/>
          <w:szCs w:val="22"/>
        </w:rPr>
        <w:t xml:space="preserve">the </w:t>
      </w:r>
      <w:r w:rsidRPr="2C09B7EE" w:rsidR="00B81D1F">
        <w:rPr>
          <w:rFonts w:ascii="Calibri" w:hAnsi="Calibri" w:eastAsia="ＭＳ 明朝" w:cs="Calibri" w:asciiTheme="majorAscii" w:hAnsiTheme="majorAscii" w:eastAsiaTheme="minorEastAsia" w:cstheme="majorAscii"/>
          <w:b w:val="1"/>
          <w:bCs w:val="1"/>
          <w:sz w:val="22"/>
          <w:szCs w:val="22"/>
        </w:rPr>
        <w:t xml:space="preserve">protocol for direct coupling ultrasound?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00A578F5" w:rsidRDefault="00B81D1F" w14:paraId="26B104ED" w14:textId="13D8B9F8">
      <w:pPr>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Patient Information: The following is information obtained during the assessment of this injury:</w:t>
      </w:r>
    </w:p>
    <w:p w:rsidR="00C70C05" w:rsidP="005851A8" w:rsidRDefault="00B81D1F" w14:paraId="759946A7" w14:textId="77777777">
      <w:pPr>
        <w:numPr>
          <w:ilvl w:val="0"/>
          <w:numId w:val="49"/>
        </w:numPr>
        <w:ind w:left="714" w:hanging="357"/>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Pain over ASIS</w:t>
      </w:r>
    </w:p>
    <w:p w:rsidRPr="00846FDA" w:rsidR="00B81D1F" w:rsidP="2C09B7EE" w:rsidRDefault="00B81D1F" w14:paraId="33087DD2" w14:textId="1B112317">
      <w:pPr>
        <w:numPr>
          <w:ilvl w:val="0"/>
          <w:numId w:val="49"/>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xml:space="preserve">(+) Discoloration over </w:t>
      </w:r>
      <w:r w:rsidRPr="2C09B7EE" w:rsidR="00B81D1F">
        <w:rPr>
          <w:rFonts w:ascii="Calibri" w:hAnsi="Calibri" w:eastAsia="ＭＳ 明朝" w:cs="Calibri" w:asciiTheme="majorAscii" w:hAnsiTheme="majorAscii" w:eastAsiaTheme="minorEastAsia" w:cstheme="majorAscii"/>
          <w:b w:val="1"/>
          <w:bCs w:val="1"/>
          <w:sz w:val="22"/>
          <w:szCs w:val="22"/>
        </w:rPr>
        <w:t>ASIS</w:t>
      </w:r>
    </w:p>
    <w:p w:rsidRPr="00846FDA" w:rsidR="00B81D1F" w:rsidP="005851A8" w:rsidRDefault="00B81D1F" w14:paraId="67CFC22B" w14:textId="77777777">
      <w:pPr>
        <w:numPr>
          <w:ilvl w:val="0"/>
          <w:numId w:val="49"/>
        </w:numPr>
        <w:ind w:left="714" w:hanging="357"/>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Decreased active ROM with hip flexion</w:t>
      </w:r>
    </w:p>
    <w:p w:rsidRPr="00846FDA" w:rsidR="00B81D1F" w:rsidP="005851A8" w:rsidRDefault="00B81D1F" w14:paraId="2858E681" w14:textId="77777777">
      <w:pPr>
        <w:numPr>
          <w:ilvl w:val="0"/>
          <w:numId w:val="49"/>
        </w:numPr>
        <w:ind w:left="714" w:hanging="357"/>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Decreased active ROM with trunk flexion</w:t>
      </w:r>
    </w:p>
    <w:p w:rsidRPr="00846FDA" w:rsidR="00B81D1F" w:rsidP="005851A8" w:rsidRDefault="00B81D1F" w14:paraId="758FB881" w14:textId="77777777">
      <w:pPr>
        <w:numPr>
          <w:ilvl w:val="0"/>
          <w:numId w:val="49"/>
        </w:numPr>
        <w:ind w:left="714" w:hanging="357"/>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 Pain with trunk rotation</w:t>
      </w:r>
    </w:p>
    <w:p w:rsidR="00B81D1F" w:rsidP="2C09B7EE" w:rsidRDefault="00B81D1F" w14:paraId="25A61E4F" w14:textId="2C41B9A9">
      <w:pPr>
        <w:numPr>
          <w:ilvl w:val="0"/>
          <w:numId w:val="49"/>
        </w:numPr>
        <w:ind w:left="714" w:hanging="357"/>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 Anterior pelvic tilt on the affected side</w:t>
      </w:r>
    </w:p>
    <w:p w:rsidRPr="00846FDA" w:rsidR="00B1774F" w:rsidP="00B1774F" w:rsidRDefault="00B1774F" w14:paraId="178D8E84" w14:textId="77777777">
      <w:pPr>
        <w:spacing w:after="200"/>
        <w:ind w:left="360"/>
        <w:contextualSpacing/>
        <w:rPr>
          <w:rFonts w:asciiTheme="majorHAnsi" w:hAnsiTheme="majorHAnsi" w:eastAsiaTheme="minorEastAsia" w:cstheme="majorHAnsi"/>
          <w:b/>
          <w:bCs/>
          <w:sz w:val="22"/>
          <w:szCs w:val="22"/>
        </w:rPr>
      </w:pPr>
    </w:p>
    <w:p w:rsidRPr="00846FDA" w:rsidR="00B81D1F" w:rsidP="2C09B7EE" w:rsidRDefault="009E4ACD" w14:paraId="2D18BF81" w14:textId="4A09094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Apply coupling gel to the treatment area</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297780EC" w14:textId="596A500D">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Determine</w:t>
      </w:r>
      <w:r w:rsidRPr="2C09B7EE" w:rsidR="00B81D1F">
        <w:rPr>
          <w:rFonts w:ascii="Calibri" w:hAnsi="Calibri" w:eastAsia="ＭＳ 明朝" w:cs="Calibri" w:asciiTheme="majorAscii" w:hAnsiTheme="majorAscii" w:eastAsiaTheme="minorEastAsia" w:cstheme="majorAscii"/>
          <w:sz w:val="22"/>
          <w:szCs w:val="22"/>
        </w:rPr>
        <w:t xml:space="preserve"> </w:t>
      </w:r>
      <w:r w:rsidRPr="2C09B7EE" w:rsidR="001C391A">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treatment</w:t>
      </w:r>
      <w:r w:rsidRPr="2C09B7EE" w:rsidR="00B81D1F">
        <w:rPr>
          <w:rFonts w:ascii="Calibri" w:hAnsi="Calibri" w:eastAsia="ＭＳ 明朝" w:cs="Calibri" w:asciiTheme="majorAscii" w:hAnsiTheme="majorAscii" w:eastAsiaTheme="minorEastAsia" w:cstheme="majorAscii"/>
          <w:sz w:val="22"/>
          <w:szCs w:val="22"/>
        </w:rPr>
        <w:t xml:space="preserve"> intensity based </w:t>
      </w:r>
      <w:r w:rsidRPr="2C09B7EE" w:rsidR="00163718">
        <w:rPr>
          <w:rFonts w:ascii="Calibri" w:hAnsi="Calibri" w:eastAsia="ＭＳ 明朝" w:cs="Calibri" w:asciiTheme="majorAscii" w:hAnsiTheme="majorAscii" w:eastAsiaTheme="minorEastAsia" w:cstheme="majorAscii"/>
          <w:sz w:val="22"/>
          <w:szCs w:val="22"/>
        </w:rPr>
        <w:t xml:space="preserve">on </w:t>
      </w:r>
      <w:r w:rsidRPr="2C09B7EE" w:rsidR="001C391A">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tissue depth</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68999508" w14:textId="7ED75F4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Verify the output intensity is 0 before turning it on</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66F72FB1" w14:textId="2455C24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Select pulsed or continuous</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33ED86B2" w14:textId="28A2A74C">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Determine</w:t>
      </w:r>
      <w:r w:rsidRPr="2C09B7EE" w:rsidR="00B81D1F">
        <w:rPr>
          <w:rFonts w:ascii="Calibri" w:hAnsi="Calibri" w:eastAsia="ＭＳ 明朝" w:cs="Calibri" w:asciiTheme="majorAscii" w:hAnsiTheme="majorAscii" w:eastAsiaTheme="minorEastAsia" w:cstheme="majorAscii"/>
          <w:sz w:val="22"/>
          <w:szCs w:val="22"/>
        </w:rPr>
        <w:t xml:space="preserve"> the duration of treatment based </w:t>
      </w:r>
      <w:r w:rsidRPr="2C09B7EE" w:rsidR="00163718">
        <w:rPr>
          <w:rFonts w:ascii="Calibri" w:hAnsi="Calibri" w:eastAsia="ＭＳ 明朝" w:cs="Calibri" w:asciiTheme="majorAscii" w:hAnsiTheme="majorAscii" w:eastAsiaTheme="minorEastAsia" w:cstheme="majorAscii"/>
          <w:sz w:val="22"/>
          <w:szCs w:val="22"/>
        </w:rPr>
        <w:t xml:space="preserve">on </w:t>
      </w:r>
      <w:r w:rsidRPr="2C09B7EE" w:rsidR="001C391A">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 xml:space="preserve">size of </w:t>
      </w:r>
      <w:r w:rsidRPr="2C09B7EE" w:rsidR="00163718">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area</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1E152B" w14:paraId="3A553BFF" w14:textId="1AAC4D6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Apply coupling gel to the ultrasound head</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9E4ACD" w14:paraId="72EB7D9A" w14:textId="29D67E66">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g. </w:t>
      </w:r>
      <w:r w:rsidRPr="2C09B7EE" w:rsidR="00B81D1F">
        <w:rPr>
          <w:rFonts w:ascii="Calibri" w:hAnsi="Calibri" w:eastAsia="ＭＳ 明朝" w:cs="Calibri" w:asciiTheme="majorAscii" w:hAnsiTheme="majorAscii" w:eastAsiaTheme="minorEastAsia" w:cstheme="majorAscii"/>
          <w:sz w:val="22"/>
          <w:szCs w:val="22"/>
        </w:rPr>
        <w:t>Maintain</w:t>
      </w:r>
      <w:r w:rsidRPr="2C09B7EE" w:rsidR="00B81D1F">
        <w:rPr>
          <w:rFonts w:ascii="Calibri" w:hAnsi="Calibri" w:eastAsia="ＭＳ 明朝" w:cs="Calibri" w:asciiTheme="majorAscii" w:hAnsiTheme="majorAscii" w:eastAsiaTheme="minorEastAsia" w:cstheme="majorAscii"/>
          <w:sz w:val="22"/>
          <w:szCs w:val="22"/>
        </w:rPr>
        <w:t xml:space="preserve"> contact in a circular or linear pattern</w:t>
      </w:r>
      <w:r w:rsidRPr="2C09B7EE" w:rsidR="001C391A">
        <w:rPr>
          <w:rFonts w:ascii="Calibri" w:hAnsi="Calibri" w:eastAsia="ＭＳ 明朝" w:cs="Calibri" w:asciiTheme="majorAscii" w:hAnsiTheme="majorAscii" w:eastAsiaTheme="minorEastAsia" w:cstheme="majorAscii"/>
          <w:sz w:val="22"/>
          <w:szCs w:val="22"/>
        </w:rPr>
        <w:t>.</w:t>
      </w:r>
    </w:p>
    <w:p w:rsidRPr="00846FDA" w:rsidR="00131A46" w:rsidP="005851A8" w:rsidRDefault="00131A46" w14:paraId="781E1D14" w14:textId="77777777">
      <w:pPr>
        <w:pStyle w:val="Heading3"/>
        <w:spacing w:after="200"/>
      </w:pPr>
      <w:r w:rsidR="00131A46">
        <w:rPr/>
        <w:t>Matching Question</w:t>
      </w:r>
    </w:p>
    <w:p w:rsidRPr="00846FDA" w:rsidR="00B81D1F" w:rsidP="2C09B7EE" w:rsidRDefault="00131A46" w14:paraId="26FE5E79" w14:textId="039421A3">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137</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The athletic trainer needs to develop a plan for this patient to strengthen the area. Match each muscle with the exercise used for strengthening.</w:t>
      </w:r>
    </w:p>
    <w:p w:rsidRPr="00846FDA" w:rsidR="00B81D1F" w:rsidP="2C09B7EE" w:rsidRDefault="00B81D1F" w14:paraId="077B13CA" w14:textId="36C0375A">
      <w:pPr>
        <w:numPr>
          <w:ilvl w:val="0"/>
          <w:numId w:val="5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Gluteus medius, gluteus maximus, and tensor fasciae latae</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Lateral slide</w:t>
      </w:r>
    </w:p>
    <w:p w:rsidRPr="00846FDA" w:rsidR="00B81D1F" w:rsidP="2C09B7EE" w:rsidRDefault="00B81D1F" w14:paraId="17B2D8F8" w14:textId="453F139A">
      <w:pPr>
        <w:numPr>
          <w:ilvl w:val="0"/>
          <w:numId w:val="5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Quadriceps and iliopsoas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Supine straight-leg raise</w:t>
      </w:r>
    </w:p>
    <w:p w:rsidRPr="00846FDA" w:rsidR="00B81D1F" w:rsidP="2C09B7EE" w:rsidRDefault="00B81D1F" w14:paraId="433A587E" w14:textId="39D81D90">
      <w:pPr>
        <w:numPr>
          <w:ilvl w:val="0"/>
          <w:numId w:val="50"/>
        </w:numPr>
        <w:spacing/>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 xml:space="preserve">Erector spinae multifidus, </w:t>
      </w:r>
      <w:r w:rsidRPr="2C09B7EE" w:rsidR="00B81D1F">
        <w:rPr>
          <w:rFonts w:ascii="Calibri" w:hAnsi="Calibri" w:eastAsia="ＭＳ 明朝" w:cs="Calibri" w:asciiTheme="majorAscii" w:hAnsiTheme="majorAscii" w:eastAsiaTheme="minorEastAsia" w:cstheme="majorAscii"/>
          <w:sz w:val="22"/>
          <w:szCs w:val="22"/>
        </w:rPr>
        <w:t>gluteals</w:t>
      </w:r>
      <w:r w:rsidRPr="2C09B7EE" w:rsidR="00B81D1F">
        <w:rPr>
          <w:rFonts w:ascii="Calibri" w:hAnsi="Calibri" w:eastAsia="ＭＳ 明朝" w:cs="Calibri" w:asciiTheme="majorAscii" w:hAnsiTheme="majorAscii" w:eastAsiaTheme="minorEastAsia" w:cstheme="majorAscii"/>
          <w:sz w:val="22"/>
          <w:szCs w:val="22"/>
        </w:rPr>
        <w:t>, and obliques</w:t>
      </w:r>
      <w:r w:rsidRPr="2C09B7EE" w:rsidR="00B81D1F">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Side-lying bridge (plank)</w:t>
      </w:r>
    </w:p>
    <w:p w:rsidRPr="00846FDA" w:rsidR="003613F9" w:rsidP="005851A8" w:rsidRDefault="003613F9" w14:paraId="2E763C74" w14:textId="77777777">
      <w:pPr>
        <w:pStyle w:val="Heading3"/>
        <w:spacing w:after="200"/>
      </w:pPr>
      <w:r w:rsidR="003613F9">
        <w:rPr/>
        <w:t>Drag and Drop Question</w:t>
      </w:r>
    </w:p>
    <w:p w:rsidRPr="00846FDA" w:rsidR="00B81D1F" w:rsidP="2C09B7EE" w:rsidRDefault="00131A46" w14:paraId="77AAF3A7" w14:textId="696E0EB5">
      <w:pPr>
        <w:spacing w:after="120"/>
        <w:rPr>
          <w:rFonts w:ascii="Calibri" w:hAnsi="Calibri" w:eastAsia="ＭＳ 明朝" w:cs="Calibri" w:asciiTheme="majorAscii" w:hAnsiTheme="majorAscii" w:eastAsiaTheme="minorEastAsia" w:cstheme="majorAscii"/>
          <w:b w:val="1"/>
          <w:bCs w:val="1"/>
          <w:sz w:val="22"/>
          <w:szCs w:val="22"/>
        </w:rPr>
      </w:pPr>
      <w:r w:rsidRPr="2C09B7EE" w:rsidR="00131A46">
        <w:rPr>
          <w:rFonts w:ascii="Calibri" w:hAnsi="Calibri" w:eastAsia="ＭＳ 明朝" w:cs="Calibri" w:asciiTheme="majorAscii" w:hAnsiTheme="majorAscii" w:eastAsiaTheme="minorEastAsia" w:cstheme="majorAscii"/>
          <w:b w:val="1"/>
          <w:bCs w:val="1"/>
          <w:sz w:val="22"/>
          <w:szCs w:val="22"/>
        </w:rPr>
        <w:t>13</w:t>
      </w:r>
      <w:r w:rsidRPr="2C09B7EE" w:rsidR="00131A46">
        <w:rPr>
          <w:rFonts w:ascii="Calibri" w:hAnsi="Calibri" w:eastAsia="ＭＳ 明朝" w:cs="Calibri" w:asciiTheme="majorAscii" w:hAnsiTheme="majorAscii" w:eastAsiaTheme="minorEastAsia" w:cstheme="majorAscii"/>
          <w:b w:val="1"/>
          <w:bCs w:val="1"/>
          <w:sz w:val="22"/>
          <w:szCs w:val="22"/>
        </w:rPr>
        <w:t>8</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patient is ready to return to full-contact play, and the athletic trainer needs to create a protective thermoplastic pad to prevent reinjury. Place the layers in the order in which </w:t>
      </w:r>
      <w:r w:rsidRPr="2C09B7EE" w:rsidR="00163718">
        <w:rPr>
          <w:rFonts w:ascii="Calibri" w:hAnsi="Calibri" w:eastAsia="ＭＳ 明朝" w:cs="Calibri" w:asciiTheme="majorAscii" w:hAnsiTheme="majorAscii" w:eastAsiaTheme="minorEastAsia" w:cstheme="majorAscii"/>
          <w:b w:val="1"/>
          <w:bCs w:val="1"/>
          <w:sz w:val="22"/>
          <w:szCs w:val="22"/>
        </w:rPr>
        <w:t xml:space="preserve">they </w:t>
      </w:r>
      <w:r w:rsidRPr="2C09B7EE" w:rsidR="5AE51BDA">
        <w:rPr>
          <w:rFonts w:ascii="Calibri" w:hAnsi="Calibri" w:eastAsia="ＭＳ 明朝" w:cs="Calibri" w:asciiTheme="majorAscii" w:hAnsiTheme="majorAscii" w:eastAsiaTheme="minorEastAsia" w:cstheme="majorAscii"/>
          <w:b w:val="1"/>
          <w:bCs w:val="1"/>
          <w:sz w:val="22"/>
          <w:szCs w:val="22"/>
        </w:rPr>
        <w:t xml:space="preserve">would be applied to the hip, starting with the bottom layer. </w:t>
      </w:r>
      <w:r w:rsidRPr="2C09B7EE" w:rsidR="001C391A">
        <w:rPr>
          <w:rFonts w:ascii="Calibri" w:hAnsi="Calibri" w:eastAsia="ＭＳ 明朝" w:cs="Calibri" w:asciiTheme="majorAscii" w:hAnsiTheme="majorAscii" w:eastAsiaTheme="minorEastAsia" w:cstheme="majorAscii"/>
          <w:b w:val="1"/>
          <w:bCs w:val="1"/>
          <w:sz w:val="22"/>
          <w:szCs w:val="22"/>
        </w:rPr>
        <w:t xml:space="preserve">Choose </w:t>
      </w:r>
      <w:r w:rsidRPr="2C09B7EE" w:rsidR="5AE51BDA">
        <w:rPr>
          <w:rFonts w:ascii="Calibri" w:hAnsi="Calibri" w:eastAsia="ＭＳ 明朝" w:cs="Calibri" w:asciiTheme="majorAscii" w:hAnsiTheme="majorAscii" w:eastAsiaTheme="minorEastAsia" w:cstheme="majorAscii"/>
          <w:b w:val="1"/>
          <w:bCs w:val="1"/>
          <w:sz w:val="22"/>
          <w:szCs w:val="22"/>
        </w:rPr>
        <w:t>only those that apply.</w:t>
      </w:r>
    </w:p>
    <w:p w:rsidRPr="00846FDA" w:rsidR="00B81D1F" w:rsidP="00B81D1F" w:rsidRDefault="00B81D1F" w14:paraId="745248B3" w14:textId="77777777">
      <w:pPr>
        <w:numPr>
          <w:ilvl w:val="0"/>
          <w:numId w:val="52"/>
        </w:numPr>
        <w:spacing w:after="200" w:line="276" w:lineRule="auto"/>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Spray adherent → 1. ____________</w:t>
      </w:r>
    </w:p>
    <w:p w:rsidRPr="00846FDA" w:rsidR="00B81D1F" w:rsidP="00B81D1F" w:rsidRDefault="00B81D1F" w14:paraId="13BBDEC3" w14:textId="77777777">
      <w:pPr>
        <w:numPr>
          <w:ilvl w:val="0"/>
          <w:numId w:val="52"/>
        </w:numPr>
        <w:spacing w:after="200" w:line="276" w:lineRule="auto"/>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Self-adhesive large doughnut → 2. ____________</w:t>
      </w:r>
    </w:p>
    <w:p w:rsidRPr="00846FDA" w:rsidR="00B81D1F" w:rsidP="00B81D1F" w:rsidRDefault="00B81D1F" w14:paraId="295D8953" w14:textId="77777777">
      <w:pPr>
        <w:numPr>
          <w:ilvl w:val="0"/>
          <w:numId w:val="52"/>
        </w:numPr>
        <w:spacing w:after="200" w:line="276" w:lineRule="auto"/>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Hard shell → 3. ____________</w:t>
      </w:r>
    </w:p>
    <w:p w:rsidRPr="00846FDA" w:rsidR="00B81D1F" w:rsidP="00B81D1F" w:rsidRDefault="00B81D1F" w14:paraId="046A0E9F" w14:textId="77777777">
      <w:pPr>
        <w:numPr>
          <w:ilvl w:val="0"/>
          <w:numId w:val="52"/>
        </w:numPr>
        <w:spacing w:after="200" w:line="276" w:lineRule="auto"/>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Elastic tape → 4. ____________</w:t>
      </w:r>
    </w:p>
    <w:p w:rsidRPr="00846FDA" w:rsidR="00B81D1F" w:rsidP="00B81D1F" w:rsidRDefault="00B81D1F" w14:paraId="73BF9897" w14:textId="77777777">
      <w:pPr>
        <w:numPr>
          <w:ilvl w:val="0"/>
          <w:numId w:val="52"/>
        </w:numPr>
        <w:spacing w:after="200" w:line="276" w:lineRule="auto"/>
        <w:contextualSpacing/>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Self-adhesive small doughnut</w:t>
      </w:r>
    </w:p>
    <w:p w:rsidRPr="00846FDA" w:rsidR="00B81D1F" w:rsidP="005851A8" w:rsidRDefault="00B81D1F" w14:paraId="7AD2658B" w14:textId="77777777">
      <w:pPr>
        <w:keepNext/>
        <w:keepLines/>
        <w:spacing w:before="200" w:after="200"/>
        <w:outlineLvl w:val="1"/>
        <w:rPr>
          <w:rFonts w:asciiTheme="majorHAnsi" w:hAnsiTheme="majorHAnsi" w:eastAsiaTheme="majorEastAsia" w:cstheme="majorHAnsi"/>
          <w:b/>
          <w:bCs/>
          <w:color w:val="4F81BD" w:themeColor="accent1"/>
          <w:sz w:val="26"/>
          <w:szCs w:val="26"/>
        </w:rPr>
      </w:pPr>
      <w:r w:rsidRPr="00846FDA">
        <w:rPr>
          <w:rFonts w:asciiTheme="majorHAnsi" w:hAnsiTheme="majorHAnsi" w:eastAsiaTheme="majorEastAsia" w:cstheme="majorHAnsi"/>
          <w:b/>
          <w:bCs/>
          <w:color w:val="4F81BD" w:themeColor="accent1"/>
          <w:sz w:val="26"/>
          <w:szCs w:val="26"/>
        </w:rPr>
        <w:t>Testlet 8</w:t>
      </w:r>
    </w:p>
    <w:p w:rsidRPr="00846FDA" w:rsidR="00B81D1F" w:rsidP="005851A8" w:rsidRDefault="00B81D1F" w14:paraId="748E8938"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615A62" w:rsidRDefault="00B81D1F" w14:paraId="1B330FC6"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 patient has suffered a wrist fracture. Post-treatment, the fracture was immobilized for six weeks, and the patient now has stiffness in the wrist.</w:t>
      </w:r>
    </w:p>
    <w:p w:rsidRPr="00846FDA" w:rsidR="003613F9" w:rsidP="009074DA" w:rsidRDefault="003613F9" w14:paraId="50F6FB20" w14:textId="40688FF6">
      <w:pPr>
        <w:pStyle w:val="Heading3"/>
        <w:spacing w:after="200"/>
      </w:pPr>
      <w:r w:rsidR="003613F9">
        <w:rPr/>
        <w:t>Multiple Choice Question</w:t>
      </w:r>
    </w:p>
    <w:p w:rsidRPr="00846FDA" w:rsidR="00B81D1F" w:rsidP="2C09B7EE" w:rsidRDefault="003613F9" w14:paraId="10F0DE19" w14:textId="1E51ACF9">
      <w:pPr>
        <w:spacing w:after="120"/>
        <w:rPr>
          <w:rFonts w:ascii="Calibri" w:hAnsi="Calibri" w:eastAsia="ＭＳ 明朝" w:cs="Calibri" w:asciiTheme="majorAscii" w:hAnsiTheme="majorAscii" w:eastAsiaTheme="minorEastAsia" w:cstheme="majorAscii"/>
          <w:b w:val="1"/>
          <w:bCs w:val="1"/>
          <w:sz w:val="22"/>
          <w:szCs w:val="22"/>
          <w:rPrChange w:author="" w16du:dateUtc="2026-05-22T10:43:00Z" w:id="650462182">
            <w:rPr>
              <w:rFonts w:eastAsiaTheme="minorEastAsia"/>
            </w:rPr>
          </w:rPrChange>
        </w:rPr>
      </w:pPr>
      <w:r w:rsidRPr="2C09B7EE" w:rsidR="003613F9">
        <w:rPr>
          <w:rFonts w:ascii="Calibri" w:hAnsi="Calibri" w:eastAsia="ＭＳ 明朝" w:cs="Calibri" w:asciiTheme="majorAscii" w:hAnsiTheme="majorAscii" w:eastAsiaTheme="minorEastAsia" w:cstheme="majorAscii"/>
          <w:b w:val="1"/>
          <w:bCs w:val="1"/>
          <w:sz w:val="22"/>
          <w:szCs w:val="22"/>
        </w:rPr>
        <w:t>139.</w:t>
      </w:r>
      <w:r w:rsidRPr="2C09B7EE" w:rsidR="003613F9">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Look at the photo of the acute injury and </w:t>
      </w:r>
      <w:r w:rsidRPr="2C09B7EE" w:rsidR="00B81D1F">
        <w:rPr>
          <w:rFonts w:ascii="Calibri" w:hAnsi="Calibri" w:eastAsia="ＭＳ 明朝" w:cs="Calibri" w:asciiTheme="majorAscii" w:hAnsiTheme="majorAscii" w:eastAsiaTheme="minorEastAsia" w:cstheme="majorAscii"/>
          <w:b w:val="1"/>
          <w:bCs w:val="1"/>
          <w:sz w:val="22"/>
          <w:szCs w:val="22"/>
        </w:rPr>
        <w:t>identify</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type of fracture that has most likely occurred. Choose only one.</w:t>
      </w:r>
    </w:p>
    <w:p w:rsidRPr="00846FDA" w:rsidR="00B81D1F" w:rsidP="00B81D1F" w:rsidRDefault="00B81D1F" w14:paraId="03851D48" w14:textId="77777777">
      <w:pPr>
        <w:spacing w:after="200" w:line="276" w:lineRule="auto"/>
        <w:ind w:left="720"/>
        <w:contextualSpacing/>
        <w:rPr>
          <w:rFonts w:asciiTheme="majorHAnsi" w:hAnsiTheme="majorHAnsi" w:eastAsiaTheme="minorEastAsia" w:cstheme="majorHAnsi"/>
          <w:b/>
          <w:sz w:val="22"/>
          <w:szCs w:val="22"/>
        </w:rPr>
      </w:pPr>
      <w:r w:rsidRPr="00846FDA">
        <w:rPr>
          <w:rFonts w:asciiTheme="majorHAnsi" w:hAnsiTheme="majorHAnsi" w:eastAsiaTheme="minorEastAsia" w:cstheme="majorHAnsi"/>
          <w:b/>
          <w:noProof/>
          <w:sz w:val="22"/>
          <w:szCs w:val="22"/>
        </w:rPr>
        <w:drawing>
          <wp:inline distT="0" distB="0" distL="0" distR="0" wp14:anchorId="564AD118" wp14:editId="0F447451">
            <wp:extent cx="862291" cy="1352390"/>
            <wp:effectExtent l="0" t="0" r="0" b="635"/>
            <wp:docPr id="61408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6145" cy="1358434"/>
                    </a:xfrm>
                    <a:prstGeom prst="rect">
                      <a:avLst/>
                    </a:prstGeom>
                    <a:noFill/>
                    <a:ln>
                      <a:noFill/>
                    </a:ln>
                  </pic:spPr>
                </pic:pic>
              </a:graphicData>
            </a:graphic>
          </wp:inline>
        </w:drawing>
      </w:r>
    </w:p>
    <w:p w:rsidRPr="00846FDA" w:rsidR="00B81D1F" w:rsidP="2C09B7EE" w:rsidRDefault="001E152B" w14:paraId="24C10F7A" w14:textId="0F95A195">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Navicular (scaphoid) fracture</w:t>
      </w:r>
    </w:p>
    <w:p w:rsidRPr="00846FDA" w:rsidR="00B81D1F" w:rsidP="2C09B7EE" w:rsidRDefault="009E4ACD" w14:paraId="1D7B7744" w14:textId="6122FBAC">
      <w:pPr>
        <w:ind w:left="357"/>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Colles</w:t>
      </w:r>
      <w:r w:rsidRPr="2C09B7EE" w:rsidR="00B81D1F">
        <w:rPr>
          <w:rFonts w:ascii="Calibri" w:hAnsi="Calibri" w:eastAsia="ＭＳ 明朝" w:cs="Calibri" w:asciiTheme="majorAscii" w:hAnsiTheme="majorAscii" w:eastAsiaTheme="minorEastAsia" w:cstheme="majorAscii"/>
          <w:sz w:val="22"/>
          <w:szCs w:val="22"/>
        </w:rPr>
        <w:t xml:space="preserve"> fracture</w:t>
      </w:r>
    </w:p>
    <w:p w:rsidRPr="00846FDA" w:rsidR="00B81D1F" w:rsidP="2C09B7EE" w:rsidRDefault="001E152B" w14:paraId="249B2B2B" w14:textId="0F892979">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Lunate fracture</w:t>
      </w:r>
    </w:p>
    <w:p w:rsidRPr="00846FDA" w:rsidR="00B81D1F" w:rsidP="2C09B7EE" w:rsidRDefault="001E152B" w14:paraId="6FD3E4B0" w14:textId="65A743C5">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Boutonniere deformity</w:t>
      </w:r>
    </w:p>
    <w:p w:rsidRPr="00846FDA" w:rsidR="00B81D1F" w:rsidP="2C09B7EE" w:rsidRDefault="001E152B" w14:paraId="2EF92C80" w14:textId="4A70C9E6">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Barton fracture</w:t>
      </w:r>
    </w:p>
    <w:p w:rsidR="00B81D1F" w:rsidP="2C09B7EE" w:rsidRDefault="001E152B" w14:paraId="282CE805" w14:textId="1BC4948D">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Smith fracture</w:t>
      </w:r>
    </w:p>
    <w:p w:rsidRPr="00846FDA" w:rsidR="005B4284" w:rsidP="2C09B7EE" w:rsidRDefault="005B4284" w14:paraId="4A70451D" w14:textId="77777777">
      <w:pPr>
        <w:rPr>
          <w:rFonts w:ascii="Calibri" w:hAnsi="Calibri" w:eastAsia="ＭＳ 明朝" w:cs="Calibri" w:asciiTheme="majorAscii" w:hAnsiTheme="majorAscii" w:eastAsiaTheme="minorEastAsia" w:cstheme="majorAscii"/>
          <w:sz w:val="22"/>
          <w:szCs w:val="22"/>
        </w:rPr>
      </w:pPr>
    </w:p>
    <w:p w:rsidRPr="00846FDA" w:rsidR="00B81D1F" w:rsidP="2C09B7EE" w:rsidRDefault="003613F9" w14:paraId="3951D583" w14:textId="529D1650">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140</w:t>
      </w:r>
      <w:r w:rsidRPr="2C09B7EE" w:rsidR="5AE51BDA">
        <w:rPr>
          <w:rFonts w:ascii="Calibri" w:hAnsi="Calibri" w:eastAsia="ＭＳ 明朝" w:cs="Calibri" w:asciiTheme="majorAscii" w:hAnsiTheme="majorAscii" w:eastAsiaTheme="minorEastAsia" w:cstheme="majorAscii"/>
          <w:b w:val="1"/>
          <w:bCs w:val="1"/>
          <w:sz w:val="22"/>
          <w:szCs w:val="22"/>
        </w:rPr>
        <w:t xml:space="preserve">. Which statements describe the mechanism of injury for this fracture?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1E152B" w14:paraId="1378DCA8" w14:textId="2CE796E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Valgus stress to the forearm</w:t>
      </w:r>
    </w:p>
    <w:p w:rsidRPr="00846FDA" w:rsidR="00B81D1F" w:rsidP="2C09B7EE" w:rsidRDefault="001E152B" w14:paraId="1EB5D93F" w14:textId="5CF2BBE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Varus stress to the forearm</w:t>
      </w:r>
    </w:p>
    <w:p w:rsidRPr="00846FDA" w:rsidR="00B81D1F" w:rsidP="2C09B7EE" w:rsidRDefault="009E4ACD" w14:paraId="415C12EA" w14:textId="18F4A4E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A fall onto an outstretched hand</w:t>
      </w:r>
    </w:p>
    <w:p w:rsidRPr="00846FDA" w:rsidR="00B81D1F" w:rsidP="2C09B7EE" w:rsidRDefault="001E152B" w14:paraId="4F530C9C" w14:textId="1DF08F3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5AE51BDA">
        <w:rPr>
          <w:rFonts w:ascii="Calibri" w:hAnsi="Calibri" w:eastAsia="ＭＳ 明朝" w:cs="Calibri" w:asciiTheme="majorAscii" w:hAnsiTheme="majorAscii" w:eastAsiaTheme="minorEastAsia" w:cstheme="majorAscii"/>
          <w:sz w:val="22"/>
          <w:szCs w:val="22"/>
        </w:rPr>
        <w:t>Wrist in neutral with a direct blow to the forearm</w:t>
      </w:r>
    </w:p>
    <w:p w:rsidRPr="00846FDA" w:rsidR="00B81D1F" w:rsidP="2C09B7EE" w:rsidRDefault="001E152B" w14:paraId="4017978F" w14:textId="4AB9E835">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Wrist pronated with a direct blow to the forearm</w:t>
      </w:r>
    </w:p>
    <w:p w:rsidRPr="00846FDA" w:rsidR="00B81D1F" w:rsidP="2C09B7EE" w:rsidRDefault="001E152B" w14:paraId="641E2F73" w14:textId="75A0634A">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Wrist supinated with a direct blow to the forearm</w:t>
      </w:r>
    </w:p>
    <w:p w:rsidRPr="00846FDA" w:rsidR="003613F9" w:rsidP="00237D38" w:rsidRDefault="003613F9" w14:paraId="6F2A77AE" w14:textId="77777777">
      <w:pPr>
        <w:pStyle w:val="Heading3"/>
        <w:spacing w:after="200"/>
      </w:pPr>
      <w:r w:rsidR="003613F9">
        <w:rPr/>
        <w:t>Matching Question</w:t>
      </w:r>
    </w:p>
    <w:p w:rsidRPr="00846FDA" w:rsidR="00B81D1F" w:rsidP="2C09B7EE" w:rsidRDefault="003613F9" w14:paraId="645EE6FF" w14:textId="2F35BB7E">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141</w:t>
      </w:r>
      <w:r w:rsidRPr="2C09B7EE" w:rsidR="5AE51BDA">
        <w:rPr>
          <w:rFonts w:ascii="Calibri" w:hAnsi="Calibri" w:eastAsia="ＭＳ 明朝" w:cs="Calibri" w:asciiTheme="majorAscii" w:hAnsiTheme="majorAscii" w:eastAsiaTheme="minorEastAsia" w:cstheme="majorAscii"/>
          <w:b w:val="1"/>
          <w:bCs w:val="1"/>
          <w:sz w:val="22"/>
          <w:szCs w:val="22"/>
        </w:rPr>
        <w:t xml:space="preserve">. </w:t>
      </w:r>
      <w:r w:rsidRPr="2C09B7EE" w:rsidR="27C2040E">
        <w:rPr>
          <w:rFonts w:ascii="Calibri" w:hAnsi="Calibri" w:eastAsia="ＭＳ 明朝" w:cs="Calibri" w:asciiTheme="majorAscii" w:hAnsiTheme="majorAscii" w:eastAsiaTheme="minorEastAsia" w:cstheme="majorAscii"/>
          <w:b w:val="1"/>
          <w:bCs w:val="1"/>
          <w:sz w:val="22"/>
          <w:szCs w:val="22"/>
        </w:rPr>
        <w:t>Once the</w:t>
      </w:r>
      <w:r w:rsidRPr="2C09B7EE" w:rsidR="5AE51BDA">
        <w:rPr>
          <w:rFonts w:ascii="Calibri" w:hAnsi="Calibri" w:eastAsia="ＭＳ 明朝" w:cs="Calibri" w:asciiTheme="majorAscii" w:hAnsiTheme="majorAscii" w:eastAsiaTheme="minorEastAsia" w:cstheme="majorAscii"/>
          <w:b w:val="1"/>
          <w:bCs w:val="1"/>
          <w:sz w:val="22"/>
          <w:szCs w:val="22"/>
        </w:rPr>
        <w:t xml:space="preserve"> athletic trainer </w:t>
      </w:r>
      <w:r w:rsidRPr="2C09B7EE" w:rsidR="2EAD58F6">
        <w:rPr>
          <w:rFonts w:ascii="Calibri" w:hAnsi="Calibri" w:eastAsia="ＭＳ 明朝" w:cs="Calibri" w:asciiTheme="majorAscii" w:hAnsiTheme="majorAscii" w:eastAsiaTheme="minorEastAsia" w:cstheme="majorAscii"/>
          <w:b w:val="1"/>
          <w:bCs w:val="1"/>
          <w:sz w:val="22"/>
          <w:szCs w:val="22"/>
        </w:rPr>
        <w:t xml:space="preserve">has received clearance from the physician, they </w:t>
      </w:r>
      <w:r w:rsidRPr="2C09B7EE" w:rsidR="5AE51BDA">
        <w:rPr>
          <w:rFonts w:ascii="Calibri" w:hAnsi="Calibri" w:eastAsia="ＭＳ 明朝" w:cs="Calibri" w:asciiTheme="majorAscii" w:hAnsiTheme="majorAscii" w:eastAsiaTheme="minorEastAsia" w:cstheme="majorAscii"/>
          <w:b w:val="1"/>
          <w:bCs w:val="1"/>
          <w:sz w:val="22"/>
          <w:szCs w:val="22"/>
        </w:rPr>
        <w:t>decide to use joint mobilization to address the stiffness. This patient has no contraindication to joint mobilization. Match each joint to the correct loose-packed position.</w:t>
      </w:r>
    </w:p>
    <w:p w:rsidRPr="00846FDA" w:rsidR="00B81D1F" w:rsidP="2C09B7EE" w:rsidRDefault="00B81D1F" w14:paraId="27D0ABF7" w14:textId="022DCF35">
      <w:pPr>
        <w:numPr>
          <w:ilvl w:val="0"/>
          <w:numId w:val="56"/>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Distal radioulnar anteroposterior (AP) and posteroanterior (PA) glides</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10° forearm supination</w:t>
      </w:r>
    </w:p>
    <w:p w:rsidRPr="00846FDA" w:rsidR="00B81D1F" w:rsidP="2C09B7EE" w:rsidRDefault="00B81D1F" w14:paraId="0B61E8B8" w14:textId="2376676F">
      <w:pPr>
        <w:numPr>
          <w:ilvl w:val="0"/>
          <w:numId w:val="56"/>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Radiocarpal and ulnocarpal joint</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Neutral wrist with slight ulnar deviation</w:t>
      </w:r>
    </w:p>
    <w:p w:rsidRPr="00846FDA" w:rsidR="00B81D1F" w:rsidP="2C09B7EE" w:rsidRDefault="00B81D1F" w14:paraId="462980FB" w14:textId="0AEAFB08">
      <w:pPr>
        <w:numPr>
          <w:ilvl w:val="0"/>
          <w:numId w:val="56"/>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Wrist (for dorsal glide)</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Neutral wrist flexion</w:t>
      </w:r>
      <w:r w:rsidRPr="2C09B7EE" w:rsidR="00163718">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slight ulnar deviation</w:t>
      </w:r>
      <w:r w:rsidRPr="2C09B7EE" w:rsidR="00163718">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 and neutral forearm supination</w:t>
      </w:r>
    </w:p>
    <w:p w:rsidRPr="00846FDA" w:rsidR="00B81D1F" w:rsidP="2C09B7EE" w:rsidRDefault="00B81D1F" w14:paraId="4146087B" w14:textId="5AF6911F">
      <w:pPr>
        <w:numPr>
          <w:ilvl w:val="0"/>
          <w:numId w:val="56"/>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Wrist (for volar glide)</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Neutral in wrist flexion-extension with slight ulnar deviation and neutral forearm supination-pronation</w:t>
      </w:r>
    </w:p>
    <w:p w:rsidRPr="00846FDA" w:rsidR="00B81D1F" w:rsidP="2C09B7EE" w:rsidRDefault="00B81D1F" w14:paraId="36C034B8" w14:textId="082EF3BC">
      <w:pPr>
        <w:numPr>
          <w:ilvl w:val="0"/>
          <w:numId w:val="56"/>
        </w:numPr>
        <w:spacing/>
        <w:ind w:left="1077"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Wrist (radial glide and ulnar glide)</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Neutral in wrist flexion-extension with slight ulnar deviation and neutral forearm supination-pronation</w:t>
      </w:r>
    </w:p>
    <w:p w:rsidRPr="00846FDA" w:rsidR="003613F9" w:rsidP="00237D38" w:rsidRDefault="003613F9" w14:paraId="28B90066" w14:textId="77777777">
      <w:pPr>
        <w:pStyle w:val="Heading3"/>
        <w:spacing w:after="200"/>
      </w:pPr>
      <w:r w:rsidR="003613F9">
        <w:rPr/>
        <w:t>Multiple Select Question</w:t>
      </w:r>
    </w:p>
    <w:p w:rsidRPr="00846FDA" w:rsidR="00B81D1F" w:rsidP="2C09B7EE" w:rsidRDefault="003613F9" w14:paraId="27EEBDF7" w14:textId="06641438">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w:t>
      </w:r>
      <w:r w:rsidRPr="2C09B7EE" w:rsidR="5AE51BDA">
        <w:rPr>
          <w:rFonts w:ascii="Calibri" w:hAnsi="Calibri" w:eastAsia="ＭＳ 明朝" w:cs="Calibri" w:asciiTheme="majorAscii" w:hAnsiTheme="majorAscii" w:eastAsiaTheme="minorEastAsia" w:cstheme="majorAscii"/>
          <w:b w:val="1"/>
          <w:bCs w:val="1"/>
          <w:sz w:val="22"/>
          <w:szCs w:val="22"/>
        </w:rPr>
        <w:t>4</w:t>
      </w:r>
      <w:r w:rsidRPr="2C09B7EE" w:rsidR="003613F9">
        <w:rPr>
          <w:rFonts w:ascii="Calibri" w:hAnsi="Calibri" w:eastAsia="ＭＳ 明朝" w:cs="Calibri" w:asciiTheme="majorAscii" w:hAnsiTheme="majorAscii" w:eastAsiaTheme="minorEastAsia" w:cstheme="majorAscii"/>
          <w:b w:val="1"/>
          <w:bCs w:val="1"/>
          <w:sz w:val="22"/>
          <w:szCs w:val="22"/>
        </w:rPr>
        <w:t>2</w:t>
      </w:r>
      <w:r w:rsidRPr="2C09B7EE" w:rsidR="5AE51BDA">
        <w:rPr>
          <w:rFonts w:ascii="Calibri" w:hAnsi="Calibri" w:eastAsia="ＭＳ 明朝" w:cs="Calibri" w:asciiTheme="majorAscii" w:hAnsiTheme="majorAscii" w:eastAsiaTheme="minorEastAsia" w:cstheme="majorAscii"/>
          <w:b w:val="1"/>
          <w:bCs w:val="1"/>
          <w:sz w:val="22"/>
          <w:szCs w:val="22"/>
        </w:rPr>
        <w:t xml:space="preserve">. Click on the areas to </w:t>
      </w:r>
      <w:r w:rsidRPr="2C09B7EE" w:rsidR="5AE51BDA">
        <w:rPr>
          <w:rFonts w:ascii="Calibri" w:hAnsi="Calibri" w:eastAsia="ＭＳ 明朝" w:cs="Calibri" w:asciiTheme="majorAscii" w:hAnsiTheme="majorAscii" w:eastAsiaTheme="minorEastAsia" w:cstheme="majorAscii"/>
          <w:b w:val="1"/>
          <w:bCs w:val="1"/>
          <w:sz w:val="22"/>
          <w:szCs w:val="22"/>
        </w:rPr>
        <w:t>indicate</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placement of the athletic trainer’s hands on this patient to perform wrist traction.</w:t>
      </w:r>
    </w:p>
    <w:p w:rsidRPr="00846FDA" w:rsidR="00B81D1F" w:rsidP="00B81D1F" w:rsidRDefault="00B81D1F" w14:paraId="0CFA6993"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502EFECC" wp14:editId="35F1BADE">
            <wp:extent cx="2872989" cy="1767993"/>
            <wp:effectExtent l="0" t="0" r="3810" b="3810"/>
            <wp:docPr id="9652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8614" name=""/>
                    <pic:cNvPicPr/>
                  </pic:nvPicPr>
                  <pic:blipFill>
                    <a:blip r:embed="rId26"/>
                    <a:stretch>
                      <a:fillRect/>
                    </a:stretch>
                  </pic:blipFill>
                  <pic:spPr>
                    <a:xfrm>
                      <a:off x="0" y="0"/>
                      <a:ext cx="2872989" cy="1767993"/>
                    </a:xfrm>
                    <a:prstGeom prst="rect">
                      <a:avLst/>
                    </a:prstGeom>
                  </pic:spPr>
                </pic:pic>
              </a:graphicData>
            </a:graphic>
          </wp:inline>
        </w:drawing>
      </w:r>
    </w:p>
    <w:p w:rsidRPr="00846FDA" w:rsidR="00B81D1F" w:rsidP="2C09B7EE" w:rsidRDefault="001C391A" w14:paraId="7DB0F2C2" w14:textId="33A15DD9">
      <w:pPr>
        <w:spacing w:after="200" w:line="276" w:lineRule="auto"/>
        <w:ind w:left="720"/>
        <w:contextualSpacing w:val="1"/>
        <w:rPr>
          <w:rFonts w:ascii="Calibri" w:hAnsi="Calibri" w:eastAsia="ＭＳ 明朝" w:cs="Calibri" w:asciiTheme="majorAscii" w:hAnsiTheme="majorAscii" w:eastAsiaTheme="minorEastAsia" w:cstheme="majorAscii"/>
          <w:sz w:val="22"/>
          <w:szCs w:val="22"/>
        </w:rPr>
      </w:pP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3</w:t>
      </w:r>
    </w:p>
    <w:p w:rsidRPr="00846FDA" w:rsidR="00B81D1F" w:rsidP="2C09B7EE" w:rsidRDefault="001C391A" w14:paraId="085DEBD3" w14:textId="59612426">
      <w:pPr>
        <w:spacing w:after="200" w:line="276" w:lineRule="auto"/>
        <w:ind w:left="720"/>
        <w:contextualSpacing w:val="1"/>
        <w:rPr>
          <w:rFonts w:ascii="Calibri" w:hAnsi="Calibri" w:eastAsia="ＭＳ 明朝" w:cs="Calibri" w:asciiTheme="majorAscii" w:hAnsiTheme="majorAscii" w:eastAsiaTheme="minorEastAsia" w:cstheme="majorAscii"/>
          <w:sz w:val="22"/>
          <w:szCs w:val="22"/>
        </w:rPr>
      </w:pP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Oval 4</w:t>
      </w:r>
    </w:p>
    <w:p w:rsidRPr="00846FDA" w:rsidR="003613F9" w:rsidP="00237D38" w:rsidRDefault="003613F9" w14:paraId="5A45CC2C" w14:textId="79902764">
      <w:pPr>
        <w:pStyle w:val="Heading3"/>
        <w:spacing w:after="200"/>
      </w:pPr>
      <w:r w:rsidR="003613F9">
        <w:rPr/>
        <w:t>Multiple Choice Question</w:t>
      </w:r>
    </w:p>
    <w:p w:rsidRPr="00846FDA" w:rsidR="00B81D1F" w:rsidP="2C09B7EE" w:rsidRDefault="003613F9" w14:paraId="4B2115D5" w14:textId="7F03E2F6">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143</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w:t>
      </w:r>
      <w:r w:rsidRPr="2C09B7EE" w:rsidR="00B81D1F">
        <w:rPr>
          <w:rFonts w:ascii="Calibri" w:hAnsi="Calibri" w:eastAsia="ＭＳ 明朝" w:cs="Calibri" w:asciiTheme="majorAscii" w:hAnsiTheme="majorAscii" w:eastAsiaTheme="minorEastAsia" w:cstheme="majorAscii"/>
          <w:b w:val="1"/>
          <w:bCs w:val="1"/>
          <w:sz w:val="22"/>
          <w:szCs w:val="22"/>
        </w:rPr>
        <w:t>elects</w:t>
      </w:r>
      <w:r w:rsidRPr="2C09B7EE" w:rsidR="00B81D1F">
        <w:rPr>
          <w:rFonts w:ascii="Calibri" w:hAnsi="Calibri" w:eastAsia="ＭＳ 明朝" w:cs="Calibri" w:asciiTheme="majorAscii" w:hAnsiTheme="majorAscii" w:eastAsiaTheme="minorEastAsia" w:cstheme="majorAscii"/>
          <w:b w:val="1"/>
          <w:bCs w:val="1"/>
          <w:sz w:val="22"/>
          <w:szCs w:val="22"/>
        </w:rPr>
        <w:t xml:space="preserve"> to perform wrist ventral (volar) glide mobilization on this patient. Select the photo that best depicts the proper ventral (volar) glide technique. The arrows on the photos </w:t>
      </w:r>
      <w:r w:rsidRPr="2C09B7EE" w:rsidR="00B81D1F">
        <w:rPr>
          <w:rFonts w:ascii="Calibri" w:hAnsi="Calibri" w:eastAsia="ＭＳ 明朝" w:cs="Calibri" w:asciiTheme="majorAscii" w:hAnsiTheme="majorAscii" w:eastAsiaTheme="minorEastAsia" w:cstheme="majorAscii"/>
          <w:b w:val="1"/>
          <w:bCs w:val="1"/>
          <w:sz w:val="22"/>
          <w:szCs w:val="22"/>
        </w:rPr>
        <w:t>indicate</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force being applied. Select only one.</w:t>
      </w:r>
    </w:p>
    <w:p w:rsidRPr="00846FDA" w:rsidR="00B81D1F" w:rsidP="00B81D1F" w:rsidRDefault="00B81D1F" w14:paraId="4F4F7128"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159A9990" wp14:editId="6701E4A7">
            <wp:extent cx="2735516" cy="1495985"/>
            <wp:effectExtent l="0" t="0" r="8255" b="9525"/>
            <wp:docPr id="164948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84984" name=""/>
                    <pic:cNvPicPr/>
                  </pic:nvPicPr>
                  <pic:blipFill>
                    <a:blip r:embed="rId27"/>
                    <a:stretch>
                      <a:fillRect/>
                    </a:stretch>
                  </pic:blipFill>
                  <pic:spPr>
                    <a:xfrm>
                      <a:off x="0" y="0"/>
                      <a:ext cx="2742034" cy="1499549"/>
                    </a:xfrm>
                    <a:prstGeom prst="rect">
                      <a:avLst/>
                    </a:prstGeom>
                  </pic:spPr>
                </pic:pic>
              </a:graphicData>
            </a:graphic>
          </wp:inline>
        </w:drawing>
      </w:r>
    </w:p>
    <w:p w:rsidRPr="00846FDA" w:rsidR="00B81D1F" w:rsidP="2C09B7EE" w:rsidRDefault="009E4ACD" w14:paraId="35B4F123" w14:textId="2FBD2862">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 xml:space="preserve">a. </w:t>
      </w:r>
      <w:r w:rsidRPr="2C09B7EE" w:rsidR="001E152B">
        <w:rPr>
          <w:rFonts w:ascii="Calibri" w:hAnsi="Calibri" w:eastAsia="ＭＳ 明朝" w:cs="Calibri" w:asciiTheme="majorAscii" w:hAnsiTheme="majorAscii" w:eastAsiaTheme="minorEastAsia" w:cstheme="majorAscii"/>
          <w:sz w:val="22"/>
          <w:szCs w:val="22"/>
        </w:rPr>
        <w:t>a</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B81D1F" w14:paraId="79938AE0" w14:textId="4B3AEF12">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b.</w:t>
      </w:r>
      <w:r w:rsidRPr="2C09B7EE" w:rsidR="001E152B">
        <w:rPr>
          <w:rFonts w:ascii="Calibri" w:hAnsi="Calibri" w:eastAsia="ＭＳ 明朝" w:cs="Calibri" w:asciiTheme="majorAscii" w:hAnsiTheme="majorAscii" w:eastAsiaTheme="minorEastAsia" w:cstheme="majorAscii"/>
          <w:sz w:val="22"/>
          <w:szCs w:val="22"/>
        </w:rPr>
        <w:t xml:space="preserve"> b</w:t>
      </w:r>
      <w:r w:rsidRPr="2C09B7EE" w:rsidR="001C391A">
        <w:rPr>
          <w:rFonts w:ascii="Calibri" w:hAnsi="Calibri" w:eastAsia="ＭＳ 明朝" w:cs="Calibri" w:asciiTheme="majorAscii" w:hAnsiTheme="majorAscii" w:eastAsiaTheme="minorEastAsia" w:cstheme="majorAscii"/>
          <w:sz w:val="22"/>
          <w:szCs w:val="22"/>
        </w:rPr>
        <w:t>.</w:t>
      </w:r>
    </w:p>
    <w:p w:rsidRPr="00846FDA" w:rsidR="00B81D1F" w:rsidP="2C09B7EE" w:rsidRDefault="00B81D1F" w14:paraId="2C43B84D" w14:textId="3BCE0790">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c.</w:t>
      </w:r>
      <w:r w:rsidRPr="2C09B7EE" w:rsidR="001E152B">
        <w:rPr>
          <w:rFonts w:ascii="Calibri" w:hAnsi="Calibri" w:eastAsia="ＭＳ 明朝" w:cs="Calibri" w:asciiTheme="majorAscii" w:hAnsiTheme="majorAscii" w:eastAsiaTheme="minorEastAsia" w:cstheme="majorAscii"/>
          <w:sz w:val="22"/>
          <w:szCs w:val="22"/>
        </w:rPr>
        <w:t xml:space="preserve"> c</w:t>
      </w:r>
      <w:r w:rsidRPr="2C09B7EE" w:rsidR="001C391A">
        <w:rPr>
          <w:rFonts w:ascii="Calibri" w:hAnsi="Calibri" w:eastAsia="ＭＳ 明朝" w:cs="Calibri" w:asciiTheme="majorAscii" w:hAnsiTheme="majorAscii" w:eastAsiaTheme="minorEastAsia" w:cstheme="majorAscii"/>
          <w:sz w:val="22"/>
          <w:szCs w:val="22"/>
        </w:rPr>
        <w:t>.</w:t>
      </w:r>
    </w:p>
    <w:p w:rsidR="00B81D1F" w:rsidP="2C09B7EE" w:rsidRDefault="00B81D1F" w14:paraId="3D021E71" w14:textId="733CF10B">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d.</w:t>
      </w:r>
      <w:r w:rsidRPr="2C09B7EE" w:rsidR="001E152B">
        <w:rPr>
          <w:rFonts w:ascii="Calibri" w:hAnsi="Calibri" w:eastAsia="ＭＳ 明朝" w:cs="Calibri" w:asciiTheme="majorAscii" w:hAnsiTheme="majorAscii" w:eastAsiaTheme="minorEastAsia" w:cstheme="majorAscii"/>
          <w:sz w:val="22"/>
          <w:szCs w:val="22"/>
        </w:rPr>
        <w:t xml:space="preserve"> d</w:t>
      </w:r>
      <w:r w:rsidRPr="2C09B7EE" w:rsidR="001C391A">
        <w:rPr>
          <w:rFonts w:ascii="Calibri" w:hAnsi="Calibri" w:eastAsia="ＭＳ 明朝" w:cs="Calibri" w:asciiTheme="majorAscii" w:hAnsiTheme="majorAscii" w:eastAsiaTheme="minorEastAsia" w:cstheme="majorAscii"/>
          <w:sz w:val="22"/>
          <w:szCs w:val="22"/>
        </w:rPr>
        <w:t>.</w:t>
      </w:r>
    </w:p>
    <w:p w:rsidRPr="00846FDA" w:rsidR="002F214C" w:rsidP="002F214C" w:rsidRDefault="002F214C" w14:paraId="6D489208"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3613F9" w14:paraId="371BEE0C" w14:textId="23279F2D">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144</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The athletic trainer </w:t>
      </w:r>
      <w:r w:rsidRPr="2C09B7EE" w:rsidR="00B81D1F">
        <w:rPr>
          <w:rFonts w:ascii="Calibri" w:hAnsi="Calibri" w:eastAsia="ＭＳ 明朝" w:cs="Calibri" w:asciiTheme="majorAscii" w:hAnsiTheme="majorAscii" w:eastAsiaTheme="minorEastAsia" w:cstheme="majorAscii"/>
          <w:b w:val="1"/>
          <w:bCs w:val="1"/>
          <w:sz w:val="22"/>
          <w:szCs w:val="22"/>
        </w:rPr>
        <w:t>elects</w:t>
      </w:r>
      <w:r w:rsidRPr="2C09B7EE" w:rsidR="00B81D1F">
        <w:rPr>
          <w:rFonts w:ascii="Calibri" w:hAnsi="Calibri" w:eastAsia="ＭＳ 明朝" w:cs="Calibri" w:asciiTheme="majorAscii" w:hAnsiTheme="majorAscii" w:eastAsiaTheme="minorEastAsia" w:cstheme="majorAscii"/>
          <w:b w:val="1"/>
          <w:bCs w:val="1"/>
          <w:sz w:val="22"/>
          <w:szCs w:val="22"/>
        </w:rPr>
        <w:t xml:space="preserve"> to perform wrist radial glide mobilization on this patient. Select the photo that best depicts the proper wrist dorsal glide technique. The arrows on the photos </w:t>
      </w:r>
      <w:r w:rsidRPr="2C09B7EE" w:rsidR="00B81D1F">
        <w:rPr>
          <w:rFonts w:ascii="Calibri" w:hAnsi="Calibri" w:eastAsia="ＭＳ 明朝" w:cs="Calibri" w:asciiTheme="majorAscii" w:hAnsiTheme="majorAscii" w:eastAsiaTheme="minorEastAsia" w:cstheme="majorAscii"/>
          <w:b w:val="1"/>
          <w:bCs w:val="1"/>
          <w:sz w:val="22"/>
          <w:szCs w:val="22"/>
        </w:rPr>
        <w:t>indicate</w:t>
      </w:r>
      <w:r w:rsidRPr="2C09B7EE" w:rsidR="00B81D1F">
        <w:rPr>
          <w:rFonts w:ascii="Calibri" w:hAnsi="Calibri" w:eastAsia="ＭＳ 明朝" w:cs="Calibri" w:asciiTheme="majorAscii" w:hAnsiTheme="majorAscii" w:eastAsiaTheme="minorEastAsia" w:cstheme="majorAscii"/>
          <w:b w:val="1"/>
          <w:bCs w:val="1"/>
          <w:sz w:val="22"/>
          <w:szCs w:val="22"/>
        </w:rPr>
        <w:t xml:space="preserve"> the force being applied. Select only one.</w:t>
      </w:r>
    </w:p>
    <w:p w:rsidRPr="00846FDA" w:rsidR="00B81D1F" w:rsidP="00B81D1F" w:rsidRDefault="00B81D1F" w14:paraId="4588172E"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4EADD57A" wp14:editId="7DE377FE">
            <wp:extent cx="2935301" cy="1467651"/>
            <wp:effectExtent l="0" t="0" r="0" b="0"/>
            <wp:docPr id="134912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21161" name=""/>
                    <pic:cNvPicPr/>
                  </pic:nvPicPr>
                  <pic:blipFill>
                    <a:blip r:embed="rId28"/>
                    <a:stretch>
                      <a:fillRect/>
                    </a:stretch>
                  </pic:blipFill>
                  <pic:spPr>
                    <a:xfrm>
                      <a:off x="0" y="0"/>
                      <a:ext cx="2947788" cy="1473895"/>
                    </a:xfrm>
                    <a:prstGeom prst="rect">
                      <a:avLst/>
                    </a:prstGeom>
                  </pic:spPr>
                </pic:pic>
              </a:graphicData>
            </a:graphic>
          </wp:inline>
        </w:drawing>
      </w:r>
    </w:p>
    <w:p w:rsidRPr="00846FDA" w:rsidR="00B81D1F" w:rsidP="2C09B7EE" w:rsidRDefault="00472036" w14:paraId="10EE0ADE" w14:textId="54045E74">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472036">
        <w:rPr>
          <w:rFonts w:ascii="Calibri" w:hAnsi="Calibri" w:eastAsia="ＭＳ 明朝" w:cs="Calibri" w:asciiTheme="majorAscii" w:hAnsiTheme="majorAscii" w:eastAsiaTheme="minorEastAsia" w:cstheme="majorAscii"/>
          <w:sz w:val="22"/>
          <w:szCs w:val="22"/>
        </w:rPr>
        <w:t>a</w:t>
      </w:r>
      <w:r w:rsidRPr="2C09B7EE" w:rsidR="00B81D1F">
        <w:rPr>
          <w:rFonts w:ascii="Calibri" w:hAnsi="Calibri" w:eastAsia="ＭＳ 明朝" w:cs="Calibri" w:asciiTheme="majorAscii" w:hAnsiTheme="majorAscii" w:eastAsiaTheme="minorEastAsia" w:cstheme="majorAscii"/>
          <w:sz w:val="22"/>
          <w:szCs w:val="22"/>
        </w:rPr>
        <w:t>. a.</w:t>
      </w:r>
    </w:p>
    <w:p w:rsidRPr="00846FDA" w:rsidR="00B81D1F" w:rsidP="2C09B7EE" w:rsidRDefault="009E4ACD" w14:paraId="1723A13F" w14:textId="36BBE71A">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472036">
        <w:rPr>
          <w:rFonts w:ascii="Calibri" w:hAnsi="Calibri" w:eastAsia="ＭＳ 明朝" w:cs="Calibri" w:asciiTheme="majorAscii" w:hAnsiTheme="majorAscii" w:eastAsiaTheme="minorEastAsia" w:cstheme="majorAscii"/>
          <w:sz w:val="22"/>
          <w:szCs w:val="22"/>
        </w:rPr>
        <w:t>b</w:t>
      </w:r>
      <w:r w:rsidRPr="2C09B7EE" w:rsidR="00B81D1F">
        <w:rPr>
          <w:rFonts w:ascii="Calibri" w:hAnsi="Calibri" w:eastAsia="ＭＳ 明朝" w:cs="Calibri" w:asciiTheme="majorAscii" w:hAnsiTheme="majorAscii" w:eastAsiaTheme="minorEastAsia" w:cstheme="majorAscii"/>
          <w:sz w:val="22"/>
          <w:szCs w:val="22"/>
        </w:rPr>
        <w:t>. b.</w:t>
      </w:r>
    </w:p>
    <w:p w:rsidRPr="00846FDA" w:rsidR="00B81D1F" w:rsidP="2C09B7EE" w:rsidRDefault="00472036" w14:paraId="4CEDA303" w14:textId="074693AB">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472036">
        <w:rPr>
          <w:rFonts w:ascii="Calibri" w:hAnsi="Calibri" w:eastAsia="ＭＳ 明朝" w:cs="Calibri" w:asciiTheme="majorAscii" w:hAnsiTheme="majorAscii" w:eastAsiaTheme="minorEastAsia" w:cstheme="majorAscii"/>
          <w:sz w:val="22"/>
          <w:szCs w:val="22"/>
        </w:rPr>
        <w:t>c</w:t>
      </w:r>
      <w:r w:rsidRPr="2C09B7EE" w:rsidR="00B81D1F">
        <w:rPr>
          <w:rFonts w:ascii="Calibri" w:hAnsi="Calibri" w:eastAsia="ＭＳ 明朝" w:cs="Calibri" w:asciiTheme="majorAscii" w:hAnsiTheme="majorAscii" w:eastAsiaTheme="minorEastAsia" w:cstheme="majorAscii"/>
          <w:sz w:val="22"/>
          <w:szCs w:val="22"/>
        </w:rPr>
        <w:t>. c.</w:t>
      </w:r>
    </w:p>
    <w:p w:rsidRPr="00846FDA" w:rsidR="00B81D1F" w:rsidP="2C09B7EE" w:rsidRDefault="00472036" w14:paraId="53937B9C" w14:textId="7446CE1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472036">
        <w:rPr>
          <w:rFonts w:ascii="Calibri" w:hAnsi="Calibri" w:eastAsia="ＭＳ 明朝" w:cs="Calibri" w:asciiTheme="majorAscii" w:hAnsiTheme="majorAscii" w:eastAsiaTheme="minorEastAsia" w:cstheme="majorAscii"/>
          <w:sz w:val="22"/>
          <w:szCs w:val="22"/>
        </w:rPr>
        <w:t>d</w:t>
      </w:r>
      <w:r w:rsidRPr="2C09B7EE" w:rsidR="00B81D1F">
        <w:rPr>
          <w:rFonts w:ascii="Calibri" w:hAnsi="Calibri" w:eastAsia="ＭＳ 明朝" w:cs="Calibri" w:asciiTheme="majorAscii" w:hAnsiTheme="majorAscii" w:eastAsiaTheme="minorEastAsia" w:cstheme="majorAscii"/>
          <w:sz w:val="22"/>
          <w:szCs w:val="22"/>
        </w:rPr>
        <w:t>. d.</w:t>
      </w:r>
    </w:p>
    <w:p w:rsidRPr="00846FDA" w:rsidR="00B81D1F" w:rsidP="002F214C" w:rsidRDefault="00B81D1F" w14:paraId="2117EEE1" w14:textId="77777777">
      <w:pPr>
        <w:keepNext/>
        <w:keepLines/>
        <w:spacing w:before="200" w:after="200"/>
        <w:outlineLvl w:val="1"/>
        <w:rPr>
          <w:rFonts w:asciiTheme="majorHAnsi" w:hAnsiTheme="majorHAnsi" w:eastAsiaTheme="majorEastAsia" w:cstheme="majorHAnsi"/>
          <w:b/>
          <w:bCs/>
          <w:color w:val="4F81BD" w:themeColor="accent1"/>
          <w:sz w:val="26"/>
          <w:szCs w:val="26"/>
        </w:rPr>
      </w:pPr>
      <w:r w:rsidRPr="00846FDA">
        <w:rPr>
          <w:rFonts w:asciiTheme="majorHAnsi" w:hAnsiTheme="majorHAnsi" w:eastAsiaTheme="majorEastAsia" w:cstheme="majorHAnsi"/>
          <w:b/>
          <w:bCs/>
          <w:color w:val="4F81BD" w:themeColor="accent1"/>
          <w:sz w:val="26"/>
          <w:szCs w:val="26"/>
        </w:rPr>
        <w:t>Testlet 9</w:t>
      </w:r>
    </w:p>
    <w:p w:rsidRPr="00846FDA" w:rsidR="00B81D1F" w:rsidP="002F214C" w:rsidRDefault="00B81D1F" w14:paraId="2E33F8BE" w14:textId="77777777">
      <w:pPr>
        <w:spacing w:before="200"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2F214C" w:rsidRDefault="00B81D1F" w14:paraId="1ADA640C"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A patient with hip and abdominal weakness has been given a home exercise program to strengthen various muscle groups.</w:t>
      </w:r>
    </w:p>
    <w:p w:rsidRPr="00846FDA" w:rsidR="003613F9" w:rsidP="002F214C" w:rsidRDefault="003613F9" w14:paraId="725C849F" w14:textId="77777777">
      <w:pPr>
        <w:pStyle w:val="Heading3"/>
        <w:spacing w:after="200"/>
      </w:pPr>
      <w:r w:rsidR="003613F9">
        <w:rPr/>
        <w:t>Multiple Select Question</w:t>
      </w:r>
    </w:p>
    <w:p w:rsidRPr="00846FDA" w:rsidR="00B81D1F" w:rsidP="2C09B7EE" w:rsidRDefault="00B81D1F" w14:paraId="473CDDBA" w14:textId="3A9283F0">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3613F9">
        <w:rPr>
          <w:rFonts w:ascii="Calibri" w:hAnsi="Calibri" w:eastAsia="ＭＳ 明朝" w:cs="Calibri" w:asciiTheme="majorAscii" w:hAnsiTheme="majorAscii" w:eastAsiaTheme="minorEastAsia" w:cstheme="majorAscii"/>
          <w:b w:val="1"/>
          <w:bCs w:val="1"/>
          <w:sz w:val="22"/>
          <w:szCs w:val="22"/>
        </w:rPr>
        <w:t>45</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The patient needs both open- and close</w:t>
      </w:r>
      <w:r w:rsidRPr="2C09B7EE" w:rsidR="00163718">
        <w:rPr>
          <w:rFonts w:ascii="Calibri" w:hAnsi="Calibri" w:eastAsia="ＭＳ 明朝" w:cs="Calibri" w:asciiTheme="majorAscii" w:hAnsiTheme="majorAscii" w:eastAsiaTheme="minorEastAsia" w:cstheme="majorAscii"/>
          <w:b w:val="1"/>
          <w:bCs w:val="1"/>
          <w:sz w:val="22"/>
          <w:szCs w:val="22"/>
        </w:rPr>
        <w:t>d</w:t>
      </w:r>
      <w:r w:rsidRPr="2C09B7EE" w:rsidR="00B81D1F">
        <w:rPr>
          <w:rFonts w:ascii="Calibri" w:hAnsi="Calibri" w:eastAsia="ＭＳ 明朝" w:cs="Calibri" w:asciiTheme="majorAscii" w:hAnsiTheme="majorAscii" w:eastAsiaTheme="minorEastAsia" w:cstheme="majorAscii"/>
          <w:b w:val="1"/>
          <w:bCs w:val="1"/>
          <w:sz w:val="22"/>
          <w:szCs w:val="22"/>
        </w:rPr>
        <w:t xml:space="preserve">-chain activities. Select the exercises that </w:t>
      </w:r>
      <w:r w:rsidRPr="2C09B7EE" w:rsidR="00B81D1F">
        <w:rPr>
          <w:rFonts w:ascii="Calibri" w:hAnsi="Calibri" w:eastAsia="ＭＳ 明朝" w:cs="Calibri" w:asciiTheme="majorAscii" w:hAnsiTheme="majorAscii" w:eastAsiaTheme="minorEastAsia" w:cstheme="majorAscii"/>
          <w:b w:val="1"/>
          <w:bCs w:val="1"/>
          <w:sz w:val="22"/>
          <w:szCs w:val="22"/>
        </w:rPr>
        <w:t>represent</w:t>
      </w:r>
      <w:r w:rsidRPr="2C09B7EE" w:rsidR="00B81D1F">
        <w:rPr>
          <w:rFonts w:ascii="Calibri" w:hAnsi="Calibri" w:eastAsia="ＭＳ 明朝" w:cs="Calibri" w:asciiTheme="majorAscii" w:hAnsiTheme="majorAscii" w:eastAsiaTheme="minorEastAsia" w:cstheme="majorAscii"/>
          <w:b w:val="1"/>
          <w:bCs w:val="1"/>
          <w:sz w:val="22"/>
          <w:szCs w:val="22"/>
        </w:rPr>
        <w:t xml:space="preserve"> open-chain activities around the hip and abdomen</w:t>
      </w:r>
      <w:r w:rsidRPr="2C09B7EE" w:rsidR="003613F9">
        <w:rPr>
          <w:rFonts w:ascii="Calibri" w:hAnsi="Calibri" w:eastAsia="ＭＳ 明朝" w:cs="Calibri" w:asciiTheme="majorAscii" w:hAnsiTheme="majorAscii" w:eastAsiaTheme="minorEastAsia" w:cstheme="majorAscii"/>
          <w:b w:val="1"/>
          <w:bCs w:val="1"/>
          <w:sz w:val="22"/>
          <w:szCs w:val="22"/>
        </w:rPr>
        <w:t>.</w:t>
      </w:r>
      <w:r w:rsidRPr="2C09B7EE" w:rsidR="00B81D1F">
        <w:rPr>
          <w:rFonts w:ascii="Calibri" w:hAnsi="Calibri" w:eastAsia="ＭＳ 明朝" w:cs="Calibri" w:asciiTheme="majorAscii" w:hAnsiTheme="majorAscii" w:eastAsiaTheme="minorEastAsia" w:cstheme="majorAscii"/>
          <w:b w:val="1"/>
          <w:bCs w:val="1"/>
          <w:sz w:val="22"/>
          <w:szCs w:val="22"/>
        </w:rPr>
        <w:t xml:space="preserve">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00B81D1F" w:rsidRDefault="00B81D1F" w14:paraId="0512F959"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1A7F40D7" wp14:editId="1EE72B6F">
            <wp:extent cx="3004457" cy="1609106"/>
            <wp:effectExtent l="0" t="0" r="5715" b="0"/>
            <wp:docPr id="17108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0353" name=""/>
                    <pic:cNvPicPr/>
                  </pic:nvPicPr>
                  <pic:blipFill>
                    <a:blip r:embed="rId29"/>
                    <a:stretch>
                      <a:fillRect/>
                    </a:stretch>
                  </pic:blipFill>
                  <pic:spPr>
                    <a:xfrm>
                      <a:off x="0" y="0"/>
                      <a:ext cx="3008577" cy="1611313"/>
                    </a:xfrm>
                    <a:prstGeom prst="rect">
                      <a:avLst/>
                    </a:prstGeom>
                  </pic:spPr>
                </pic:pic>
              </a:graphicData>
            </a:graphic>
          </wp:inline>
        </w:drawing>
      </w:r>
    </w:p>
    <w:p w:rsidRPr="00846FDA" w:rsidR="00B81D1F" w:rsidP="2C09B7EE" w:rsidRDefault="001E152B" w14:paraId="43F47777" w14:textId="1093007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a.</w:t>
      </w:r>
    </w:p>
    <w:p w:rsidRPr="00846FDA" w:rsidR="00B81D1F" w:rsidP="2C09B7EE" w:rsidRDefault="009E4ACD" w14:paraId="1497E98C" w14:textId="5B0629E6">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d.</w:t>
      </w:r>
    </w:p>
    <w:p w:rsidRPr="00846FDA" w:rsidR="00B81D1F" w:rsidP="2C09B7EE" w:rsidRDefault="009E4ACD" w14:paraId="22E7671E" w14:textId="0F52FDAB">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b.</w:t>
      </w:r>
    </w:p>
    <w:p w:rsidRPr="00846FDA" w:rsidR="00B81D1F" w:rsidP="2C09B7EE" w:rsidRDefault="001E152B" w14:paraId="226BB9C6" w14:textId="4D74329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e.</w:t>
      </w:r>
    </w:p>
    <w:p w:rsidR="00B81D1F" w:rsidP="2C09B7EE" w:rsidRDefault="009E4ACD" w14:paraId="19C2AC89" w14:textId="4FD21293">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9E4ACD">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c.</w:t>
      </w:r>
    </w:p>
    <w:p w:rsidRPr="00846FDA" w:rsidR="00FF43F1" w:rsidP="00FF43F1" w:rsidRDefault="00FF43F1" w14:paraId="0A02A3BF" w14:textId="77777777">
      <w:pPr>
        <w:contextualSpacing/>
        <w:rPr>
          <w:rFonts w:asciiTheme="majorHAnsi" w:hAnsiTheme="majorHAnsi" w:eastAsiaTheme="minorEastAsia" w:cstheme="majorHAnsi"/>
          <w:sz w:val="22"/>
          <w:szCs w:val="22"/>
        </w:rPr>
      </w:pPr>
    </w:p>
    <w:p w:rsidRPr="00846FDA" w:rsidR="00B81D1F" w:rsidP="2C09B7EE" w:rsidRDefault="003613F9" w14:paraId="495AF765" w14:textId="59D453C1">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146</w:t>
      </w:r>
      <w:r w:rsidRPr="2C09B7EE" w:rsidR="5AE51BDA">
        <w:rPr>
          <w:rFonts w:ascii="Calibri" w:hAnsi="Calibri" w:eastAsia="ＭＳ 明朝" w:cs="Calibri" w:asciiTheme="majorAscii" w:hAnsiTheme="majorAscii" w:eastAsiaTheme="minorEastAsia" w:cstheme="majorAscii"/>
          <w:b w:val="1"/>
          <w:bCs w:val="1"/>
          <w:sz w:val="22"/>
          <w:szCs w:val="22"/>
        </w:rPr>
        <w:t xml:space="preserve">. The patient has been performing planks. As you </w:t>
      </w:r>
      <w:r w:rsidRPr="2C09B7EE" w:rsidR="5AE51BDA">
        <w:rPr>
          <w:rFonts w:ascii="Calibri" w:hAnsi="Calibri" w:eastAsia="ＭＳ 明朝" w:cs="Calibri" w:asciiTheme="majorAscii" w:hAnsiTheme="majorAscii" w:eastAsiaTheme="minorEastAsia" w:cstheme="majorAscii"/>
          <w:b w:val="1"/>
          <w:bCs w:val="1"/>
          <w:sz w:val="22"/>
          <w:szCs w:val="22"/>
        </w:rPr>
        <w:t>observe</w:t>
      </w:r>
      <w:r w:rsidRPr="2C09B7EE" w:rsidR="5AE51BDA">
        <w:rPr>
          <w:rFonts w:ascii="Calibri" w:hAnsi="Calibri" w:eastAsia="ＭＳ 明朝" w:cs="Calibri" w:asciiTheme="majorAscii" w:hAnsiTheme="majorAscii" w:eastAsiaTheme="minorEastAsia" w:cstheme="majorAscii"/>
          <w:b w:val="1"/>
          <w:bCs w:val="1"/>
          <w:sz w:val="22"/>
          <w:szCs w:val="22"/>
        </w:rPr>
        <w:t xml:space="preserve"> her planks, what area(s) need correction for proper form? Choose all that </w:t>
      </w:r>
      <w:r w:rsidRPr="2C09B7EE" w:rsidR="5AE51BDA">
        <w:rPr>
          <w:rFonts w:ascii="Calibri" w:hAnsi="Calibri" w:eastAsia="ＭＳ 明朝" w:cs="Calibri" w:asciiTheme="majorAscii" w:hAnsiTheme="majorAscii" w:eastAsiaTheme="minorEastAsia" w:cstheme="majorAscii"/>
          <w:b w:val="1"/>
          <w:bCs w:val="1"/>
          <w:sz w:val="22"/>
          <w:szCs w:val="22"/>
        </w:rPr>
        <w:t>apply</w:t>
      </w:r>
      <w:r w:rsidRPr="2C09B7EE" w:rsidR="5AE51BDA">
        <w:rPr>
          <w:rFonts w:ascii="Calibri" w:hAnsi="Calibri" w:eastAsia="ＭＳ 明朝" w:cs="Calibri" w:asciiTheme="majorAscii" w:hAnsiTheme="majorAscii" w:eastAsiaTheme="minorEastAsia" w:cstheme="majorAscii"/>
          <w:b w:val="1"/>
          <w:bCs w:val="1"/>
          <w:sz w:val="22"/>
          <w:szCs w:val="22"/>
        </w:rPr>
        <w:t>.</w:t>
      </w:r>
    </w:p>
    <w:p w:rsidRPr="00846FDA" w:rsidR="00B81D1F" w:rsidP="00B81D1F" w:rsidRDefault="00B81D1F" w14:paraId="41D1C83D"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1DBFE183" wp14:editId="653B31E8">
            <wp:extent cx="3173578" cy="1644242"/>
            <wp:effectExtent l="0" t="0" r="8255" b="0"/>
            <wp:docPr id="2025429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82381" cy="1648803"/>
                    </a:xfrm>
                    <a:prstGeom prst="rect">
                      <a:avLst/>
                    </a:prstGeom>
                    <a:noFill/>
                    <a:ln>
                      <a:noFill/>
                    </a:ln>
                  </pic:spPr>
                </pic:pic>
              </a:graphicData>
            </a:graphic>
          </wp:inline>
        </w:drawing>
      </w:r>
    </w:p>
    <w:p w:rsidRPr="00846FDA" w:rsidR="00B81D1F" w:rsidP="2C09B7EE" w:rsidRDefault="0084550A" w14:paraId="27FBB13D" w14:textId="37326A40">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 xml:space="preserve">Improve head position to align with </w:t>
      </w:r>
      <w:r w:rsidRPr="2C09B7EE" w:rsidR="00163718">
        <w:rPr>
          <w:rFonts w:ascii="Calibri" w:hAnsi="Calibri" w:eastAsia="ＭＳ 明朝" w:cs="Calibri" w:asciiTheme="majorAscii" w:hAnsiTheme="majorAscii" w:eastAsiaTheme="minorEastAsia" w:cstheme="majorAscii"/>
          <w:sz w:val="22"/>
          <w:szCs w:val="22"/>
        </w:rPr>
        <w:t xml:space="preserve">the </w:t>
      </w:r>
      <w:r w:rsidRPr="2C09B7EE" w:rsidR="00B81D1F">
        <w:rPr>
          <w:rFonts w:ascii="Calibri" w:hAnsi="Calibri" w:eastAsia="ＭＳ 明朝" w:cs="Calibri" w:asciiTheme="majorAscii" w:hAnsiTheme="majorAscii" w:eastAsiaTheme="minorEastAsia" w:cstheme="majorAscii"/>
          <w:sz w:val="22"/>
          <w:szCs w:val="22"/>
        </w:rPr>
        <w:t>trunk.</w:t>
      </w:r>
    </w:p>
    <w:p w:rsidRPr="00846FDA" w:rsidR="00B81D1F" w:rsidP="2C09B7EE" w:rsidRDefault="0084550A" w14:paraId="7DCB4C45" w14:textId="5DBE20A4">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Distribute equal pressure on elbows and toes.</w:t>
      </w:r>
    </w:p>
    <w:p w:rsidRPr="00846FDA" w:rsidR="00B81D1F" w:rsidP="2C09B7EE" w:rsidRDefault="0084550A" w14:paraId="7B39EE78" w14:textId="7D156499">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Align hips with back.</w:t>
      </w:r>
    </w:p>
    <w:p w:rsidRPr="00846FDA" w:rsidR="00B81D1F" w:rsidP="2C09B7EE" w:rsidRDefault="001E152B" w14:paraId="787E7816" w14:textId="1028479E">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Keep elbows at a 90° angle.</w:t>
      </w:r>
    </w:p>
    <w:p w:rsidRPr="00846FDA" w:rsidR="00B81D1F" w:rsidP="2C09B7EE" w:rsidRDefault="001E152B" w14:paraId="26D1E5FF" w14:textId="3DD046AF">
      <w:pPr>
        <w:spacing/>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Keep the feet at a 45° angle.</w:t>
      </w:r>
    </w:p>
    <w:p w:rsidRPr="00846FDA" w:rsidR="003613F9" w:rsidP="00C11F7F" w:rsidRDefault="003613F9" w14:paraId="3C030EFA" w14:textId="77777777">
      <w:pPr>
        <w:pStyle w:val="Heading3"/>
        <w:spacing w:after="200"/>
      </w:pPr>
      <w:r w:rsidR="003613F9">
        <w:rPr/>
        <w:t>Matching Question</w:t>
      </w:r>
    </w:p>
    <w:p w:rsidRPr="00846FDA" w:rsidR="00B81D1F" w:rsidP="2C09B7EE" w:rsidRDefault="003613F9" w14:paraId="58046F61" w14:textId="44EB6245">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147</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Which major muscle groups are activated in the following exercises? Match each exercise to the muscle group(s) used.</w:t>
      </w:r>
    </w:p>
    <w:p w:rsidRPr="00846FDA" w:rsidR="00B81D1F" w:rsidP="2C09B7EE" w:rsidRDefault="00B81D1F" w14:paraId="3D31AF56" w14:textId="1189DB6A">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Side bridge (plank)</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Quadratus lumborum and obliques</w:t>
      </w:r>
    </w:p>
    <w:p w:rsidRPr="00846FDA" w:rsidR="00B81D1F" w:rsidP="2C09B7EE" w:rsidRDefault="00B81D1F" w14:paraId="36203A94" w14:textId="77C472A0">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Stability ball roll-out</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Rectus abdominis and iliopsoas</w:t>
      </w:r>
    </w:p>
    <w:p w:rsidRPr="00846FDA" w:rsidR="00B81D1F" w:rsidP="2C09B7EE" w:rsidRDefault="00B81D1F" w14:paraId="0D740C6C" w14:textId="265DDC4D">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Supine double leg lifts</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Lower rectus abdominis</w:t>
      </w:r>
    </w:p>
    <w:p w:rsidRPr="00846FDA" w:rsidR="00B81D1F" w:rsidP="2C09B7EE" w:rsidRDefault="00B81D1F" w14:paraId="380D37BE" w14:textId="227FBE75">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Oblique abdominal curl</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Obliques</w:t>
      </w:r>
    </w:p>
    <w:p w:rsidRPr="00846FDA" w:rsidR="00B81D1F" w:rsidP="2C09B7EE" w:rsidRDefault="00B81D1F" w14:paraId="6E2049D0" w14:textId="069A0220">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Side-lying sit-up</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Quadratus lumborum and obliques</w:t>
      </w:r>
    </w:p>
    <w:p w:rsidRPr="00846FDA" w:rsidR="00B81D1F" w:rsidP="2C09B7EE" w:rsidRDefault="00B81D1F" w14:paraId="67BCAFF0" w14:textId="316E7A47">
      <w:pPr>
        <w:numPr>
          <w:ilvl w:val="0"/>
          <w:numId w:val="68"/>
        </w:numPr>
        <w:spacing/>
        <w:ind w:left="1434" w:hanging="357"/>
        <w:contextualSpacing w:val="1"/>
        <w:rPr>
          <w:rFonts w:ascii="Calibri" w:hAnsi="Calibri" w:eastAsia="ＭＳ 明朝" w:cs="Calibri" w:asciiTheme="majorAscii" w:hAnsiTheme="majorAscii" w:eastAsiaTheme="minorEastAsia" w:cstheme="majorAscii"/>
          <w:sz w:val="22"/>
          <w:szCs w:val="22"/>
        </w:rPr>
      </w:pPr>
      <w:r w:rsidRPr="2C09B7EE" w:rsidR="00B81D1F">
        <w:rPr>
          <w:rFonts w:ascii="Calibri" w:hAnsi="Calibri" w:eastAsia="ＭＳ 明朝" w:cs="Calibri" w:asciiTheme="majorAscii" w:hAnsiTheme="majorAscii" w:eastAsiaTheme="minorEastAsia" w:cstheme="majorAscii"/>
          <w:sz w:val="22"/>
          <w:szCs w:val="22"/>
        </w:rPr>
        <w:t>Lateral trunk rotation with resistance</w:t>
      </w:r>
      <w:r w:rsidRPr="2C09B7EE" w:rsidR="001C391A">
        <w:rPr>
          <w:rFonts w:ascii="Calibri" w:hAnsi="Calibri" w:eastAsia="ＭＳ 明朝" w:cs="Calibri" w:asciiTheme="majorAscii" w:hAnsiTheme="majorAscii" w:eastAsiaTheme="minorEastAsia" w:cstheme="majorAscii"/>
          <w:sz w:val="22"/>
          <w:szCs w:val="22"/>
        </w:rPr>
        <w:t>—</w:t>
      </w:r>
      <w:r w:rsidRPr="2C09B7EE" w:rsidR="00B81D1F">
        <w:rPr>
          <w:rFonts w:ascii="Calibri" w:hAnsi="Calibri" w:eastAsia="ＭＳ 明朝" w:cs="Calibri" w:asciiTheme="majorAscii" w:hAnsiTheme="majorAscii" w:eastAsiaTheme="minorEastAsia" w:cstheme="majorAscii"/>
          <w:sz w:val="22"/>
          <w:szCs w:val="22"/>
        </w:rPr>
        <w:t>Quadratus lumborum and obliques</w:t>
      </w:r>
    </w:p>
    <w:p w:rsidRPr="00846FDA" w:rsidR="00B81D1F" w:rsidP="00E42FB0" w:rsidRDefault="5AE51BDA" w14:paraId="65FD0428" w14:textId="6B08490D">
      <w:pPr>
        <w:keepNext/>
        <w:keepLines/>
        <w:spacing w:before="200" w:after="200"/>
        <w:rPr>
          <w:rFonts w:asciiTheme="majorHAnsi" w:hAnsiTheme="majorHAnsi" w:eastAsiaTheme="majorEastAsia" w:cstheme="majorHAnsi"/>
          <w:b/>
          <w:bCs/>
          <w:color w:val="4F81BD" w:themeColor="accent1"/>
          <w:sz w:val="26"/>
          <w:szCs w:val="26"/>
        </w:rPr>
      </w:pPr>
      <w:r w:rsidRPr="00846FDA">
        <w:rPr>
          <w:rFonts w:asciiTheme="majorHAnsi" w:hAnsiTheme="majorHAnsi" w:eastAsiaTheme="majorEastAsia" w:cstheme="majorHAnsi"/>
          <w:b/>
          <w:bCs/>
          <w:color w:val="4F81BD" w:themeColor="accent1"/>
          <w:sz w:val="26"/>
          <w:szCs w:val="26"/>
        </w:rPr>
        <w:t>Testlet 10</w:t>
      </w:r>
    </w:p>
    <w:p w:rsidRPr="00846FDA" w:rsidR="00B81D1F" w:rsidP="00FC2391" w:rsidRDefault="00B81D1F" w14:paraId="36956D31" w14:textId="77777777">
      <w:pPr>
        <w:spacing w:after="200"/>
        <w:rPr>
          <w:rFonts w:asciiTheme="majorHAnsi" w:hAnsiTheme="majorHAnsi" w:eastAsiaTheme="minorEastAsia" w:cstheme="majorHAnsi"/>
          <w:b/>
          <w:bCs/>
          <w:sz w:val="22"/>
          <w:szCs w:val="22"/>
        </w:rPr>
      </w:pPr>
      <w:r w:rsidRPr="00846FDA">
        <w:rPr>
          <w:rFonts w:asciiTheme="majorHAnsi" w:hAnsiTheme="majorHAnsi" w:eastAsiaTheme="minorEastAsia" w:cstheme="majorHAnsi"/>
          <w:b/>
          <w:bCs/>
          <w:sz w:val="22"/>
          <w:szCs w:val="22"/>
        </w:rPr>
        <w:t>Please use the following information to answer the questions in this testlet.</w:t>
      </w:r>
    </w:p>
    <w:p w:rsidRPr="00846FDA" w:rsidR="00B81D1F" w:rsidP="00FC2391" w:rsidRDefault="00B81D1F" w14:paraId="1D8AB18B" w14:textId="77777777">
      <w:pPr>
        <w:rPr>
          <w:rFonts w:asciiTheme="majorHAnsi" w:hAnsiTheme="majorHAnsi" w:eastAsiaTheme="minorEastAsia" w:cstheme="majorHAnsi"/>
          <w:sz w:val="22"/>
          <w:szCs w:val="22"/>
        </w:rPr>
      </w:pPr>
      <w:r w:rsidRPr="00846FDA">
        <w:rPr>
          <w:rFonts w:asciiTheme="majorHAnsi" w:hAnsiTheme="majorHAnsi" w:eastAsiaTheme="minorEastAsia" w:cstheme="majorHAnsi"/>
          <w:sz w:val="22"/>
          <w:szCs w:val="22"/>
        </w:rPr>
        <w:t>The athletic trainer has been tasked with creating a portion of the standing orders. The specific segment assigned is medical testing options.</w:t>
      </w:r>
    </w:p>
    <w:p w:rsidRPr="00846FDA" w:rsidR="003613F9" w:rsidP="00FC2391" w:rsidRDefault="003613F9" w14:paraId="7C8EE9DD" w14:textId="77777777">
      <w:pPr>
        <w:pStyle w:val="Heading3"/>
        <w:spacing w:after="200"/>
      </w:pPr>
      <w:r w:rsidR="003613F9">
        <w:rPr/>
        <w:t>Multiple Select Question</w:t>
      </w:r>
    </w:p>
    <w:p w:rsidRPr="00846FDA" w:rsidR="00B81D1F" w:rsidP="2C09B7EE" w:rsidRDefault="00B81D1F" w14:paraId="6CC9D292" w14:textId="1DD0EB22">
      <w:pPr>
        <w:spacing w:after="120"/>
        <w:rPr>
          <w:rFonts w:ascii="Calibri" w:hAnsi="Calibri" w:eastAsia="ＭＳ 明朝" w:cs="Calibri" w:asciiTheme="majorAscii" w:hAnsiTheme="majorAscii" w:eastAsiaTheme="minorEastAsia" w:cstheme="majorAscii"/>
          <w:b w:val="1"/>
          <w:bCs w:val="1"/>
          <w:sz w:val="22"/>
          <w:szCs w:val="22"/>
        </w:rPr>
      </w:pPr>
      <w:r w:rsidRPr="2C09B7EE" w:rsidR="00B81D1F">
        <w:rPr>
          <w:rFonts w:ascii="Calibri" w:hAnsi="Calibri" w:eastAsia="ＭＳ 明朝" w:cs="Calibri" w:asciiTheme="majorAscii" w:hAnsiTheme="majorAscii" w:eastAsiaTheme="minorEastAsia" w:cstheme="majorAscii"/>
          <w:b w:val="1"/>
          <w:bCs w:val="1"/>
          <w:sz w:val="22"/>
          <w:szCs w:val="22"/>
        </w:rPr>
        <w:t>1</w:t>
      </w:r>
      <w:r w:rsidRPr="2C09B7EE" w:rsidR="003613F9">
        <w:rPr>
          <w:rFonts w:ascii="Calibri" w:hAnsi="Calibri" w:eastAsia="ＭＳ 明朝" w:cs="Calibri" w:asciiTheme="majorAscii" w:hAnsiTheme="majorAscii" w:eastAsiaTheme="minorEastAsia" w:cstheme="majorAscii"/>
          <w:b w:val="1"/>
          <w:bCs w:val="1"/>
          <w:sz w:val="22"/>
          <w:szCs w:val="22"/>
        </w:rPr>
        <w:t>48</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For athletes with a soft-tissue organ injury, what medical test options should be recommended?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1E152B" w14:paraId="15A02A45" w14:textId="15CE979E">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X-ray</w:t>
      </w:r>
    </w:p>
    <w:p w:rsidRPr="00846FDA" w:rsidR="00B81D1F" w:rsidP="2C09B7EE" w:rsidRDefault="001E152B" w14:paraId="7037A5B7" w14:textId="08747469">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Dexa</w:t>
      </w:r>
    </w:p>
    <w:p w:rsidRPr="00846FDA" w:rsidR="00B81D1F" w:rsidP="2C09B7EE" w:rsidRDefault="001E152B" w14:paraId="21DD44F5" w14:textId="6BBEAC5F">
      <w:pPr>
        <w:ind w:left="357"/>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Pet scan</w:t>
      </w:r>
    </w:p>
    <w:p w:rsidRPr="00846FDA" w:rsidR="00B81D1F" w:rsidP="2C09B7EE" w:rsidRDefault="0084550A" w14:paraId="40AB3F00" w14:textId="343B97DB">
      <w:pPr>
        <w:ind w:left="357"/>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MRI</w:t>
      </w:r>
    </w:p>
    <w:p w:rsidRPr="00846FDA" w:rsidR="00B81D1F" w:rsidP="2C09B7EE" w:rsidRDefault="0084550A" w14:paraId="049CAE3B" w14:textId="5669E90E">
      <w:pPr>
        <w:ind w:left="357"/>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CT scan</w:t>
      </w:r>
    </w:p>
    <w:p w:rsidR="00B81D1F" w:rsidP="2C09B7EE" w:rsidRDefault="0084550A" w14:paraId="09D4CF00" w14:textId="19AD541D">
      <w:pPr>
        <w:ind w:left="357"/>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Ultrasound</w:t>
      </w:r>
    </w:p>
    <w:p w:rsidRPr="00846FDA" w:rsidR="0064462E" w:rsidP="0064462E" w:rsidRDefault="0064462E" w14:paraId="44744D63" w14:textId="77777777">
      <w:pPr>
        <w:rPr>
          <w:rFonts w:asciiTheme="majorHAnsi" w:hAnsiTheme="majorHAnsi" w:eastAsiaTheme="minorEastAsia" w:cstheme="majorHAnsi"/>
          <w:sz w:val="22"/>
          <w:szCs w:val="22"/>
        </w:rPr>
      </w:pPr>
    </w:p>
    <w:p w:rsidRPr="00846FDA" w:rsidR="00B81D1F" w:rsidP="2C09B7EE" w:rsidRDefault="00B81D1F" w14:paraId="16D8CC43" w14:textId="3B2CB685">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149</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Which of the following tests should be recommended for suspected vascular concern? Choose all that </w:t>
      </w:r>
      <w:r w:rsidRPr="2C09B7EE" w:rsidR="00B81D1F">
        <w:rPr>
          <w:rFonts w:ascii="Calibri" w:hAnsi="Calibri" w:eastAsia="ＭＳ 明朝" w:cs="Calibri" w:asciiTheme="majorAscii" w:hAnsiTheme="majorAscii" w:eastAsiaTheme="minorEastAsia" w:cstheme="majorAscii"/>
          <w:b w:val="1"/>
          <w:bCs w:val="1"/>
          <w:sz w:val="22"/>
          <w:szCs w:val="22"/>
        </w:rPr>
        <w:t>apply</w:t>
      </w:r>
      <w:r w:rsidRPr="2C09B7EE" w:rsidR="00B81D1F">
        <w:rPr>
          <w:rFonts w:ascii="Calibri" w:hAnsi="Calibri" w:eastAsia="ＭＳ 明朝" w:cs="Calibri" w:asciiTheme="majorAscii" w:hAnsiTheme="majorAscii" w:eastAsiaTheme="minorEastAsia" w:cstheme="majorAscii"/>
          <w:b w:val="1"/>
          <w:bCs w:val="1"/>
          <w:sz w:val="22"/>
          <w:szCs w:val="22"/>
        </w:rPr>
        <w:t>.</w:t>
      </w:r>
    </w:p>
    <w:p w:rsidRPr="00846FDA" w:rsidR="00B81D1F" w:rsidP="2C09B7EE" w:rsidRDefault="001E152B" w14:paraId="1620EE46" w14:textId="1DE88173">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Pet scan</w:t>
      </w:r>
    </w:p>
    <w:p w:rsidRPr="00846FDA" w:rsidR="00B81D1F" w:rsidP="2C09B7EE" w:rsidRDefault="001E152B" w14:paraId="0861B54C" w14:textId="0997D3E6">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Complete blood test</w:t>
      </w:r>
    </w:p>
    <w:p w:rsidRPr="00846FDA" w:rsidR="00B81D1F" w:rsidP="2C09B7EE" w:rsidRDefault="001E152B" w14:paraId="46A14C0A" w14:textId="4E50DFA5">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c. </w:t>
      </w:r>
      <w:r w:rsidRPr="2C09B7EE" w:rsidR="5AE51BDA">
        <w:rPr>
          <w:rFonts w:ascii="Calibri" w:hAnsi="Calibri" w:eastAsia="ＭＳ 明朝" w:cs="Calibri" w:asciiTheme="majorAscii" w:hAnsiTheme="majorAscii" w:eastAsiaTheme="minorEastAsia" w:cstheme="majorAscii"/>
          <w:sz w:val="22"/>
          <w:szCs w:val="22"/>
        </w:rPr>
        <w:t>Basic metabolic panel blood test</w:t>
      </w:r>
    </w:p>
    <w:p w:rsidRPr="00846FDA" w:rsidR="00B81D1F" w:rsidP="2C09B7EE" w:rsidRDefault="0084550A" w14:paraId="34EEE510" w14:textId="4823DDCE">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d. </w:t>
      </w:r>
      <w:r w:rsidRPr="2C09B7EE" w:rsidR="00B81D1F">
        <w:rPr>
          <w:rFonts w:ascii="Calibri" w:hAnsi="Calibri" w:eastAsia="ＭＳ 明朝" w:cs="Calibri" w:asciiTheme="majorAscii" w:hAnsiTheme="majorAscii" w:eastAsiaTheme="minorEastAsia" w:cstheme="majorAscii"/>
          <w:sz w:val="22"/>
          <w:szCs w:val="22"/>
        </w:rPr>
        <w:t>Ultrasound</w:t>
      </w:r>
    </w:p>
    <w:p w:rsidRPr="00846FDA" w:rsidR="00B81D1F" w:rsidP="2C09B7EE" w:rsidRDefault="0084550A" w14:paraId="4BD670F3" w14:textId="29CB807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1E152B">
        <w:rPr>
          <w:rFonts w:ascii="Calibri" w:hAnsi="Calibri" w:eastAsia="ＭＳ 明朝" w:cs="Calibri" w:asciiTheme="majorAscii" w:hAnsiTheme="majorAscii" w:eastAsiaTheme="minorEastAsia" w:cstheme="majorAscii"/>
          <w:sz w:val="22"/>
          <w:szCs w:val="22"/>
        </w:rPr>
        <w:t xml:space="preserve">e. </w:t>
      </w:r>
      <w:r w:rsidRPr="2C09B7EE" w:rsidR="00B81D1F">
        <w:rPr>
          <w:rFonts w:ascii="Calibri" w:hAnsi="Calibri" w:eastAsia="ＭＳ 明朝" w:cs="Calibri" w:asciiTheme="majorAscii" w:hAnsiTheme="majorAscii" w:eastAsiaTheme="minorEastAsia" w:cstheme="majorAscii"/>
          <w:sz w:val="22"/>
          <w:szCs w:val="22"/>
        </w:rPr>
        <w:t>CT scan</w:t>
      </w:r>
    </w:p>
    <w:p w:rsidR="00B81D1F" w:rsidP="2C09B7EE" w:rsidRDefault="001E152B" w14:paraId="7CB807D2" w14:textId="71788E5C">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1E152B">
        <w:rPr>
          <w:rFonts w:ascii="Calibri" w:hAnsi="Calibri" w:eastAsia="ＭＳ 明朝" w:cs="Calibri" w:asciiTheme="majorAscii" w:hAnsiTheme="majorAscii" w:eastAsiaTheme="minorEastAsia" w:cstheme="majorAscii"/>
          <w:sz w:val="22"/>
          <w:szCs w:val="22"/>
        </w:rPr>
        <w:t xml:space="preserve">f. </w:t>
      </w:r>
      <w:r w:rsidRPr="2C09B7EE" w:rsidR="00B81D1F">
        <w:rPr>
          <w:rFonts w:ascii="Calibri" w:hAnsi="Calibri" w:eastAsia="ＭＳ 明朝" w:cs="Calibri" w:asciiTheme="majorAscii" w:hAnsiTheme="majorAscii" w:eastAsiaTheme="minorEastAsia" w:cstheme="majorAscii"/>
          <w:sz w:val="22"/>
          <w:szCs w:val="22"/>
        </w:rPr>
        <w:t>MRI</w:t>
      </w:r>
    </w:p>
    <w:p w:rsidRPr="00846FDA" w:rsidR="003613F9" w:rsidP="0064462E" w:rsidRDefault="003613F9" w14:paraId="55F97C58" w14:textId="7F88E5C0">
      <w:pPr>
        <w:pStyle w:val="Heading3"/>
        <w:spacing w:after="200"/>
      </w:pPr>
      <w:r w:rsidR="003613F9">
        <w:rPr/>
        <w:t>Multiple Choice Question</w:t>
      </w:r>
    </w:p>
    <w:p w:rsidRPr="00846FDA" w:rsidR="00B81D1F" w:rsidP="2C09B7EE" w:rsidRDefault="00B81D1F" w14:paraId="143627C0" w14:textId="7BEBB69A">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150</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Review the photo. Is it an </w:t>
      </w:r>
      <w:r w:rsidRPr="2C09B7EE" w:rsidR="00163718">
        <w:rPr>
          <w:rFonts w:ascii="Calibri" w:hAnsi="Calibri" w:eastAsia="ＭＳ 明朝" w:cs="Calibri" w:asciiTheme="majorAscii" w:hAnsiTheme="majorAscii" w:eastAsiaTheme="minorEastAsia" w:cstheme="majorAscii"/>
          <w:b w:val="1"/>
          <w:bCs w:val="1"/>
          <w:sz w:val="22"/>
          <w:szCs w:val="22"/>
        </w:rPr>
        <w:t>X-ray</w:t>
      </w:r>
      <w:r w:rsidRPr="2C09B7EE" w:rsidR="00B81D1F">
        <w:rPr>
          <w:rFonts w:ascii="Calibri" w:hAnsi="Calibri" w:eastAsia="ＭＳ 明朝" w:cs="Calibri" w:asciiTheme="majorAscii" w:hAnsiTheme="majorAscii" w:eastAsiaTheme="minorEastAsia" w:cstheme="majorAscii"/>
          <w:b w:val="1"/>
          <w:bCs w:val="1"/>
          <w:sz w:val="22"/>
          <w:szCs w:val="22"/>
        </w:rPr>
        <w:t>, CT scan, or bone scan?</w:t>
      </w:r>
    </w:p>
    <w:p w:rsidRPr="00846FDA" w:rsidR="00B81D1F" w:rsidP="00B81D1F" w:rsidRDefault="00B81D1F" w14:paraId="7C9FB562"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2026041C" wp14:editId="6D787166">
            <wp:extent cx="1088136" cy="1455727"/>
            <wp:effectExtent l="0" t="0" r="0" b="0"/>
            <wp:docPr id="1733535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90347" cy="1458685"/>
                    </a:xfrm>
                    <a:prstGeom prst="rect">
                      <a:avLst/>
                    </a:prstGeom>
                    <a:noFill/>
                    <a:ln>
                      <a:noFill/>
                    </a:ln>
                  </pic:spPr>
                </pic:pic>
              </a:graphicData>
            </a:graphic>
          </wp:inline>
        </w:drawing>
      </w:r>
    </w:p>
    <w:p w:rsidRPr="00846FDA" w:rsidR="00B81D1F" w:rsidP="2C09B7EE" w:rsidRDefault="0084550A" w14:paraId="15FE5921" w14:textId="4F84403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20550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X-ray</w:t>
      </w:r>
    </w:p>
    <w:p w:rsidRPr="00846FDA" w:rsidR="00B81D1F" w:rsidP="2C09B7EE" w:rsidRDefault="0020550B" w14:paraId="59AE0973" w14:textId="34DFA722">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CT scan</w:t>
      </w:r>
    </w:p>
    <w:p w:rsidR="00B81D1F" w:rsidP="2C09B7EE" w:rsidRDefault="0020550B" w14:paraId="04AD5F0B" w14:textId="7D52AC1B">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Bone scan</w:t>
      </w:r>
    </w:p>
    <w:p w:rsidRPr="00846FDA" w:rsidR="0064462E" w:rsidP="0064462E" w:rsidRDefault="0064462E" w14:paraId="00F7D8FE"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3613F9" w14:paraId="19F3C07B" w14:textId="26CEBBE8">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151</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Review the photo. Is it an </w:t>
      </w:r>
      <w:r w:rsidRPr="2C09B7EE" w:rsidR="00163718">
        <w:rPr>
          <w:rFonts w:ascii="Calibri" w:hAnsi="Calibri" w:eastAsia="ＭＳ 明朝" w:cs="Calibri" w:asciiTheme="majorAscii" w:hAnsiTheme="majorAscii" w:eastAsiaTheme="minorEastAsia" w:cstheme="majorAscii"/>
          <w:b w:val="1"/>
          <w:bCs w:val="1"/>
          <w:sz w:val="22"/>
          <w:szCs w:val="22"/>
        </w:rPr>
        <w:t>X-ray</w:t>
      </w:r>
      <w:r w:rsidRPr="2C09B7EE" w:rsidR="00B81D1F">
        <w:rPr>
          <w:rFonts w:ascii="Calibri" w:hAnsi="Calibri" w:eastAsia="ＭＳ 明朝" w:cs="Calibri" w:asciiTheme="majorAscii" w:hAnsiTheme="majorAscii" w:eastAsiaTheme="minorEastAsia" w:cstheme="majorAscii"/>
          <w:b w:val="1"/>
          <w:bCs w:val="1"/>
          <w:sz w:val="22"/>
          <w:szCs w:val="22"/>
        </w:rPr>
        <w:t>, CT scan, or bone scan?</w:t>
      </w:r>
    </w:p>
    <w:p w:rsidRPr="00846FDA" w:rsidR="00B81D1F" w:rsidP="00B81D1F" w:rsidRDefault="00B81D1F" w14:paraId="372BECA6"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40A33DFB" wp14:editId="518D9DA0">
            <wp:extent cx="1621579" cy="1115568"/>
            <wp:effectExtent l="0" t="0" r="0" b="8890"/>
            <wp:docPr id="2019847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6657" cy="1119062"/>
                    </a:xfrm>
                    <a:prstGeom prst="rect">
                      <a:avLst/>
                    </a:prstGeom>
                    <a:noFill/>
                    <a:ln>
                      <a:noFill/>
                    </a:ln>
                  </pic:spPr>
                </pic:pic>
              </a:graphicData>
            </a:graphic>
          </wp:inline>
        </w:drawing>
      </w:r>
    </w:p>
    <w:p w:rsidRPr="00846FDA" w:rsidR="00B81D1F" w:rsidP="2C09B7EE" w:rsidRDefault="0020550B" w14:paraId="2B227E76" w14:textId="3889E42D">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X-ray</w:t>
      </w:r>
    </w:p>
    <w:p w:rsidRPr="00846FDA" w:rsidR="00B81D1F" w:rsidP="2C09B7EE" w:rsidRDefault="0084550A" w14:paraId="655A4CC2" w14:textId="2EEB525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20550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CT scan</w:t>
      </w:r>
    </w:p>
    <w:p w:rsidR="00B81D1F" w:rsidP="2C09B7EE" w:rsidRDefault="0020550B" w14:paraId="543F8ACA" w14:textId="06A2A2D3">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Bone scan</w:t>
      </w:r>
    </w:p>
    <w:p w:rsidRPr="00846FDA" w:rsidR="0064462E" w:rsidP="0064462E" w:rsidRDefault="0064462E" w14:paraId="0A86DE5C"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3613F9" w14:paraId="63DD07DD" w14:textId="345A28FE">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w:t>
      </w:r>
      <w:r w:rsidRPr="2C09B7EE" w:rsidR="00B81D1F">
        <w:rPr>
          <w:rFonts w:ascii="Calibri" w:hAnsi="Calibri" w:eastAsia="ＭＳ 明朝" w:cs="Calibri" w:asciiTheme="majorAscii" w:hAnsiTheme="majorAscii" w:eastAsiaTheme="minorEastAsia" w:cstheme="majorAscii"/>
          <w:b w:val="1"/>
          <w:bCs w:val="1"/>
          <w:sz w:val="22"/>
          <w:szCs w:val="22"/>
        </w:rPr>
        <w:t>5</w:t>
      </w:r>
      <w:r w:rsidRPr="2C09B7EE" w:rsidR="003613F9">
        <w:rPr>
          <w:rFonts w:ascii="Calibri" w:hAnsi="Calibri" w:eastAsia="ＭＳ 明朝" w:cs="Calibri" w:asciiTheme="majorAscii" w:hAnsiTheme="majorAscii" w:eastAsiaTheme="minorEastAsia" w:cstheme="majorAscii"/>
          <w:b w:val="1"/>
          <w:bCs w:val="1"/>
          <w:sz w:val="22"/>
          <w:szCs w:val="22"/>
        </w:rPr>
        <w:t>2</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Review the photo. Is it an </w:t>
      </w:r>
      <w:r w:rsidRPr="2C09B7EE" w:rsidR="00163718">
        <w:rPr>
          <w:rFonts w:ascii="Calibri" w:hAnsi="Calibri" w:eastAsia="ＭＳ 明朝" w:cs="Calibri" w:asciiTheme="majorAscii" w:hAnsiTheme="majorAscii" w:eastAsiaTheme="minorEastAsia" w:cstheme="majorAscii"/>
          <w:b w:val="1"/>
          <w:bCs w:val="1"/>
          <w:sz w:val="22"/>
          <w:szCs w:val="22"/>
        </w:rPr>
        <w:t>X-ray</w:t>
      </w:r>
      <w:r w:rsidRPr="2C09B7EE" w:rsidR="00B81D1F">
        <w:rPr>
          <w:rFonts w:ascii="Calibri" w:hAnsi="Calibri" w:eastAsia="ＭＳ 明朝" w:cs="Calibri" w:asciiTheme="majorAscii" w:hAnsiTheme="majorAscii" w:eastAsiaTheme="minorEastAsia" w:cstheme="majorAscii"/>
          <w:b w:val="1"/>
          <w:bCs w:val="1"/>
          <w:sz w:val="22"/>
          <w:szCs w:val="22"/>
        </w:rPr>
        <w:t>, CT scan, or bone scan?</w:t>
      </w:r>
    </w:p>
    <w:p w:rsidRPr="00846FDA" w:rsidR="00B81D1F" w:rsidP="00B81D1F" w:rsidRDefault="00B81D1F" w14:paraId="318383E0"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40E4DBFD" wp14:editId="26D86316">
            <wp:extent cx="1882317" cy="1298448"/>
            <wp:effectExtent l="0" t="0" r="3810" b="0"/>
            <wp:docPr id="777814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86289" cy="1301188"/>
                    </a:xfrm>
                    <a:prstGeom prst="rect">
                      <a:avLst/>
                    </a:prstGeom>
                    <a:noFill/>
                    <a:ln>
                      <a:noFill/>
                    </a:ln>
                  </pic:spPr>
                </pic:pic>
              </a:graphicData>
            </a:graphic>
          </wp:inline>
        </w:drawing>
      </w:r>
    </w:p>
    <w:p w:rsidR="00C70C05" w:rsidP="2C09B7EE" w:rsidRDefault="0020550B" w14:paraId="7685BC26" w14:textId="77777777">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a. </w:t>
      </w:r>
      <w:r w:rsidRPr="2C09B7EE" w:rsidR="5AE51BDA">
        <w:rPr>
          <w:rFonts w:ascii="Calibri" w:hAnsi="Calibri" w:eastAsia="ＭＳ 明朝" w:cs="Calibri" w:asciiTheme="majorAscii" w:hAnsiTheme="majorAscii" w:eastAsiaTheme="minorEastAsia" w:cstheme="majorAscii"/>
          <w:sz w:val="22"/>
          <w:szCs w:val="22"/>
        </w:rPr>
        <w:t>X-ray</w:t>
      </w:r>
    </w:p>
    <w:p w:rsidRPr="00846FDA" w:rsidR="00B81D1F" w:rsidP="2C09B7EE" w:rsidRDefault="0084550A" w14:paraId="118543E9" w14:textId="053B8CFE">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84550A">
        <w:rPr>
          <w:rFonts w:ascii="Calibri" w:hAnsi="Calibri" w:eastAsia="ＭＳ 明朝" w:cs="Calibri" w:asciiTheme="majorAscii" w:hAnsiTheme="majorAscii" w:eastAsiaTheme="minorEastAsia" w:cstheme="majorAscii"/>
          <w:sz w:val="22"/>
          <w:szCs w:val="22"/>
        </w:rPr>
        <w:t>*</w:t>
      </w:r>
      <w:r w:rsidRPr="2C09B7EE" w:rsidR="0020550B">
        <w:rPr>
          <w:rFonts w:ascii="Calibri" w:hAnsi="Calibri" w:eastAsia="ＭＳ 明朝" w:cs="Calibri" w:asciiTheme="majorAscii" w:hAnsiTheme="majorAscii" w:eastAsiaTheme="minorEastAsia" w:cstheme="majorAscii"/>
          <w:sz w:val="22"/>
          <w:szCs w:val="22"/>
        </w:rPr>
        <w:t xml:space="preserve">b. </w:t>
      </w:r>
      <w:r w:rsidRPr="2C09B7EE" w:rsidR="5AE51BDA">
        <w:rPr>
          <w:rFonts w:ascii="Calibri" w:hAnsi="Calibri" w:eastAsia="ＭＳ 明朝" w:cs="Calibri" w:asciiTheme="majorAscii" w:hAnsiTheme="majorAscii" w:eastAsiaTheme="minorEastAsia" w:cstheme="majorAscii"/>
          <w:sz w:val="22"/>
          <w:szCs w:val="22"/>
        </w:rPr>
        <w:t>CT scan</w:t>
      </w:r>
    </w:p>
    <w:p w:rsidR="00B81D1F" w:rsidP="2C09B7EE" w:rsidRDefault="0020550B" w14:paraId="408AED41" w14:textId="2B9FDD69">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c. </w:t>
      </w:r>
      <w:r w:rsidRPr="2C09B7EE" w:rsidR="00B81D1F">
        <w:rPr>
          <w:rFonts w:ascii="Calibri" w:hAnsi="Calibri" w:eastAsia="ＭＳ 明朝" w:cs="Calibri" w:asciiTheme="majorAscii" w:hAnsiTheme="majorAscii" w:eastAsiaTheme="minorEastAsia" w:cstheme="majorAscii"/>
          <w:sz w:val="22"/>
          <w:szCs w:val="22"/>
        </w:rPr>
        <w:t>Bone scan</w:t>
      </w:r>
    </w:p>
    <w:p w:rsidRPr="00846FDA" w:rsidR="00A232ED" w:rsidP="00A232ED" w:rsidRDefault="00A232ED" w14:paraId="0A6FB780" w14:textId="77777777">
      <w:pPr>
        <w:spacing w:line="276" w:lineRule="auto"/>
        <w:contextualSpacing/>
        <w:rPr>
          <w:rFonts w:asciiTheme="majorHAnsi" w:hAnsiTheme="majorHAnsi" w:eastAsiaTheme="minorEastAsia" w:cstheme="majorHAnsi"/>
          <w:sz w:val="22"/>
          <w:szCs w:val="22"/>
        </w:rPr>
      </w:pPr>
    </w:p>
    <w:p w:rsidRPr="00846FDA" w:rsidR="00B81D1F" w:rsidP="2C09B7EE" w:rsidRDefault="003613F9" w14:paraId="5C2676B1" w14:textId="4B761468">
      <w:pPr>
        <w:spacing w:after="120"/>
        <w:rPr>
          <w:rFonts w:ascii="Calibri" w:hAnsi="Calibri" w:eastAsia="ＭＳ 明朝" w:cs="Calibri" w:asciiTheme="majorAscii" w:hAnsiTheme="majorAscii" w:eastAsiaTheme="minorEastAsia" w:cstheme="majorAscii"/>
          <w:b w:val="1"/>
          <w:bCs w:val="1"/>
          <w:sz w:val="22"/>
          <w:szCs w:val="22"/>
        </w:rPr>
      </w:pPr>
      <w:r w:rsidRPr="2C09B7EE" w:rsidR="003613F9">
        <w:rPr>
          <w:rFonts w:ascii="Calibri" w:hAnsi="Calibri" w:eastAsia="ＭＳ 明朝" w:cs="Calibri" w:asciiTheme="majorAscii" w:hAnsiTheme="majorAscii" w:eastAsiaTheme="minorEastAsia" w:cstheme="majorAscii"/>
          <w:b w:val="1"/>
          <w:bCs w:val="1"/>
          <w:sz w:val="22"/>
          <w:szCs w:val="22"/>
        </w:rPr>
        <w:t>153</w:t>
      </w:r>
      <w:r w:rsidRPr="2C09B7EE" w:rsidR="00B81D1F">
        <w:rPr>
          <w:rFonts w:ascii="Calibri" w:hAnsi="Calibri" w:eastAsia="ＭＳ 明朝" w:cs="Calibri" w:asciiTheme="majorAscii" w:hAnsiTheme="majorAscii" w:eastAsiaTheme="minorEastAsia" w:cstheme="majorAscii"/>
          <w:b w:val="1"/>
          <w:bCs w:val="1"/>
          <w:sz w:val="22"/>
          <w:szCs w:val="22"/>
        </w:rPr>
        <w:t xml:space="preserve">. </w:t>
      </w:r>
      <w:r w:rsidRPr="2C09B7EE" w:rsidR="00B81D1F">
        <w:rPr>
          <w:rFonts w:ascii="Calibri" w:hAnsi="Calibri" w:eastAsia="ＭＳ 明朝" w:cs="Calibri" w:asciiTheme="majorAscii" w:hAnsiTheme="majorAscii" w:eastAsiaTheme="minorEastAsia" w:cstheme="majorAscii"/>
          <w:b w:val="1"/>
          <w:bCs w:val="1"/>
          <w:sz w:val="22"/>
          <w:szCs w:val="22"/>
        </w:rPr>
        <w:t xml:space="preserve">Review the photo. Is it an </w:t>
      </w:r>
      <w:r w:rsidRPr="2C09B7EE" w:rsidR="00163718">
        <w:rPr>
          <w:rFonts w:ascii="Calibri" w:hAnsi="Calibri" w:eastAsia="ＭＳ 明朝" w:cs="Calibri" w:asciiTheme="majorAscii" w:hAnsiTheme="majorAscii" w:eastAsiaTheme="minorEastAsia" w:cstheme="majorAscii"/>
          <w:b w:val="1"/>
          <w:bCs w:val="1"/>
          <w:sz w:val="22"/>
          <w:szCs w:val="22"/>
        </w:rPr>
        <w:t>X-ray</w:t>
      </w:r>
      <w:r w:rsidRPr="2C09B7EE" w:rsidR="00B81D1F">
        <w:rPr>
          <w:rFonts w:ascii="Calibri" w:hAnsi="Calibri" w:eastAsia="ＭＳ 明朝" w:cs="Calibri" w:asciiTheme="majorAscii" w:hAnsiTheme="majorAscii" w:eastAsiaTheme="minorEastAsia" w:cstheme="majorAscii"/>
          <w:b w:val="1"/>
          <w:bCs w:val="1"/>
          <w:sz w:val="22"/>
          <w:szCs w:val="22"/>
        </w:rPr>
        <w:t>, CT scan, or bone scan?</w:t>
      </w:r>
    </w:p>
    <w:p w:rsidRPr="00846FDA" w:rsidR="00B81D1F" w:rsidP="00B81D1F" w:rsidRDefault="00B81D1F" w14:paraId="4AA457EA" w14:textId="77777777">
      <w:pPr>
        <w:spacing w:after="200" w:line="276" w:lineRule="auto"/>
        <w:rPr>
          <w:rFonts w:asciiTheme="majorHAnsi" w:hAnsiTheme="majorHAnsi" w:eastAsiaTheme="minorEastAsia" w:cstheme="majorHAnsi"/>
          <w:sz w:val="22"/>
          <w:szCs w:val="22"/>
        </w:rPr>
      </w:pPr>
      <w:r w:rsidRPr="00846FDA">
        <w:rPr>
          <w:rFonts w:asciiTheme="majorHAnsi" w:hAnsiTheme="majorHAnsi" w:eastAsiaTheme="minorEastAsia" w:cstheme="majorHAnsi"/>
          <w:noProof/>
          <w:sz w:val="22"/>
          <w:szCs w:val="22"/>
        </w:rPr>
        <w:drawing>
          <wp:inline distT="0" distB="0" distL="0" distR="0" wp14:anchorId="565E053A" wp14:editId="6FFB71C9">
            <wp:extent cx="1860585" cy="1289304"/>
            <wp:effectExtent l="0" t="0" r="6350" b="6350"/>
            <wp:docPr id="2143389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2202" cy="1290424"/>
                    </a:xfrm>
                    <a:prstGeom prst="rect">
                      <a:avLst/>
                    </a:prstGeom>
                    <a:noFill/>
                    <a:ln>
                      <a:noFill/>
                    </a:ln>
                  </pic:spPr>
                </pic:pic>
              </a:graphicData>
            </a:graphic>
          </wp:inline>
        </w:drawing>
      </w:r>
    </w:p>
    <w:p w:rsidRPr="00846FDA" w:rsidR="00B81D1F" w:rsidP="2C09B7EE" w:rsidRDefault="0020550B" w14:paraId="1DCD9044" w14:textId="34993928">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a. </w:t>
      </w:r>
      <w:r w:rsidRPr="2C09B7EE" w:rsidR="00B81D1F">
        <w:rPr>
          <w:rFonts w:ascii="Calibri" w:hAnsi="Calibri" w:eastAsia="ＭＳ 明朝" w:cs="Calibri" w:asciiTheme="majorAscii" w:hAnsiTheme="majorAscii" w:eastAsiaTheme="minorEastAsia" w:cstheme="majorAscii"/>
          <w:sz w:val="22"/>
          <w:szCs w:val="22"/>
        </w:rPr>
        <w:t>X-ray</w:t>
      </w:r>
    </w:p>
    <w:p w:rsidRPr="00846FDA" w:rsidR="00B81D1F" w:rsidP="2C09B7EE" w:rsidRDefault="0020550B" w14:paraId="72243586" w14:textId="79B4D6D7">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2C09B7EE" w:rsidR="0020550B">
        <w:rPr>
          <w:rFonts w:ascii="Calibri" w:hAnsi="Calibri" w:eastAsia="ＭＳ 明朝" w:cs="Calibri" w:asciiTheme="majorAscii" w:hAnsiTheme="majorAscii" w:eastAsiaTheme="minorEastAsia" w:cstheme="majorAscii"/>
          <w:sz w:val="22"/>
          <w:szCs w:val="22"/>
        </w:rPr>
        <w:t xml:space="preserve">b. </w:t>
      </w:r>
      <w:r w:rsidRPr="2C09B7EE" w:rsidR="00B81D1F">
        <w:rPr>
          <w:rFonts w:ascii="Calibri" w:hAnsi="Calibri" w:eastAsia="ＭＳ 明朝" w:cs="Calibri" w:asciiTheme="majorAscii" w:hAnsiTheme="majorAscii" w:eastAsiaTheme="minorEastAsia" w:cstheme="majorAscii"/>
          <w:sz w:val="22"/>
          <w:szCs w:val="22"/>
        </w:rPr>
        <w:t>CT scan</w:t>
      </w:r>
    </w:p>
    <w:p w:rsidR="0084550A" w:rsidP="7FE6DCC4" w:rsidRDefault="0084550A" w14:paraId="5F91D4A2" w14:textId="42AD0622">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7FE6DCC4" w:rsidR="0084550A">
        <w:rPr>
          <w:rFonts w:ascii="Calibri" w:hAnsi="Calibri" w:eastAsia="ＭＳ 明朝" w:cs="Calibri" w:asciiTheme="majorAscii" w:hAnsiTheme="majorAscii" w:eastAsiaTheme="minorEastAsia" w:cstheme="majorAscii"/>
          <w:sz w:val="22"/>
          <w:szCs w:val="22"/>
        </w:rPr>
        <w:t>*</w:t>
      </w:r>
      <w:r w:rsidRPr="7FE6DCC4" w:rsidR="0020550B">
        <w:rPr>
          <w:rFonts w:ascii="Calibri" w:hAnsi="Calibri" w:eastAsia="ＭＳ 明朝" w:cs="Calibri" w:asciiTheme="majorAscii" w:hAnsiTheme="majorAscii" w:eastAsiaTheme="minorEastAsia" w:cstheme="majorAscii"/>
          <w:sz w:val="22"/>
          <w:szCs w:val="22"/>
        </w:rPr>
        <w:t xml:space="preserve">c. </w:t>
      </w:r>
      <w:r w:rsidRPr="7FE6DCC4" w:rsidR="5AE51BDA">
        <w:rPr>
          <w:rFonts w:ascii="Calibri" w:hAnsi="Calibri" w:eastAsia="ＭＳ 明朝" w:cs="Calibri" w:asciiTheme="majorAscii" w:hAnsiTheme="majorAscii" w:eastAsiaTheme="minorEastAsia" w:cstheme="majorAscii"/>
          <w:sz w:val="22"/>
          <w:szCs w:val="22"/>
        </w:rPr>
        <w:t>Bone scan</w:t>
      </w:r>
    </w:p>
    <w:p w:rsidR="7FE6DCC4" w:rsidP="7FE6DCC4" w:rsidRDefault="7FE6DCC4" w14:paraId="0347AB57" w14:textId="42C5AC06">
      <w:pPr>
        <w:spacing w:line="276" w:lineRule="auto"/>
        <w:ind w:left="357"/>
        <w:contextualSpacing w:val="1"/>
        <w:rPr>
          <w:rFonts w:ascii="Calibri" w:hAnsi="Calibri" w:eastAsia="ＭＳ 明朝" w:cs="Calibri" w:asciiTheme="majorAscii" w:hAnsiTheme="majorAscii" w:eastAsiaTheme="minorEastAsia" w:cstheme="majorAscii"/>
          <w:sz w:val="22"/>
          <w:szCs w:val="22"/>
        </w:rPr>
      </w:pPr>
    </w:p>
    <w:p w:rsidR="1755B661" w:rsidRDefault="1755B661" w14:paraId="1BD647CC" w14:textId="220801E9">
      <w:r w:rsidRPr="7FE6DCC4" w:rsidR="1755B661">
        <w:rPr>
          <w:rFonts w:ascii="Calibri" w:hAnsi="Calibri" w:eastAsia="Calibri" w:cs="Calibri"/>
          <w:noProof w:val="0"/>
          <w:sz w:val="22"/>
          <w:szCs w:val="22"/>
          <w:lang w:val="en-US"/>
        </w:rPr>
        <w:t>Multiple Choice Question</w:t>
      </w:r>
    </w:p>
    <w:p w:rsidR="1755B661" w:rsidP="7FE6DCC4" w:rsidRDefault="1755B661" w14:paraId="530C5904" w14:textId="34E979DE">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What is the concept that helps to explain how bone develops its shape from forces that are exerted upon it?</w:t>
      </w:r>
    </w:p>
    <w:p w:rsidR="1755B661" w:rsidP="654F865D" w:rsidRDefault="1755B661" w14:paraId="3260DAAA" w14:textId="7540E416">
      <w:pPr>
        <w:spacing w:before="0" w:beforeAutospacing="off" w:after="0" w:afterAutospacing="off"/>
        <w:ind w:left="720" w:firstLine="720"/>
        <w:rPr>
          <w:rFonts w:ascii="Calibri" w:hAnsi="Calibri" w:eastAsia="Calibri" w:cs="Calibri"/>
          <w:noProof w:val="0"/>
          <w:sz w:val="22"/>
          <w:szCs w:val="22"/>
          <w:lang w:val="en-US"/>
        </w:rPr>
      </w:pPr>
      <w:r w:rsidRPr="654F865D" w:rsidR="1755B661">
        <w:rPr>
          <w:rFonts w:ascii="Calibri" w:hAnsi="Calibri" w:eastAsia="Calibri" w:cs="Calibri"/>
          <w:noProof w:val="0"/>
          <w:sz w:val="22"/>
          <w:szCs w:val="22"/>
          <w:lang w:val="en-US"/>
        </w:rPr>
        <w:t>a. Levers</w:t>
      </w:r>
    </w:p>
    <w:p w:rsidR="1755B661" w:rsidP="654F865D" w:rsidRDefault="1755B661" w14:paraId="58E04E2E" w14:textId="3F11DB6B">
      <w:pPr>
        <w:spacing w:before="0" w:beforeAutospacing="off" w:after="0" w:afterAutospacing="off"/>
        <w:ind w:left="720" w:firstLine="720"/>
        <w:rPr>
          <w:rFonts w:ascii="Calibri" w:hAnsi="Calibri" w:eastAsia="Calibri" w:cs="Calibri"/>
          <w:noProof w:val="0"/>
          <w:sz w:val="22"/>
          <w:szCs w:val="22"/>
          <w:lang w:val="en-US"/>
        </w:rPr>
      </w:pPr>
      <w:r w:rsidRPr="654F865D" w:rsidR="1755B661">
        <w:rPr>
          <w:rFonts w:ascii="Calibri" w:hAnsi="Calibri" w:eastAsia="Calibri" w:cs="Calibri"/>
          <w:noProof w:val="0"/>
          <w:sz w:val="22"/>
          <w:szCs w:val="22"/>
          <w:lang w:val="en-US"/>
        </w:rPr>
        <w:t>*b. Wolff’s law</w:t>
      </w:r>
    </w:p>
    <w:p w:rsidR="1755B661" w:rsidP="654F865D" w:rsidRDefault="1755B661" w14:paraId="0E62F51F" w14:textId="75E628E0">
      <w:pPr>
        <w:spacing w:before="0" w:beforeAutospacing="off" w:after="0" w:afterAutospacing="off"/>
        <w:ind w:left="720" w:firstLine="720"/>
        <w:rPr>
          <w:rFonts w:ascii="Calibri" w:hAnsi="Calibri" w:eastAsia="Calibri" w:cs="Calibri"/>
          <w:noProof w:val="0"/>
          <w:sz w:val="22"/>
          <w:szCs w:val="22"/>
          <w:lang w:val="en-US"/>
        </w:rPr>
      </w:pPr>
      <w:r w:rsidRPr="654F865D" w:rsidR="1755B661">
        <w:rPr>
          <w:rFonts w:ascii="Calibri" w:hAnsi="Calibri" w:eastAsia="Calibri" w:cs="Calibri"/>
          <w:noProof w:val="0"/>
          <w:sz w:val="22"/>
          <w:szCs w:val="22"/>
          <w:lang w:val="en-US"/>
        </w:rPr>
        <w:t>c. Epiphyseal plates</w:t>
      </w:r>
    </w:p>
    <w:p w:rsidR="1755B661" w:rsidP="654F865D" w:rsidRDefault="1755B661" w14:paraId="63CA5B0C" w14:textId="359B11C7">
      <w:pPr>
        <w:spacing w:before="0" w:beforeAutospacing="off" w:after="0" w:afterAutospacing="off"/>
        <w:ind w:left="720" w:firstLine="720"/>
        <w:rPr>
          <w:rFonts w:ascii="Calibri" w:hAnsi="Calibri" w:eastAsia="Calibri" w:cs="Calibri"/>
          <w:noProof w:val="0"/>
          <w:sz w:val="22"/>
          <w:szCs w:val="22"/>
          <w:lang w:val="en-US"/>
        </w:rPr>
      </w:pPr>
      <w:r w:rsidRPr="654F865D" w:rsidR="1755B661">
        <w:rPr>
          <w:rFonts w:ascii="Calibri" w:hAnsi="Calibri" w:eastAsia="Calibri" w:cs="Calibri"/>
          <w:noProof w:val="0"/>
          <w:sz w:val="22"/>
          <w:szCs w:val="22"/>
          <w:lang w:val="en-US"/>
        </w:rPr>
        <w:t>d. Osteoporosis</w:t>
      </w:r>
    </w:p>
    <w:p w:rsidR="1755B661" w:rsidP="7FE6DCC4" w:rsidRDefault="1755B661" w14:paraId="3464F281" w14:textId="3D184951">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When you stretch a muscle, if you release the stretch force and the muscle returns to its original length, which property is the muscle performing?</w:t>
      </w:r>
    </w:p>
    <w:p w:rsidR="1755B661" w:rsidP="654F865D" w:rsidRDefault="1755B661" w14:paraId="2B45C933" w14:textId="3E90A530">
      <w:pPr>
        <w:spacing w:before="0" w:beforeAutospacing="off" w:after="0" w:afterAutospacing="off"/>
        <w:ind w:left="1440"/>
      </w:pPr>
      <w:r w:rsidRPr="654F865D" w:rsidR="1755B661">
        <w:rPr>
          <w:rFonts w:ascii="Calibri" w:hAnsi="Calibri" w:eastAsia="Calibri" w:cs="Calibri"/>
          <w:noProof w:val="0"/>
          <w:sz w:val="22"/>
          <w:szCs w:val="22"/>
          <w:lang w:val="en-US"/>
        </w:rPr>
        <w:t>a. Excitability</w:t>
      </w:r>
    </w:p>
    <w:p w:rsidR="1755B661" w:rsidP="654F865D" w:rsidRDefault="1755B661" w14:paraId="0C2B80EA" w14:textId="1531719A">
      <w:pPr>
        <w:spacing w:before="0" w:beforeAutospacing="off" w:after="0" w:afterAutospacing="off"/>
        <w:ind w:left="1440"/>
      </w:pPr>
      <w:r w:rsidRPr="654F865D" w:rsidR="1755B661">
        <w:rPr>
          <w:rFonts w:ascii="Calibri" w:hAnsi="Calibri" w:eastAsia="Calibri" w:cs="Calibri"/>
          <w:noProof w:val="0"/>
          <w:sz w:val="22"/>
          <w:szCs w:val="22"/>
          <w:lang w:val="en-US"/>
        </w:rPr>
        <w:t>*b. Elasticity</w:t>
      </w:r>
    </w:p>
    <w:p w:rsidR="1755B661" w:rsidP="654F865D" w:rsidRDefault="1755B661" w14:paraId="040BB768" w14:textId="0B5AE726">
      <w:pPr>
        <w:spacing w:before="0" w:beforeAutospacing="off" w:after="0" w:afterAutospacing="off"/>
        <w:ind w:left="1440"/>
      </w:pPr>
      <w:r w:rsidRPr="654F865D" w:rsidR="1755B661">
        <w:rPr>
          <w:rFonts w:ascii="Calibri" w:hAnsi="Calibri" w:eastAsia="Calibri" w:cs="Calibri"/>
          <w:noProof w:val="0"/>
          <w:sz w:val="22"/>
          <w:szCs w:val="22"/>
          <w:lang w:val="en-US"/>
        </w:rPr>
        <w:t>c. Extensibility</w:t>
      </w:r>
    </w:p>
    <w:p w:rsidR="1755B661" w:rsidP="654F865D" w:rsidRDefault="1755B661" w14:paraId="1D9C622F" w14:textId="7C7D5221">
      <w:pPr>
        <w:spacing w:before="0" w:beforeAutospacing="off" w:after="0" w:afterAutospacing="off"/>
        <w:ind w:left="1440"/>
      </w:pPr>
      <w:r w:rsidRPr="654F865D" w:rsidR="1755B661">
        <w:rPr>
          <w:rFonts w:ascii="Calibri" w:hAnsi="Calibri" w:eastAsia="Calibri" w:cs="Calibri"/>
          <w:noProof w:val="0"/>
          <w:sz w:val="22"/>
          <w:szCs w:val="22"/>
          <w:lang w:val="en-US"/>
        </w:rPr>
        <w:t>d. Contractility</w:t>
      </w:r>
    </w:p>
    <w:p w:rsidR="1755B661" w:rsidP="7FE6DCC4" w:rsidRDefault="1755B661" w14:paraId="37C44F5C" w14:textId="4C02A4EC">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To avoid fracture, which of the following is the proper hand position stressed during the application of cardiopulmonary resuscitation?</w:t>
      </w:r>
    </w:p>
    <w:p w:rsidR="1755B661" w:rsidP="654F865D" w:rsidRDefault="1755B661" w14:paraId="5669E9E8" w14:textId="44BC2826">
      <w:pPr>
        <w:spacing w:before="0" w:beforeAutospacing="off" w:after="0" w:afterAutospacing="off"/>
        <w:ind w:left="1440"/>
      </w:pPr>
      <w:r w:rsidRPr="654F865D" w:rsidR="1755B661">
        <w:rPr>
          <w:rFonts w:ascii="Calibri" w:hAnsi="Calibri" w:eastAsia="Calibri" w:cs="Calibri"/>
          <w:noProof w:val="0"/>
          <w:sz w:val="22"/>
          <w:szCs w:val="22"/>
          <w:lang w:val="en-US"/>
        </w:rPr>
        <w:t>a. Manubrium of the sternum</w:t>
      </w:r>
    </w:p>
    <w:p w:rsidR="1755B661" w:rsidP="654F865D" w:rsidRDefault="1755B661" w14:paraId="55AB1BAF" w14:textId="4E280E98">
      <w:pPr>
        <w:spacing w:before="0" w:beforeAutospacing="off" w:after="0" w:afterAutospacing="off"/>
        <w:ind w:left="1440"/>
      </w:pPr>
      <w:r w:rsidRPr="654F865D" w:rsidR="1755B661">
        <w:rPr>
          <w:rFonts w:ascii="Calibri" w:hAnsi="Calibri" w:eastAsia="Calibri" w:cs="Calibri"/>
          <w:noProof w:val="0"/>
          <w:sz w:val="22"/>
          <w:szCs w:val="22"/>
          <w:lang w:val="en-US"/>
        </w:rPr>
        <w:t>b. Body of the sternum</w:t>
      </w:r>
    </w:p>
    <w:p w:rsidR="1755B661" w:rsidP="654F865D" w:rsidRDefault="1755B661" w14:paraId="101C1A2A" w14:textId="432259FF">
      <w:pPr>
        <w:spacing w:before="0" w:beforeAutospacing="off" w:after="0" w:afterAutospacing="off"/>
        <w:ind w:left="1440"/>
      </w:pPr>
      <w:r w:rsidRPr="654F865D" w:rsidR="1755B661">
        <w:rPr>
          <w:rFonts w:ascii="Calibri" w:hAnsi="Calibri" w:eastAsia="Calibri" w:cs="Calibri"/>
          <w:noProof w:val="0"/>
          <w:sz w:val="22"/>
          <w:szCs w:val="22"/>
          <w:lang w:val="en-US"/>
        </w:rPr>
        <w:t>*c. Xiphoid of the sternum</w:t>
      </w:r>
    </w:p>
    <w:p w:rsidR="1755B661" w:rsidP="654F865D" w:rsidRDefault="1755B661" w14:paraId="5BE44A4F" w14:textId="3C0FAB06">
      <w:pPr>
        <w:spacing w:before="0" w:beforeAutospacing="off" w:after="0" w:afterAutospacing="off"/>
        <w:ind w:left="1440"/>
      </w:pPr>
      <w:r w:rsidRPr="654F865D" w:rsidR="1755B661">
        <w:rPr>
          <w:rFonts w:ascii="Calibri" w:hAnsi="Calibri" w:eastAsia="Calibri" w:cs="Calibri"/>
          <w:noProof w:val="0"/>
          <w:sz w:val="22"/>
          <w:szCs w:val="22"/>
          <w:lang w:val="en-US"/>
        </w:rPr>
        <w:t>d. Medial end of the clavicle</w:t>
      </w:r>
    </w:p>
    <w:p w:rsidR="1755B661" w:rsidP="7FE6DCC4" w:rsidRDefault="1755B661" w14:paraId="33967813" w14:textId="4EC1147D">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statements is accurate about a graded exercise test?</w:t>
      </w:r>
    </w:p>
    <w:p w:rsidR="1755B661" w:rsidP="654F865D" w:rsidRDefault="1755B661" w14:paraId="62AE0BB5" w14:textId="6E8D3296">
      <w:pPr>
        <w:spacing w:before="0" w:beforeAutospacing="off" w:after="0" w:afterAutospacing="off"/>
        <w:ind w:left="1440"/>
      </w:pPr>
      <w:r w:rsidRPr="654F865D" w:rsidR="1755B661">
        <w:rPr>
          <w:rFonts w:ascii="Calibri" w:hAnsi="Calibri" w:eastAsia="Calibri" w:cs="Calibri"/>
          <w:noProof w:val="0"/>
          <w:sz w:val="22"/>
          <w:szCs w:val="22"/>
          <w:lang w:val="en-US"/>
        </w:rPr>
        <w:t>*a. With ECG, it is the first choice for evaluating myocardial ischemia in individuals with a normal resting ECG and the ability to exercise.</w:t>
      </w:r>
    </w:p>
    <w:p w:rsidR="1755B661" w:rsidP="654F865D" w:rsidRDefault="1755B661" w14:paraId="25AF55C1" w14:textId="73CA5452">
      <w:pPr>
        <w:spacing w:before="0" w:beforeAutospacing="off" w:after="0" w:afterAutospacing="off"/>
        <w:ind w:left="1440"/>
      </w:pPr>
      <w:r w:rsidRPr="654F865D" w:rsidR="1755B661">
        <w:rPr>
          <w:rFonts w:ascii="Calibri" w:hAnsi="Calibri" w:eastAsia="Calibri" w:cs="Calibri"/>
          <w:noProof w:val="0"/>
          <w:sz w:val="22"/>
          <w:szCs w:val="22"/>
          <w:lang w:val="en-US"/>
        </w:rPr>
        <w:t>b. It is considered an invasive procedure.</w:t>
      </w:r>
    </w:p>
    <w:p w:rsidR="1755B661" w:rsidP="654F865D" w:rsidRDefault="1755B661" w14:paraId="3C31C852" w14:textId="4928D4A5">
      <w:pPr>
        <w:spacing w:before="0" w:beforeAutospacing="off" w:after="0" w:afterAutospacing="off"/>
        <w:ind w:left="1440"/>
      </w:pPr>
      <w:r w:rsidRPr="654F865D" w:rsidR="1755B661">
        <w:rPr>
          <w:rFonts w:ascii="Calibri" w:hAnsi="Calibri" w:eastAsia="Calibri" w:cs="Calibri"/>
          <w:noProof w:val="0"/>
          <w:sz w:val="22"/>
          <w:szCs w:val="22"/>
          <w:lang w:val="en-US"/>
        </w:rPr>
        <w:t>c. It should be performed in individuals with an intermediate risk of CAD.</w:t>
      </w:r>
    </w:p>
    <w:p w:rsidR="1755B661" w:rsidP="654F865D" w:rsidRDefault="1755B661" w14:paraId="60596A19" w14:textId="1C2BACE2">
      <w:pPr>
        <w:spacing w:before="0" w:beforeAutospacing="off" w:after="0" w:afterAutospacing="off"/>
        <w:ind w:left="1440"/>
      </w:pPr>
      <w:r w:rsidRPr="654F865D" w:rsidR="1755B661">
        <w:rPr>
          <w:rFonts w:ascii="Calibri" w:hAnsi="Calibri" w:eastAsia="Calibri" w:cs="Calibri"/>
          <w:noProof w:val="0"/>
          <w:sz w:val="22"/>
          <w:szCs w:val="22"/>
          <w:lang w:val="en-US"/>
        </w:rPr>
        <w:t>d. If a lower rate–pressure product occurs during the onset of ischemia, this is always indicative of disease progression.</w:t>
      </w:r>
    </w:p>
    <w:p w:rsidR="1755B661" w:rsidP="7FE6DCC4" w:rsidRDefault="1755B661" w14:paraId="1FA85688" w14:textId="7C9B8351">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is a tool to monitor how hard the patient perceives he is working during a GXT?</w:t>
      </w:r>
    </w:p>
    <w:p w:rsidR="1755B661" w:rsidP="654F865D" w:rsidRDefault="1755B661" w14:paraId="6F905580" w14:textId="2B32BDCC">
      <w:pPr>
        <w:spacing w:before="0" w:beforeAutospacing="off" w:after="0" w:afterAutospacing="off"/>
        <w:ind w:left="1440"/>
      </w:pPr>
      <w:r w:rsidRPr="654F865D" w:rsidR="1755B661">
        <w:rPr>
          <w:rFonts w:ascii="Calibri" w:hAnsi="Calibri" w:eastAsia="Calibri" w:cs="Calibri"/>
          <w:noProof w:val="0"/>
          <w:sz w:val="22"/>
          <w:szCs w:val="22"/>
          <w:lang w:val="en-US"/>
        </w:rPr>
        <w:t>a. Angina scale</w:t>
      </w:r>
    </w:p>
    <w:p w:rsidR="1755B661" w:rsidP="654F865D" w:rsidRDefault="1755B661" w14:paraId="3BD95806" w14:textId="2B7A3218">
      <w:pPr>
        <w:spacing w:before="0" w:beforeAutospacing="off" w:after="0" w:afterAutospacing="off"/>
        <w:ind w:left="1440"/>
      </w:pPr>
      <w:r w:rsidRPr="654F865D" w:rsidR="1755B661">
        <w:rPr>
          <w:rFonts w:ascii="Calibri" w:hAnsi="Calibri" w:eastAsia="Calibri" w:cs="Calibri"/>
          <w:noProof w:val="0"/>
          <w:sz w:val="22"/>
          <w:szCs w:val="22"/>
          <w:lang w:val="en-US"/>
        </w:rPr>
        <w:t>b. Rate–pressure product</w:t>
      </w:r>
    </w:p>
    <w:p w:rsidR="1755B661" w:rsidP="654F865D" w:rsidRDefault="1755B661" w14:paraId="2C82E6F1" w14:textId="7AFEB0E0">
      <w:pPr>
        <w:spacing w:before="0" w:beforeAutospacing="off" w:after="0" w:afterAutospacing="off"/>
        <w:ind w:left="1440"/>
      </w:pPr>
      <w:r w:rsidRPr="654F865D" w:rsidR="1755B661">
        <w:rPr>
          <w:rFonts w:ascii="Calibri" w:hAnsi="Calibri" w:eastAsia="Calibri" w:cs="Calibri"/>
          <w:noProof w:val="0"/>
          <w:sz w:val="22"/>
          <w:szCs w:val="22"/>
          <w:lang w:val="en-US"/>
        </w:rPr>
        <w:t>c. Dyspnea scale</w:t>
      </w:r>
    </w:p>
    <w:p w:rsidR="1755B661" w:rsidP="654F865D" w:rsidRDefault="1755B661" w14:paraId="0428629B" w14:textId="751DCD7B">
      <w:pPr>
        <w:spacing w:before="0" w:beforeAutospacing="off" w:after="0" w:afterAutospacing="off"/>
        <w:ind w:left="1440"/>
      </w:pPr>
      <w:r w:rsidRPr="654F865D" w:rsidR="1755B661">
        <w:rPr>
          <w:rFonts w:ascii="Calibri" w:hAnsi="Calibri" w:eastAsia="Calibri" w:cs="Calibri"/>
          <w:noProof w:val="0"/>
          <w:sz w:val="22"/>
          <w:szCs w:val="22"/>
          <w:lang w:val="en-US"/>
        </w:rPr>
        <w:t>*d. RPE</w:t>
      </w:r>
    </w:p>
    <w:p w:rsidR="2DB65F49" w:rsidP="654F865D" w:rsidRDefault="2DB65F49" w14:paraId="01AF559D" w14:textId="143E903A">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654F865D" w:rsidR="2DB65F49">
        <w:rPr>
          <w:noProof w:val="0"/>
          <w:lang w:val="en-US"/>
        </w:rPr>
        <w:t>Which of the following is not a site where enterally delivered drugs are typically absorbed?</w:t>
      </w:r>
    </w:p>
    <w:p w:rsidR="1755B661" w:rsidP="654F865D" w:rsidRDefault="1755B661" w14:paraId="0E2AF9B1" w14:textId="4C41A874">
      <w:pPr>
        <w:spacing w:before="0" w:beforeAutospacing="off" w:after="0" w:afterAutospacing="off"/>
        <w:ind w:left="1440"/>
      </w:pPr>
      <w:r w:rsidRPr="654F865D" w:rsidR="1755B661">
        <w:rPr>
          <w:rFonts w:ascii="Calibri" w:hAnsi="Calibri" w:eastAsia="Calibri" w:cs="Calibri"/>
          <w:noProof w:val="0"/>
          <w:sz w:val="22"/>
          <w:szCs w:val="22"/>
          <w:lang w:val="en-US"/>
        </w:rPr>
        <w:t>a. Oral mucosa</w:t>
      </w:r>
    </w:p>
    <w:p w:rsidR="1755B661" w:rsidP="654F865D" w:rsidRDefault="1755B661" w14:paraId="7CC8FB5B" w14:textId="50F750CE">
      <w:pPr>
        <w:spacing w:before="0" w:beforeAutospacing="off" w:after="0" w:afterAutospacing="off"/>
        <w:ind w:left="1440"/>
      </w:pPr>
      <w:r w:rsidRPr="654F865D" w:rsidR="1755B661">
        <w:rPr>
          <w:rFonts w:ascii="Calibri" w:hAnsi="Calibri" w:eastAsia="Calibri" w:cs="Calibri"/>
          <w:noProof w:val="0"/>
          <w:sz w:val="22"/>
          <w:szCs w:val="22"/>
          <w:lang w:val="en-US"/>
        </w:rPr>
        <w:t>b. Stomach</w:t>
      </w:r>
    </w:p>
    <w:p w:rsidR="1755B661" w:rsidP="654F865D" w:rsidRDefault="1755B661" w14:paraId="36A5CBD6" w14:textId="3CF6962B">
      <w:pPr>
        <w:spacing w:before="0" w:beforeAutospacing="off" w:after="0" w:afterAutospacing="off"/>
        <w:ind w:left="1440"/>
      </w:pPr>
      <w:r w:rsidRPr="654F865D" w:rsidR="1755B661">
        <w:rPr>
          <w:rFonts w:ascii="Calibri" w:hAnsi="Calibri" w:eastAsia="Calibri" w:cs="Calibri"/>
          <w:noProof w:val="0"/>
          <w:sz w:val="22"/>
          <w:szCs w:val="22"/>
          <w:lang w:val="en-US"/>
        </w:rPr>
        <w:t>c. Small intestine</w:t>
      </w:r>
    </w:p>
    <w:p w:rsidR="1755B661" w:rsidP="654F865D" w:rsidRDefault="1755B661" w14:paraId="02B1D78F" w14:textId="460EA765">
      <w:pPr>
        <w:spacing w:before="0" w:beforeAutospacing="off" w:after="0" w:afterAutospacing="off"/>
        <w:ind w:left="1440"/>
      </w:pPr>
      <w:r w:rsidRPr="654F865D" w:rsidR="1755B661">
        <w:rPr>
          <w:rFonts w:ascii="Calibri" w:hAnsi="Calibri" w:eastAsia="Calibri" w:cs="Calibri"/>
          <w:noProof w:val="0"/>
          <w:sz w:val="22"/>
          <w:szCs w:val="22"/>
          <w:lang w:val="en-US"/>
        </w:rPr>
        <w:t>*d. Skin</w:t>
      </w:r>
    </w:p>
    <w:p w:rsidR="1755B661" w:rsidP="7FE6DCC4" w:rsidRDefault="1755B661" w14:paraId="6AC49EE0" w14:textId="6D8A280E">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is not a site where the majority of drugs are absorbed in the body?</w:t>
      </w:r>
    </w:p>
    <w:p w:rsidR="1755B661" w:rsidP="654F865D" w:rsidRDefault="1755B661" w14:paraId="26EA51C4" w14:textId="64AFCECF">
      <w:pPr>
        <w:spacing w:before="0" w:beforeAutospacing="off" w:after="0" w:afterAutospacing="off"/>
        <w:ind w:left="1440"/>
      </w:pPr>
      <w:r w:rsidRPr="654F865D" w:rsidR="1755B661">
        <w:rPr>
          <w:rFonts w:ascii="Calibri" w:hAnsi="Calibri" w:eastAsia="Calibri" w:cs="Calibri"/>
          <w:noProof w:val="0"/>
          <w:sz w:val="22"/>
          <w:szCs w:val="22"/>
          <w:lang w:val="en-US"/>
        </w:rPr>
        <w:t>a. Oral mucosa</w:t>
      </w:r>
    </w:p>
    <w:p w:rsidR="1755B661" w:rsidP="654F865D" w:rsidRDefault="1755B661" w14:paraId="3E90C17B" w14:textId="77650C52">
      <w:pPr>
        <w:spacing w:before="0" w:beforeAutospacing="off" w:after="0" w:afterAutospacing="off"/>
        <w:ind w:left="1440"/>
      </w:pPr>
      <w:r w:rsidRPr="654F865D" w:rsidR="1755B661">
        <w:rPr>
          <w:rFonts w:ascii="Calibri" w:hAnsi="Calibri" w:eastAsia="Calibri" w:cs="Calibri"/>
          <w:noProof w:val="0"/>
          <w:sz w:val="22"/>
          <w:szCs w:val="22"/>
          <w:lang w:val="en-US"/>
        </w:rPr>
        <w:t>b. Stomach</w:t>
      </w:r>
    </w:p>
    <w:p w:rsidR="1755B661" w:rsidP="654F865D" w:rsidRDefault="1755B661" w14:paraId="471AFCDB" w14:textId="7A686251">
      <w:pPr>
        <w:spacing w:before="0" w:beforeAutospacing="off" w:after="0" w:afterAutospacing="off"/>
        <w:ind w:left="1440"/>
      </w:pPr>
      <w:r w:rsidRPr="654F865D" w:rsidR="1755B661">
        <w:rPr>
          <w:rFonts w:ascii="Calibri" w:hAnsi="Calibri" w:eastAsia="Calibri" w:cs="Calibri"/>
          <w:noProof w:val="0"/>
          <w:sz w:val="22"/>
          <w:szCs w:val="22"/>
          <w:lang w:val="en-US"/>
        </w:rPr>
        <w:t>c. Small intestine</w:t>
      </w:r>
    </w:p>
    <w:p w:rsidR="1755B661" w:rsidP="654F865D" w:rsidRDefault="1755B661" w14:paraId="70A6FC35" w14:textId="36C27206">
      <w:pPr>
        <w:spacing w:before="0" w:beforeAutospacing="off" w:after="0" w:afterAutospacing="off"/>
        <w:ind w:left="1440"/>
      </w:pPr>
      <w:r w:rsidRPr="654F865D" w:rsidR="1755B661">
        <w:rPr>
          <w:rFonts w:ascii="Calibri" w:hAnsi="Calibri" w:eastAsia="Calibri" w:cs="Calibri"/>
          <w:noProof w:val="0"/>
          <w:sz w:val="22"/>
          <w:szCs w:val="22"/>
          <w:lang w:val="en-US"/>
        </w:rPr>
        <w:t>*d. Large intestine</w:t>
      </w:r>
    </w:p>
    <w:p w:rsidR="1755B661" w:rsidP="7FE6DCC4" w:rsidRDefault="1755B661" w14:paraId="19651ADC" w14:textId="1CE390D2">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statements is true?</w:t>
      </w:r>
    </w:p>
    <w:p w:rsidR="1755B661" w:rsidP="654F865D" w:rsidRDefault="1755B661" w14:paraId="3222EEFC" w14:textId="3F82C970">
      <w:pPr>
        <w:spacing w:before="0" w:beforeAutospacing="off" w:after="0" w:afterAutospacing="off"/>
        <w:ind w:left="1440"/>
      </w:pPr>
      <w:r w:rsidRPr="654F865D" w:rsidR="1755B661">
        <w:rPr>
          <w:rFonts w:ascii="Calibri" w:hAnsi="Calibri" w:eastAsia="Calibri" w:cs="Calibri"/>
          <w:noProof w:val="0"/>
          <w:sz w:val="22"/>
          <w:szCs w:val="22"/>
          <w:lang w:val="en-US"/>
        </w:rPr>
        <w:t>a. Blood pressure is the product of cardiac output and stroke volume.</w:t>
      </w:r>
    </w:p>
    <w:p w:rsidR="1755B661" w:rsidP="654F865D" w:rsidRDefault="1755B661" w14:paraId="74AE2DA0" w14:textId="53300D94">
      <w:pPr>
        <w:spacing w:before="0" w:beforeAutospacing="off" w:after="0" w:afterAutospacing="off"/>
        <w:ind w:left="1440"/>
      </w:pPr>
      <w:r w:rsidRPr="654F865D" w:rsidR="1755B661">
        <w:rPr>
          <w:rFonts w:ascii="Calibri" w:hAnsi="Calibri" w:eastAsia="Calibri" w:cs="Calibri"/>
          <w:noProof w:val="0"/>
          <w:sz w:val="22"/>
          <w:szCs w:val="22"/>
          <w:lang w:val="en-US"/>
        </w:rPr>
        <w:t>b. Systolic pressure normally decreases in response to increasing exercise intensities because of a reduction in the total peripheral resistance.</w:t>
      </w:r>
    </w:p>
    <w:p w:rsidR="1755B661" w:rsidP="654F865D" w:rsidRDefault="1755B661" w14:paraId="6ADCB193" w14:textId="49285F9F">
      <w:pPr>
        <w:spacing w:before="0" w:beforeAutospacing="off" w:after="0" w:afterAutospacing="off"/>
        <w:ind w:left="1440"/>
      </w:pPr>
      <w:r w:rsidRPr="654F865D" w:rsidR="1755B661">
        <w:rPr>
          <w:rFonts w:ascii="Calibri" w:hAnsi="Calibri" w:eastAsia="Calibri" w:cs="Calibri"/>
          <w:noProof w:val="0"/>
          <w:sz w:val="22"/>
          <w:szCs w:val="22"/>
          <w:lang w:val="en-US"/>
        </w:rPr>
        <w:t>c. Systolic pressure that increases more than 10 mmHg in response to an increased workload is an indication for terminating a graded exercise test.</w:t>
      </w:r>
    </w:p>
    <w:p w:rsidR="1755B661" w:rsidP="654F865D" w:rsidRDefault="1755B661" w14:paraId="2B3D3CF9" w14:textId="4458FB58">
      <w:pPr>
        <w:spacing w:before="0" w:beforeAutospacing="off" w:after="0" w:afterAutospacing="off"/>
        <w:ind w:left="1440"/>
      </w:pPr>
      <w:r w:rsidRPr="654F865D" w:rsidR="1755B661">
        <w:rPr>
          <w:rFonts w:ascii="Calibri" w:hAnsi="Calibri" w:eastAsia="Calibri" w:cs="Calibri"/>
          <w:noProof w:val="0"/>
          <w:sz w:val="22"/>
          <w:szCs w:val="22"/>
          <w:lang w:val="en-US"/>
        </w:rPr>
        <w:t>*d. An exaggerated blood pressure response during a graded exercise test in a normotensive person indicates an increased risk for developing hypertension.</w:t>
      </w:r>
    </w:p>
    <w:p w:rsidR="1755B661" w:rsidP="7FE6DCC4" w:rsidRDefault="1755B661" w14:paraId="7433EBDB" w14:textId="3AA2B428">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Of which is the 6 min walk test an important indicator?</w:t>
      </w:r>
    </w:p>
    <w:p w:rsidR="1755B661" w:rsidP="654F865D" w:rsidRDefault="1755B661" w14:paraId="6630A33F" w14:textId="44FBDAD3">
      <w:pPr>
        <w:spacing w:before="0" w:beforeAutospacing="off" w:after="0" w:afterAutospacing="off"/>
        <w:ind w:left="1440"/>
      </w:pPr>
      <w:r w:rsidRPr="654F865D" w:rsidR="1755B661">
        <w:rPr>
          <w:rFonts w:ascii="Calibri" w:hAnsi="Calibri" w:eastAsia="Calibri" w:cs="Calibri"/>
          <w:noProof w:val="0"/>
          <w:sz w:val="22"/>
          <w:szCs w:val="22"/>
          <w:lang w:val="en-US"/>
        </w:rPr>
        <w:t>*a. Quadriceps strength</w:t>
      </w:r>
    </w:p>
    <w:p w:rsidR="1755B661" w:rsidP="654F865D" w:rsidRDefault="1755B661" w14:paraId="1B29B5DF" w14:textId="6EB11BD5">
      <w:pPr>
        <w:spacing w:before="0" w:beforeAutospacing="off" w:after="0" w:afterAutospacing="off"/>
        <w:ind w:left="1440"/>
      </w:pPr>
      <w:r w:rsidRPr="654F865D" w:rsidR="1755B661">
        <w:rPr>
          <w:rFonts w:ascii="Calibri" w:hAnsi="Calibri" w:eastAsia="Calibri" w:cs="Calibri"/>
          <w:noProof w:val="0"/>
          <w:sz w:val="22"/>
          <w:szCs w:val="22"/>
          <w:lang w:val="en-US"/>
        </w:rPr>
        <w:t>b. Balance and gait</w:t>
      </w:r>
    </w:p>
    <w:p w:rsidR="1755B661" w:rsidP="654F865D" w:rsidRDefault="1755B661" w14:paraId="5170E623" w14:textId="1B455905">
      <w:pPr>
        <w:spacing w:before="0" w:beforeAutospacing="off" w:after="0" w:afterAutospacing="off"/>
        <w:ind w:left="1440"/>
      </w:pPr>
      <w:r w:rsidRPr="654F865D" w:rsidR="1755B661">
        <w:rPr>
          <w:rFonts w:ascii="Calibri" w:hAnsi="Calibri" w:eastAsia="Calibri" w:cs="Calibri"/>
          <w:noProof w:val="0"/>
          <w:sz w:val="22"/>
          <w:szCs w:val="22"/>
          <w:lang w:val="en-US"/>
        </w:rPr>
        <w:t>c. Inspiratory threshold</w:t>
      </w:r>
    </w:p>
    <w:p w:rsidR="1755B661" w:rsidP="654F865D" w:rsidRDefault="1755B661" w14:paraId="3CF76043" w14:textId="4FFCEE8B">
      <w:pPr>
        <w:spacing w:before="0" w:beforeAutospacing="off" w:after="0" w:afterAutospacing="off"/>
        <w:ind w:left="1440"/>
      </w:pPr>
      <w:r w:rsidRPr="654F865D" w:rsidR="1755B661">
        <w:rPr>
          <w:rFonts w:ascii="Calibri" w:hAnsi="Calibri" w:eastAsia="Calibri" w:cs="Calibri"/>
          <w:noProof w:val="0"/>
          <w:sz w:val="22"/>
          <w:szCs w:val="22"/>
          <w:lang w:val="en-US"/>
        </w:rPr>
        <w:t>d. Ventilatory threshold</w:t>
      </w:r>
    </w:p>
    <w:p w:rsidR="1755B661" w:rsidP="7FE6DCC4" w:rsidRDefault="1755B661" w14:paraId="45A248B3" w14:textId="02C3D70A">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What is the primary purpose of universal precautions?</w:t>
      </w:r>
    </w:p>
    <w:p w:rsidR="1755B661" w:rsidP="654F865D" w:rsidRDefault="1755B661" w14:paraId="06CC9941" w14:textId="3D12D054">
      <w:pPr>
        <w:spacing w:before="0" w:beforeAutospacing="off" w:after="0" w:afterAutospacing="off"/>
        <w:ind w:left="1440"/>
      </w:pPr>
      <w:r w:rsidRPr="654F865D" w:rsidR="1755B661">
        <w:rPr>
          <w:rFonts w:ascii="Calibri" w:hAnsi="Calibri" w:eastAsia="Calibri" w:cs="Calibri"/>
          <w:noProof w:val="0"/>
          <w:sz w:val="22"/>
          <w:szCs w:val="22"/>
          <w:lang w:val="en-US"/>
        </w:rPr>
        <w:t>a. Reduce the spread of HIV from Africa to the United States</w:t>
      </w:r>
    </w:p>
    <w:p w:rsidR="1755B661" w:rsidP="654F865D" w:rsidRDefault="1755B661" w14:paraId="7FC42C7D" w14:textId="57CE704A">
      <w:pPr>
        <w:spacing w:before="0" w:beforeAutospacing="off" w:after="0" w:afterAutospacing="off"/>
        <w:ind w:left="1440"/>
      </w:pPr>
      <w:r w:rsidRPr="654F865D" w:rsidR="1755B661">
        <w:rPr>
          <w:rFonts w:ascii="Calibri" w:hAnsi="Calibri" w:eastAsia="Calibri" w:cs="Calibri"/>
          <w:noProof w:val="0"/>
          <w:sz w:val="22"/>
          <w:szCs w:val="22"/>
          <w:lang w:val="en-US"/>
        </w:rPr>
        <w:t>*b. Reduce the risk of contracting an infectious disease</w:t>
      </w:r>
    </w:p>
    <w:p w:rsidR="1755B661" w:rsidP="654F865D" w:rsidRDefault="1755B661" w14:paraId="1A8BA776" w14:textId="0060B8D6">
      <w:pPr>
        <w:spacing w:before="0" w:beforeAutospacing="off" w:after="0" w:afterAutospacing="off"/>
        <w:ind w:left="1440"/>
      </w:pPr>
      <w:r w:rsidRPr="654F865D" w:rsidR="1755B661">
        <w:rPr>
          <w:rFonts w:ascii="Calibri" w:hAnsi="Calibri" w:eastAsia="Calibri" w:cs="Calibri"/>
          <w:noProof w:val="0"/>
          <w:sz w:val="22"/>
          <w:szCs w:val="22"/>
          <w:lang w:val="en-US"/>
        </w:rPr>
        <w:t>c. Reduce the spread of tuberculosis among urban dwellers</w:t>
      </w:r>
    </w:p>
    <w:p w:rsidR="1755B661" w:rsidP="654F865D" w:rsidRDefault="1755B661" w14:paraId="7E2B9E53" w14:textId="187A7A2E">
      <w:pPr>
        <w:spacing w:before="0" w:beforeAutospacing="off" w:after="0" w:afterAutospacing="off"/>
        <w:ind w:left="1440"/>
      </w:pPr>
      <w:r w:rsidRPr="654F865D" w:rsidR="1755B661">
        <w:rPr>
          <w:rFonts w:ascii="Calibri" w:hAnsi="Calibri" w:eastAsia="Calibri" w:cs="Calibri"/>
          <w:noProof w:val="0"/>
          <w:sz w:val="22"/>
          <w:szCs w:val="22"/>
          <w:lang w:val="en-US"/>
        </w:rPr>
        <w:t>d. Reduce the spread of HIV from mother to child</w:t>
      </w:r>
    </w:p>
    <w:p w:rsidR="1755B661" w:rsidP="7FE6DCC4" w:rsidRDefault="1755B661" w14:paraId="02CE7A70" w14:textId="086E509F">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is a mode of transmission for HIV?</w:t>
      </w:r>
    </w:p>
    <w:p w:rsidR="1755B661" w:rsidP="654F865D" w:rsidRDefault="1755B661" w14:paraId="0FE01C75" w14:textId="1AF618A4">
      <w:pPr>
        <w:spacing w:before="0" w:beforeAutospacing="off" w:after="0" w:afterAutospacing="off"/>
        <w:ind w:left="1440"/>
      </w:pPr>
      <w:r w:rsidRPr="654F865D" w:rsidR="1755B661">
        <w:rPr>
          <w:rFonts w:ascii="Calibri" w:hAnsi="Calibri" w:eastAsia="Calibri" w:cs="Calibri"/>
          <w:noProof w:val="0"/>
          <w:sz w:val="22"/>
          <w:szCs w:val="22"/>
          <w:lang w:val="en-US"/>
        </w:rPr>
        <w:t>a. Insect bite</w:t>
      </w:r>
    </w:p>
    <w:p w:rsidR="1755B661" w:rsidP="654F865D" w:rsidRDefault="1755B661" w14:paraId="4C017893" w14:textId="7E61D834">
      <w:pPr>
        <w:spacing w:before="0" w:beforeAutospacing="off" w:after="0" w:afterAutospacing="off"/>
        <w:ind w:left="1440"/>
      </w:pPr>
      <w:r w:rsidRPr="654F865D" w:rsidR="1755B661">
        <w:rPr>
          <w:rFonts w:ascii="Calibri" w:hAnsi="Calibri" w:eastAsia="Calibri" w:cs="Calibri"/>
          <w:noProof w:val="0"/>
          <w:sz w:val="22"/>
          <w:szCs w:val="22"/>
          <w:lang w:val="en-US"/>
        </w:rPr>
        <w:t>b. Saliva</w:t>
      </w:r>
    </w:p>
    <w:p w:rsidR="1755B661" w:rsidP="654F865D" w:rsidRDefault="1755B661" w14:paraId="4BD6E37B" w14:textId="3937CF89">
      <w:pPr>
        <w:spacing w:before="0" w:beforeAutospacing="off" w:after="0" w:afterAutospacing="off"/>
        <w:ind w:left="1440"/>
      </w:pPr>
      <w:r w:rsidRPr="654F865D" w:rsidR="1755B661">
        <w:rPr>
          <w:rFonts w:ascii="Calibri" w:hAnsi="Calibri" w:eastAsia="Calibri" w:cs="Calibri"/>
          <w:noProof w:val="0"/>
          <w:sz w:val="22"/>
          <w:szCs w:val="22"/>
          <w:lang w:val="en-US"/>
        </w:rPr>
        <w:t>c. Sweat</w:t>
      </w:r>
    </w:p>
    <w:p w:rsidR="1755B661" w:rsidP="654F865D" w:rsidRDefault="1755B661" w14:paraId="74B48A4D" w14:textId="51DAE8C9">
      <w:pPr>
        <w:spacing w:before="0" w:beforeAutospacing="off" w:after="0" w:afterAutospacing="off"/>
        <w:ind w:left="1440"/>
      </w:pPr>
      <w:r w:rsidRPr="654F865D" w:rsidR="1755B661">
        <w:rPr>
          <w:rFonts w:ascii="Calibri" w:hAnsi="Calibri" w:eastAsia="Calibri" w:cs="Calibri"/>
          <w:noProof w:val="0"/>
          <w:sz w:val="22"/>
          <w:szCs w:val="22"/>
          <w:lang w:val="en-US"/>
        </w:rPr>
        <w:t>*d. Breast milk</w:t>
      </w:r>
    </w:p>
    <w:p w:rsidR="1755B661" w:rsidP="7FE6DCC4" w:rsidRDefault="1755B661" w14:paraId="0675D98E" w14:textId="059B3781">
      <w:pPr>
        <w:pStyle w:val="ListParagraph"/>
        <w:numPr>
          <w:ilvl w:val="0"/>
          <w:numId w:val="77"/>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group has the highest likelihood of suffering a spinal cord injury?</w:t>
      </w:r>
    </w:p>
    <w:p w:rsidR="1755B661" w:rsidP="654F865D" w:rsidRDefault="1755B661" w14:paraId="63E51A01" w14:textId="7C9D7364">
      <w:pPr>
        <w:spacing w:before="0" w:beforeAutospacing="off" w:after="0" w:afterAutospacing="off"/>
        <w:ind w:left="1440"/>
      </w:pPr>
      <w:r w:rsidRPr="654F865D" w:rsidR="1755B661">
        <w:rPr>
          <w:rFonts w:ascii="Calibri" w:hAnsi="Calibri" w:eastAsia="Calibri" w:cs="Calibri"/>
          <w:noProof w:val="0"/>
          <w:sz w:val="22"/>
          <w:szCs w:val="22"/>
          <w:lang w:val="en-US"/>
        </w:rPr>
        <w:t>a. Older females</w:t>
      </w:r>
    </w:p>
    <w:p w:rsidR="1755B661" w:rsidP="654F865D" w:rsidRDefault="1755B661" w14:paraId="237A06F9" w14:textId="2EE52C42">
      <w:pPr>
        <w:spacing w:before="0" w:beforeAutospacing="off" w:after="0" w:afterAutospacing="off"/>
        <w:ind w:left="1440"/>
      </w:pPr>
      <w:r w:rsidRPr="654F865D" w:rsidR="1755B661">
        <w:rPr>
          <w:rFonts w:ascii="Calibri" w:hAnsi="Calibri" w:eastAsia="Calibri" w:cs="Calibri"/>
          <w:noProof w:val="0"/>
          <w:sz w:val="22"/>
          <w:szCs w:val="22"/>
          <w:lang w:val="en-US"/>
        </w:rPr>
        <w:t>b. Older males</w:t>
      </w:r>
    </w:p>
    <w:p w:rsidR="1755B661" w:rsidP="654F865D" w:rsidRDefault="1755B661" w14:paraId="6A046FA2" w14:textId="6AD5C3AF">
      <w:pPr>
        <w:spacing w:before="0" w:beforeAutospacing="off" w:after="0" w:afterAutospacing="off"/>
        <w:ind w:left="1440"/>
      </w:pPr>
      <w:r w:rsidRPr="654F865D" w:rsidR="1755B661">
        <w:rPr>
          <w:rFonts w:ascii="Calibri" w:hAnsi="Calibri" w:eastAsia="Calibri" w:cs="Calibri"/>
          <w:noProof w:val="0"/>
          <w:sz w:val="22"/>
          <w:szCs w:val="22"/>
          <w:lang w:val="en-US"/>
        </w:rPr>
        <w:t>c. Younger females</w:t>
      </w:r>
    </w:p>
    <w:p w:rsidR="1755B661" w:rsidP="654F865D" w:rsidRDefault="1755B661" w14:paraId="304A24C5" w14:textId="2921940F">
      <w:pPr>
        <w:spacing w:before="0" w:beforeAutospacing="off" w:after="0" w:afterAutospacing="off"/>
        <w:ind w:left="1440"/>
      </w:pPr>
      <w:r w:rsidRPr="654F865D" w:rsidR="1755B661">
        <w:rPr>
          <w:rFonts w:ascii="Calibri" w:hAnsi="Calibri" w:eastAsia="Calibri" w:cs="Calibri"/>
          <w:noProof w:val="0"/>
          <w:sz w:val="22"/>
          <w:szCs w:val="22"/>
          <w:lang w:val="en-US"/>
        </w:rPr>
        <w:t>*d. Younger males</w:t>
      </w:r>
    </w:p>
    <w:p w:rsidR="1755B661" w:rsidRDefault="1755B661" w14:paraId="02918A80" w14:textId="3B78824B">
      <w:r w:rsidRPr="7FE6DCC4" w:rsidR="1755B661">
        <w:rPr>
          <w:rFonts w:ascii="Calibri" w:hAnsi="Calibri" w:eastAsia="Calibri" w:cs="Calibri"/>
          <w:noProof w:val="0"/>
          <w:sz w:val="22"/>
          <w:szCs w:val="22"/>
          <w:lang w:val="en-US"/>
        </w:rPr>
        <w:t>Multiple Select Question</w:t>
      </w:r>
    </w:p>
    <w:p w:rsidR="1755B661" w:rsidP="7FE6DCC4" w:rsidRDefault="1755B661" w14:paraId="7B8A51F8" w14:textId="0FDB1520">
      <w:pPr>
        <w:pStyle w:val="ListParagraph"/>
        <w:numPr>
          <w:ilvl w:val="0"/>
          <w:numId w:val="78"/>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are typical symptoms of someone suffering from an acute stroke?</w:t>
      </w:r>
      <w:r>
        <w:br/>
      </w:r>
      <w:r w:rsidRPr="7FE6DCC4" w:rsidR="1755B661">
        <w:rPr>
          <w:rFonts w:ascii="Calibri" w:hAnsi="Calibri" w:eastAsia="Calibri" w:cs="Calibri"/>
          <w:noProof w:val="0"/>
          <w:sz w:val="22"/>
          <w:szCs w:val="22"/>
          <w:lang w:val="en-US"/>
        </w:rPr>
        <w:t>*a. Numbness or weakness of the face, arm, or leg</w:t>
      </w:r>
      <w:r>
        <w:br/>
      </w:r>
      <w:r w:rsidRPr="7FE6DCC4" w:rsidR="1755B661">
        <w:rPr>
          <w:rFonts w:ascii="Calibri" w:hAnsi="Calibri" w:eastAsia="Calibri" w:cs="Calibri"/>
          <w:noProof w:val="0"/>
          <w:sz w:val="22"/>
          <w:szCs w:val="22"/>
          <w:lang w:val="en-US"/>
        </w:rPr>
        <w:t>*b. Confusion, speech problems, and cognitive defects</w:t>
      </w:r>
      <w:r>
        <w:br/>
      </w:r>
      <w:r w:rsidRPr="7FE6DCC4" w:rsidR="1755B661">
        <w:rPr>
          <w:rFonts w:ascii="Calibri" w:hAnsi="Calibri" w:eastAsia="Calibri" w:cs="Calibri"/>
          <w:noProof w:val="0"/>
          <w:sz w:val="22"/>
          <w:szCs w:val="22"/>
          <w:lang w:val="en-US"/>
        </w:rPr>
        <w:t>c. Normal vision</w:t>
      </w:r>
      <w:r>
        <w:br/>
      </w:r>
      <w:r w:rsidRPr="7FE6DCC4" w:rsidR="1755B661">
        <w:rPr>
          <w:rFonts w:ascii="Calibri" w:hAnsi="Calibri" w:eastAsia="Calibri" w:cs="Calibri"/>
          <w:noProof w:val="0"/>
          <w:sz w:val="22"/>
          <w:szCs w:val="22"/>
          <w:lang w:val="en-US"/>
        </w:rPr>
        <w:t>*d. Impaired coordination and walking</w:t>
      </w:r>
    </w:p>
    <w:p w:rsidR="1755B661" w:rsidRDefault="1755B661" w14:paraId="36AA349D" w14:textId="264A6E3C">
      <w:r w:rsidRPr="7FE6DCC4" w:rsidR="1755B661">
        <w:rPr>
          <w:rFonts w:ascii="Calibri" w:hAnsi="Calibri" w:eastAsia="Calibri" w:cs="Calibri"/>
          <w:noProof w:val="0"/>
          <w:sz w:val="22"/>
          <w:szCs w:val="22"/>
          <w:lang w:val="en-US"/>
        </w:rPr>
        <w:t>Multiple Choice Question</w:t>
      </w:r>
    </w:p>
    <w:p w:rsidR="1755B661" w:rsidP="7FE6DCC4" w:rsidRDefault="1755B661" w14:paraId="5A64775C" w14:textId="0B949147">
      <w:pPr>
        <w:pStyle w:val="ListParagraph"/>
        <w:numPr>
          <w:ilvl w:val="0"/>
          <w:numId w:val="79"/>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Why are children at a greater risk for heat-related illness?</w:t>
      </w:r>
      <w:r>
        <w:br/>
      </w:r>
      <w:r w:rsidRPr="7FE6DCC4" w:rsidR="1755B661">
        <w:rPr>
          <w:rFonts w:ascii="Calibri" w:hAnsi="Calibri" w:eastAsia="Calibri" w:cs="Calibri"/>
          <w:noProof w:val="0"/>
          <w:sz w:val="22"/>
          <w:szCs w:val="22"/>
          <w:lang w:val="en-US"/>
        </w:rPr>
        <w:t>a. They sweat more.</w:t>
      </w:r>
      <w:r>
        <w:br/>
      </w:r>
      <w:r w:rsidRPr="7FE6DCC4" w:rsidR="1755B661">
        <w:rPr>
          <w:rFonts w:ascii="Calibri" w:hAnsi="Calibri" w:eastAsia="Calibri" w:cs="Calibri"/>
          <w:noProof w:val="0"/>
          <w:sz w:val="22"/>
          <w:szCs w:val="22"/>
          <w:lang w:val="en-US"/>
        </w:rPr>
        <w:t>b. They have higher subcutaneous fat stores.</w:t>
      </w:r>
      <w:r>
        <w:br/>
      </w:r>
      <w:r w:rsidRPr="7FE6DCC4" w:rsidR="1755B661">
        <w:rPr>
          <w:rFonts w:ascii="Calibri" w:hAnsi="Calibri" w:eastAsia="Calibri" w:cs="Calibri"/>
          <w:noProof w:val="0"/>
          <w:sz w:val="22"/>
          <w:szCs w:val="22"/>
          <w:lang w:val="en-US"/>
        </w:rPr>
        <w:t>*c. They have a reduced capacity to evaporate sweat.</w:t>
      </w:r>
      <w:r>
        <w:br/>
      </w:r>
      <w:r w:rsidRPr="7FE6DCC4" w:rsidR="1755B661">
        <w:rPr>
          <w:rFonts w:ascii="Calibri" w:hAnsi="Calibri" w:eastAsia="Calibri" w:cs="Calibri"/>
          <w:noProof w:val="0"/>
          <w:sz w:val="22"/>
          <w:szCs w:val="22"/>
          <w:lang w:val="en-US"/>
        </w:rPr>
        <w:t>d. They have higher breathing rates.</w:t>
      </w:r>
    </w:p>
    <w:p w:rsidR="1755B661" w:rsidP="7FE6DCC4" w:rsidRDefault="1755B661" w14:paraId="20E571ED" w14:textId="1A890708">
      <w:pPr>
        <w:pStyle w:val="ListParagraph"/>
        <w:numPr>
          <w:ilvl w:val="0"/>
          <w:numId w:val="79"/>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What is the respiratory rate during sub-maximum exercise of children compared to adults?</w:t>
      </w:r>
      <w:r>
        <w:br/>
      </w:r>
      <w:r w:rsidRPr="7FE6DCC4" w:rsidR="1755B661">
        <w:rPr>
          <w:rFonts w:ascii="Calibri" w:hAnsi="Calibri" w:eastAsia="Calibri" w:cs="Calibri"/>
          <w:noProof w:val="0"/>
          <w:sz w:val="22"/>
          <w:szCs w:val="22"/>
          <w:lang w:val="en-US"/>
        </w:rPr>
        <w:t>a. The same</w:t>
      </w:r>
      <w:r>
        <w:br/>
      </w:r>
      <w:r w:rsidRPr="7FE6DCC4" w:rsidR="1755B661">
        <w:rPr>
          <w:rFonts w:ascii="Calibri" w:hAnsi="Calibri" w:eastAsia="Calibri" w:cs="Calibri"/>
          <w:noProof w:val="0"/>
          <w:sz w:val="22"/>
          <w:szCs w:val="22"/>
          <w:lang w:val="en-US"/>
        </w:rPr>
        <w:t>*b. Marked by a higher rate and shallow breathing response</w:t>
      </w:r>
      <w:r>
        <w:br/>
      </w:r>
      <w:r w:rsidRPr="7FE6DCC4" w:rsidR="1755B661">
        <w:rPr>
          <w:rFonts w:ascii="Calibri" w:hAnsi="Calibri" w:eastAsia="Calibri" w:cs="Calibri"/>
          <w:noProof w:val="0"/>
          <w:sz w:val="22"/>
          <w:szCs w:val="22"/>
          <w:lang w:val="en-US"/>
        </w:rPr>
        <w:t>c. Marked by a lower rate</w:t>
      </w:r>
      <w:r>
        <w:br/>
      </w:r>
      <w:r w:rsidRPr="7FE6DCC4" w:rsidR="1755B661">
        <w:rPr>
          <w:rFonts w:ascii="Calibri" w:hAnsi="Calibri" w:eastAsia="Calibri" w:cs="Calibri"/>
          <w:noProof w:val="0"/>
          <w:sz w:val="22"/>
          <w:szCs w:val="22"/>
          <w:lang w:val="en-US"/>
        </w:rPr>
        <w:t>d. Marked by a deeper breathing response</w:t>
      </w:r>
    </w:p>
    <w:p w:rsidR="1755B661" w:rsidP="7FE6DCC4" w:rsidRDefault="1755B661" w14:paraId="785BCB92" w14:textId="1521CD88">
      <w:pPr>
        <w:pStyle w:val="ListParagraph"/>
        <w:numPr>
          <w:ilvl w:val="0"/>
          <w:numId w:val="79"/>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do resistance training prescriptions for children not use?</w:t>
      </w:r>
      <w:r>
        <w:br/>
      </w:r>
      <w:r w:rsidRPr="7FE6DCC4" w:rsidR="1755B661">
        <w:rPr>
          <w:rFonts w:ascii="Calibri" w:hAnsi="Calibri" w:eastAsia="Calibri" w:cs="Calibri"/>
          <w:noProof w:val="0"/>
          <w:sz w:val="22"/>
          <w:szCs w:val="22"/>
          <w:lang w:val="en-US"/>
        </w:rPr>
        <w:t>a. Lower resistance and lower repetitions</w:t>
      </w:r>
      <w:r>
        <w:br/>
      </w:r>
      <w:r w:rsidRPr="7FE6DCC4" w:rsidR="1755B661">
        <w:rPr>
          <w:rFonts w:ascii="Calibri" w:hAnsi="Calibri" w:eastAsia="Calibri" w:cs="Calibri"/>
          <w:noProof w:val="0"/>
          <w:sz w:val="22"/>
          <w:szCs w:val="22"/>
          <w:lang w:val="en-US"/>
        </w:rPr>
        <w:t>b. Higher resistance and lower repetitions</w:t>
      </w:r>
      <w:r>
        <w:br/>
      </w:r>
      <w:r w:rsidRPr="7FE6DCC4" w:rsidR="1755B661">
        <w:rPr>
          <w:rFonts w:ascii="Calibri" w:hAnsi="Calibri" w:eastAsia="Calibri" w:cs="Calibri"/>
          <w:noProof w:val="0"/>
          <w:sz w:val="22"/>
          <w:szCs w:val="22"/>
          <w:lang w:val="en-US"/>
        </w:rPr>
        <w:t>*c. Lower resistance and higher repetitions</w:t>
      </w:r>
      <w:r>
        <w:br/>
      </w:r>
      <w:r w:rsidRPr="7FE6DCC4" w:rsidR="1755B661">
        <w:rPr>
          <w:rFonts w:ascii="Calibri" w:hAnsi="Calibri" w:eastAsia="Calibri" w:cs="Calibri"/>
          <w:noProof w:val="0"/>
          <w:sz w:val="22"/>
          <w:szCs w:val="22"/>
          <w:lang w:val="en-US"/>
        </w:rPr>
        <w:t>d. Higher resistance and higher repetitions</w:t>
      </w:r>
    </w:p>
    <w:p w:rsidR="1755B661" w:rsidRDefault="1755B661" w14:paraId="63E0F124" w14:textId="46ED3A4D">
      <w:r w:rsidRPr="7FE6DCC4" w:rsidR="1755B661">
        <w:rPr>
          <w:rFonts w:ascii="Calibri" w:hAnsi="Calibri" w:eastAsia="Calibri" w:cs="Calibri"/>
          <w:noProof w:val="0"/>
          <w:sz w:val="22"/>
          <w:szCs w:val="22"/>
          <w:lang w:val="en-US"/>
        </w:rPr>
        <w:t>Multiple Select Question</w:t>
      </w:r>
    </w:p>
    <w:p w:rsidR="1755B661" w:rsidP="7FE6DCC4" w:rsidRDefault="1755B661" w14:paraId="7A93E9AE" w14:textId="1597B00E">
      <w:pPr>
        <w:pStyle w:val="ListParagraph"/>
        <w:numPr>
          <w:ilvl w:val="0"/>
          <w:numId w:val="80"/>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Apart from the physical benefits, what are the important potential benefits of a community-based exercise program?</w:t>
      </w:r>
      <w:r>
        <w:br/>
      </w:r>
      <w:r w:rsidRPr="7FE6DCC4" w:rsidR="1755B661">
        <w:rPr>
          <w:rFonts w:ascii="Calibri" w:hAnsi="Calibri" w:eastAsia="Calibri" w:cs="Calibri"/>
          <w:noProof w:val="0"/>
          <w:sz w:val="22"/>
          <w:szCs w:val="22"/>
          <w:lang w:val="en-US"/>
        </w:rPr>
        <w:t>*a. Higher adherence</w:t>
      </w:r>
      <w:r>
        <w:br/>
      </w:r>
      <w:r w:rsidRPr="7FE6DCC4" w:rsidR="1755B661">
        <w:rPr>
          <w:rFonts w:ascii="Calibri" w:hAnsi="Calibri" w:eastAsia="Calibri" w:cs="Calibri"/>
          <w:noProof w:val="0"/>
          <w:sz w:val="22"/>
          <w:szCs w:val="22"/>
          <w:lang w:val="en-US"/>
        </w:rPr>
        <w:t>*b. Social reinforcement</w:t>
      </w:r>
      <w:r>
        <w:br/>
      </w:r>
      <w:r w:rsidRPr="7FE6DCC4" w:rsidR="1755B661">
        <w:rPr>
          <w:rFonts w:ascii="Calibri" w:hAnsi="Calibri" w:eastAsia="Calibri" w:cs="Calibri"/>
          <w:noProof w:val="0"/>
          <w:sz w:val="22"/>
          <w:szCs w:val="22"/>
          <w:lang w:val="en-US"/>
        </w:rPr>
        <w:t>*c. Lower cost</w:t>
      </w:r>
    </w:p>
    <w:p w:rsidR="1755B661" w:rsidRDefault="1755B661" w14:paraId="499C03F3" w14:textId="4112D19D">
      <w:r w:rsidRPr="7FE6DCC4" w:rsidR="1755B661">
        <w:rPr>
          <w:rFonts w:ascii="Calibri" w:hAnsi="Calibri" w:eastAsia="Calibri" w:cs="Calibri"/>
          <w:noProof w:val="0"/>
          <w:sz w:val="22"/>
          <w:szCs w:val="22"/>
          <w:lang w:val="en-US"/>
        </w:rPr>
        <w:t>Multiple Choice Question</w:t>
      </w:r>
    </w:p>
    <w:p w:rsidR="1755B661" w:rsidP="7FE6DCC4" w:rsidRDefault="1755B661" w14:paraId="147913B3" w14:textId="7169F335">
      <w:pPr>
        <w:pStyle w:val="ListParagraph"/>
        <w:numPr>
          <w:ilvl w:val="0"/>
          <w:numId w:val="81"/>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is considered the “gold standard” assessment for depression?</w:t>
      </w:r>
      <w:r>
        <w:br/>
      </w:r>
      <w:r w:rsidRPr="7FE6DCC4" w:rsidR="1755B661">
        <w:rPr>
          <w:rFonts w:ascii="Calibri" w:hAnsi="Calibri" w:eastAsia="Calibri" w:cs="Calibri"/>
          <w:noProof w:val="0"/>
          <w:sz w:val="22"/>
          <w:szCs w:val="22"/>
          <w:lang w:val="en-US"/>
        </w:rPr>
        <w:t>a. Self-report questionnaires</w:t>
      </w:r>
      <w:r>
        <w:br/>
      </w:r>
      <w:r w:rsidRPr="7FE6DCC4" w:rsidR="1755B661">
        <w:rPr>
          <w:rFonts w:ascii="Calibri" w:hAnsi="Calibri" w:eastAsia="Calibri" w:cs="Calibri"/>
          <w:noProof w:val="0"/>
          <w:sz w:val="22"/>
          <w:szCs w:val="22"/>
          <w:lang w:val="en-US"/>
        </w:rPr>
        <w:t>b. Cognitive-behavioral therapy</w:t>
      </w:r>
      <w:r>
        <w:br/>
      </w:r>
      <w:r w:rsidRPr="7FE6DCC4" w:rsidR="1755B661">
        <w:rPr>
          <w:rFonts w:ascii="Calibri" w:hAnsi="Calibri" w:eastAsia="Calibri" w:cs="Calibri"/>
          <w:noProof w:val="0"/>
          <w:sz w:val="22"/>
          <w:szCs w:val="22"/>
          <w:lang w:val="en-US"/>
        </w:rPr>
        <w:t>*c. Clinical interview by a trained mental health professional</w:t>
      </w:r>
      <w:r>
        <w:br/>
      </w:r>
      <w:r w:rsidRPr="7FE6DCC4" w:rsidR="1755B661">
        <w:rPr>
          <w:rFonts w:ascii="Calibri" w:hAnsi="Calibri" w:eastAsia="Calibri" w:cs="Calibri"/>
          <w:noProof w:val="0"/>
          <w:sz w:val="22"/>
          <w:szCs w:val="22"/>
          <w:lang w:val="en-US"/>
        </w:rPr>
        <w:t>d. Asking the patient if he is depressed</w:t>
      </w:r>
    </w:p>
    <w:p w:rsidR="1755B661" w:rsidP="7FE6DCC4" w:rsidRDefault="1755B661" w14:paraId="63406193" w14:textId="54C02034">
      <w:pPr>
        <w:pStyle w:val="ListParagraph"/>
        <w:numPr>
          <w:ilvl w:val="0"/>
          <w:numId w:val="81"/>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is not a symptom of anxiety?</w:t>
      </w:r>
      <w:r>
        <w:br/>
      </w:r>
      <w:r w:rsidRPr="7FE6DCC4" w:rsidR="1755B661">
        <w:rPr>
          <w:rFonts w:ascii="Calibri" w:hAnsi="Calibri" w:eastAsia="Calibri" w:cs="Calibri"/>
          <w:noProof w:val="0"/>
          <w:sz w:val="22"/>
          <w:szCs w:val="22"/>
          <w:lang w:val="en-US"/>
        </w:rPr>
        <w:t>a. Restlessness</w:t>
      </w:r>
      <w:r>
        <w:br/>
      </w:r>
      <w:r w:rsidRPr="7FE6DCC4" w:rsidR="1755B661">
        <w:rPr>
          <w:rFonts w:ascii="Calibri" w:hAnsi="Calibri" w:eastAsia="Calibri" w:cs="Calibri"/>
          <w:noProof w:val="0"/>
          <w:sz w:val="22"/>
          <w:szCs w:val="22"/>
          <w:lang w:val="en-US"/>
        </w:rPr>
        <w:t>b. Irritability</w:t>
      </w:r>
      <w:r>
        <w:br/>
      </w:r>
      <w:r w:rsidRPr="7FE6DCC4" w:rsidR="1755B661">
        <w:rPr>
          <w:rFonts w:ascii="Calibri" w:hAnsi="Calibri" w:eastAsia="Calibri" w:cs="Calibri"/>
          <w:noProof w:val="0"/>
          <w:sz w:val="22"/>
          <w:szCs w:val="22"/>
          <w:lang w:val="en-US"/>
        </w:rPr>
        <w:t>c. Sleep disturbance</w:t>
      </w:r>
      <w:r>
        <w:br/>
      </w:r>
      <w:r w:rsidRPr="7FE6DCC4" w:rsidR="1755B661">
        <w:rPr>
          <w:rFonts w:ascii="Calibri" w:hAnsi="Calibri" w:eastAsia="Calibri" w:cs="Calibri"/>
          <w:noProof w:val="0"/>
          <w:sz w:val="22"/>
          <w:szCs w:val="22"/>
          <w:lang w:val="en-US"/>
        </w:rPr>
        <w:t>*d. Suicidal ideations</w:t>
      </w:r>
    </w:p>
    <w:p w:rsidR="1755B661" w:rsidP="7FE6DCC4" w:rsidRDefault="1755B661" w14:paraId="0A0F166C" w14:textId="203DB052">
      <w:pPr>
        <w:pStyle w:val="ListParagraph"/>
        <w:numPr>
          <w:ilvl w:val="0"/>
          <w:numId w:val="81"/>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Which of the following is a chromosomal condition caused by the presence of all or part of an extra 21st chromosome?</w:t>
      </w:r>
      <w:r>
        <w:br/>
      </w:r>
      <w:r w:rsidRPr="7FE6DCC4" w:rsidR="1755B661">
        <w:rPr>
          <w:rFonts w:ascii="Calibri" w:hAnsi="Calibri" w:eastAsia="Calibri" w:cs="Calibri"/>
          <w:noProof w:val="0"/>
          <w:sz w:val="22"/>
          <w:szCs w:val="22"/>
          <w:lang w:val="en-US"/>
        </w:rPr>
        <w:t>a. Fragile X syndrome</w:t>
      </w:r>
      <w:r>
        <w:br/>
      </w:r>
      <w:r w:rsidRPr="7FE6DCC4" w:rsidR="1755B661">
        <w:rPr>
          <w:rFonts w:ascii="Calibri" w:hAnsi="Calibri" w:eastAsia="Calibri" w:cs="Calibri"/>
          <w:noProof w:val="0"/>
          <w:sz w:val="22"/>
          <w:szCs w:val="22"/>
          <w:lang w:val="en-US"/>
        </w:rPr>
        <w:t>*b. Down syndrome</w:t>
      </w:r>
      <w:r>
        <w:br/>
      </w:r>
      <w:r w:rsidRPr="7FE6DCC4" w:rsidR="1755B661">
        <w:rPr>
          <w:rFonts w:ascii="Calibri" w:hAnsi="Calibri" w:eastAsia="Calibri" w:cs="Calibri"/>
          <w:noProof w:val="0"/>
          <w:sz w:val="22"/>
          <w:szCs w:val="22"/>
          <w:lang w:val="en-US"/>
        </w:rPr>
        <w:t>c. Prader-Willi syndrome</w:t>
      </w:r>
      <w:r>
        <w:br/>
      </w:r>
      <w:r w:rsidRPr="7FE6DCC4" w:rsidR="1755B661">
        <w:rPr>
          <w:rFonts w:ascii="Calibri" w:hAnsi="Calibri" w:eastAsia="Calibri" w:cs="Calibri"/>
          <w:noProof w:val="0"/>
          <w:sz w:val="22"/>
          <w:szCs w:val="22"/>
          <w:lang w:val="en-US"/>
        </w:rPr>
        <w:t>d. None of the above</w:t>
      </w:r>
    </w:p>
    <w:p w:rsidR="1755B661" w:rsidP="7FE6DCC4" w:rsidRDefault="1755B661" w14:paraId="549EC4D8" w14:textId="58185AB9">
      <w:pPr>
        <w:pStyle w:val="ListParagraph"/>
        <w:numPr>
          <w:ilvl w:val="0"/>
          <w:numId w:val="81"/>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In patients, which of the following conditions are skeletal muscle hypotonia and joint laxity often present, which is why it is important to avoid hyperextension and hyperflexion?</w:t>
      </w:r>
      <w:r>
        <w:br/>
      </w:r>
      <w:r w:rsidRPr="7FE6DCC4" w:rsidR="1755B661">
        <w:rPr>
          <w:rFonts w:ascii="Calibri" w:hAnsi="Calibri" w:eastAsia="Calibri" w:cs="Calibri"/>
          <w:noProof w:val="0"/>
          <w:sz w:val="22"/>
          <w:szCs w:val="22"/>
          <w:lang w:val="en-US"/>
        </w:rPr>
        <w:t>a. Fragile X syndrome</w:t>
      </w:r>
      <w:r>
        <w:br/>
      </w:r>
      <w:r w:rsidRPr="7FE6DCC4" w:rsidR="1755B661">
        <w:rPr>
          <w:rFonts w:ascii="Calibri" w:hAnsi="Calibri" w:eastAsia="Calibri" w:cs="Calibri"/>
          <w:noProof w:val="0"/>
          <w:sz w:val="22"/>
          <w:szCs w:val="22"/>
          <w:lang w:val="en-US"/>
        </w:rPr>
        <w:t>b. Fetal alcohol syndrome</w:t>
      </w:r>
      <w:r>
        <w:br/>
      </w:r>
      <w:r w:rsidRPr="7FE6DCC4" w:rsidR="1755B661">
        <w:rPr>
          <w:rFonts w:ascii="Calibri" w:hAnsi="Calibri" w:eastAsia="Calibri" w:cs="Calibri"/>
          <w:noProof w:val="0"/>
          <w:sz w:val="22"/>
          <w:szCs w:val="22"/>
          <w:lang w:val="en-US"/>
        </w:rPr>
        <w:t>*c. Down syndrome</w:t>
      </w:r>
      <w:r>
        <w:br/>
      </w:r>
      <w:r w:rsidRPr="7FE6DCC4" w:rsidR="1755B661">
        <w:rPr>
          <w:rFonts w:ascii="Calibri" w:hAnsi="Calibri" w:eastAsia="Calibri" w:cs="Calibri"/>
          <w:noProof w:val="0"/>
          <w:sz w:val="22"/>
          <w:szCs w:val="22"/>
          <w:lang w:val="en-US"/>
        </w:rPr>
        <w:t>d. Fetal anoxia</w:t>
      </w:r>
    </w:p>
    <w:p w:rsidR="1755B661" w:rsidP="7FE6DCC4" w:rsidRDefault="1755B661" w14:paraId="0BF48063" w14:textId="16743B01">
      <w:pPr>
        <w:pStyle w:val="ListParagraph"/>
        <w:numPr>
          <w:ilvl w:val="0"/>
          <w:numId w:val="81"/>
        </w:numPr>
        <w:spacing w:before="0" w:beforeAutospacing="off" w:after="0" w:afterAutospacing="off"/>
        <w:rPr>
          <w:rFonts w:ascii="Calibri" w:hAnsi="Calibri" w:eastAsia="Calibri" w:cs="Calibri"/>
          <w:noProof w:val="0"/>
          <w:sz w:val="22"/>
          <w:szCs w:val="22"/>
          <w:lang w:val="en-US"/>
        </w:rPr>
      </w:pPr>
      <w:r w:rsidRPr="7FE6DCC4" w:rsidR="1755B661">
        <w:rPr>
          <w:rFonts w:ascii="Calibri" w:hAnsi="Calibri" w:eastAsia="Calibri" w:cs="Calibri"/>
          <w:noProof w:val="0"/>
          <w:sz w:val="22"/>
          <w:szCs w:val="22"/>
          <w:lang w:val="en-US"/>
        </w:rPr>
        <w:t>What is the type of leadership that involves the simple exchange of one thing for another in a relationship between two people?</w:t>
      </w:r>
      <w:r>
        <w:br/>
      </w:r>
      <w:r w:rsidRPr="7FE6DCC4" w:rsidR="1755B661">
        <w:rPr>
          <w:rFonts w:ascii="Calibri" w:hAnsi="Calibri" w:eastAsia="Calibri" w:cs="Calibri"/>
          <w:noProof w:val="0"/>
          <w:sz w:val="22"/>
          <w:szCs w:val="22"/>
          <w:lang w:val="en-US"/>
        </w:rPr>
        <w:t>a. Transformational</w:t>
      </w:r>
      <w:r>
        <w:br/>
      </w:r>
      <w:r w:rsidRPr="7FE6DCC4" w:rsidR="1755B661">
        <w:rPr>
          <w:rFonts w:ascii="Calibri" w:hAnsi="Calibri" w:eastAsia="Calibri" w:cs="Calibri"/>
          <w:noProof w:val="0"/>
          <w:sz w:val="22"/>
          <w:szCs w:val="22"/>
          <w:lang w:val="en-US"/>
        </w:rPr>
        <w:t>b. Counterpower</w:t>
      </w:r>
      <w:r>
        <w:br/>
      </w:r>
      <w:r w:rsidRPr="7FE6DCC4" w:rsidR="1755B661">
        <w:rPr>
          <w:rFonts w:ascii="Calibri" w:hAnsi="Calibri" w:eastAsia="Calibri" w:cs="Calibri"/>
          <w:noProof w:val="0"/>
          <w:sz w:val="22"/>
          <w:szCs w:val="22"/>
          <w:lang w:val="en-US"/>
        </w:rPr>
        <w:t>c. Influential</w:t>
      </w:r>
      <w:r>
        <w:br/>
      </w:r>
      <w:r w:rsidRPr="7FE6DCC4" w:rsidR="1755B661">
        <w:rPr>
          <w:rFonts w:ascii="Calibri" w:hAnsi="Calibri" w:eastAsia="Calibri" w:cs="Calibri"/>
          <w:noProof w:val="0"/>
          <w:sz w:val="22"/>
          <w:szCs w:val="22"/>
          <w:lang w:val="en-US"/>
        </w:rPr>
        <w:t>*d. Transactional</w:t>
      </w:r>
      <w:r>
        <w:br/>
      </w:r>
      <w:r w:rsidRPr="7FE6DCC4" w:rsidR="1755B661">
        <w:rPr>
          <w:rFonts w:ascii="Calibri" w:hAnsi="Calibri" w:eastAsia="Calibri" w:cs="Calibri"/>
          <w:noProof w:val="0"/>
          <w:sz w:val="22"/>
          <w:szCs w:val="22"/>
          <w:lang w:val="en-US"/>
        </w:rPr>
        <w:t>e. Counteractional</w:t>
      </w:r>
    </w:p>
    <w:p w:rsidR="7FE6DCC4" w:rsidP="7FE6DCC4" w:rsidRDefault="7FE6DCC4" w14:paraId="5EAC1468" w14:textId="7BC95536">
      <w:pPr>
        <w:spacing w:line="276" w:lineRule="auto"/>
        <w:ind w:left="0"/>
        <w:contextualSpacing w:val="1"/>
        <w:rPr>
          <w:rFonts w:ascii="Calibri" w:hAnsi="Calibri" w:eastAsia="ＭＳ 明朝" w:cs="Calibri" w:asciiTheme="majorAscii" w:hAnsiTheme="majorAscii" w:eastAsiaTheme="minorEastAsia" w:cstheme="majorAscii"/>
          <w:sz w:val="22"/>
          <w:szCs w:val="22"/>
        </w:rPr>
      </w:pPr>
    </w:p>
    <w:sectPr w:rsidRPr="00846FDA" w:rsidR="00F737F4" w:rsidSect="00383175">
      <w:headerReference w:type="default" r:id="rId35"/>
      <w:headerReference w:type="first" r:id="rId36"/>
      <w:pgSz w:w="12240" w:h="15840" w:orient="portrait"/>
      <w:pgMar w:top="1440" w:right="1440" w:bottom="1440" w:left="1440" w:header="720" w:footer="720" w:gutter="0"/>
      <w:cols w:space="720"/>
      <w:titlePg/>
      <w:docGrid w:linePitch="360"/>
      <w:footerReference w:type="default" r:id="Rc5b5587a6fe04419"/>
      <w:footerReference w:type="first" r:id="R94cd5e11959244d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P" w:author="Brittany Phillips" w:date="2026-03-30T12:18:00Z" w:id="2164">
    <w:p w:rsidRPr="00FE0E5D" w:rsidR="00990909" w:rsidRDefault="00000000" w14:paraId="382F2022" w14:textId="39C03298">
      <w:pPr>
        <w:pStyle w:val="CommentText"/>
      </w:pPr>
      <w:r w:rsidRPr="00FE0E5D">
        <w:rPr>
          <w:rStyle w:val="CommentReference"/>
        </w:rPr>
        <w:annotationRef/>
      </w:r>
      <w:r w:rsidRPr="00FE0E5D">
        <w:t xml:space="preserve">Use E8775 figure 8.5 for the correct answers. </w:t>
      </w:r>
    </w:p>
  </w:comment>
  <w:comment xmlns:w="http://schemas.openxmlformats.org/wordprocessingml/2006/main" w:initials="CC" w:author="Claire Copa" w:date="2026-05-27T10:30:03" w:id="812860370">
    <w:p xmlns:w14="http://schemas.microsoft.com/office/word/2010/wordml" xmlns:w="http://schemas.openxmlformats.org/wordprocessingml/2006/main" w:rsidR="0C4353DB" w:rsidRDefault="362F4F84" w14:paraId="68616211" w14:textId="5DC38411">
      <w:pPr>
        <w:pStyle w:val="CommentText"/>
      </w:pPr>
      <w:r>
        <w:rPr>
          <w:rStyle w:val="CommentReference"/>
        </w:rPr>
        <w:annotationRef/>
      </w:r>
      <w:r w:rsidRPr="11E785AE" w:rsidR="0565E188">
        <w:t>insert image</w:t>
      </w:r>
    </w:p>
  </w:comment>
  <w:comment xmlns:w="http://schemas.openxmlformats.org/wordprocessingml/2006/main" w:initials="CC" w:author="Claire Copa" w:date="2026-05-27T10:30:19" w:id="765460975">
    <w:p xmlns:w14="http://schemas.microsoft.com/office/word/2010/wordml" xmlns:w="http://schemas.openxmlformats.org/wordprocessingml/2006/main" w:rsidR="52CF32B6" w:rsidRDefault="444CA1CD" w14:paraId="2F52ED4D" w14:textId="393F0B7E">
      <w:pPr>
        <w:pStyle w:val="CommentText"/>
      </w:pPr>
      <w:r>
        <w:rPr>
          <w:rStyle w:val="CommentReference"/>
        </w:rPr>
        <w:annotationRef/>
      </w:r>
      <w:r w:rsidRPr="3F539784" w:rsidR="166FB7F5">
        <w:t>insert image</w:t>
      </w:r>
    </w:p>
  </w:comment>
</w:comments>
</file>

<file path=word/commentsExtended.xml><?xml version="1.0" encoding="utf-8"?>
<w15:commentsEx xmlns:mc="http://schemas.openxmlformats.org/markup-compatibility/2006" xmlns:w15="http://schemas.microsoft.com/office/word/2012/wordml" mc:Ignorable="w15">
  <w15:commentEx w15:done="0" w15:paraId="382F2022"/>
  <w15:commentEx w15:done="1" w15:paraId="68616211"/>
  <w15:commentEx w15:done="0" w15:paraId="2F52ED4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0D8418" w16cex:dateUtc="2026-03-30T16:18:00Z">
    <w16cex:extLst>
      <w16:ext w16:uri="{CE6994B0-6A32-4C9F-8C6B-6E91EDA988CE}">
        <cr:reactions xmlns:cr="http://schemas.microsoft.com/office/comments/2020/reactions">
          <cr:reaction reactionType="1">
            <cr:reactionInfo dateUtc="2026-04-29T19:17:17Z">
              <cr:user userId="S::clairec@hkusa.com::2ab16b6c-6ed8-415c-83b9-f054f5a63012" userProvider="AD" userName="Claire Copa"/>
            </cr:reactionInfo>
          </cr:reaction>
        </cr:reactions>
      </w16:ext>
    </w16cex:extLst>
  </w16cex:commentExtensible>
  <w16cex:commentExtensible w16cex:durableId="5FA009C4" w16cex:dateUtc="2026-05-27T14:30:03.74Z"/>
  <w16cex:commentExtensible w16cex:durableId="3BE7F837" w16cex:dateUtc="2026-05-27T14:30:19.972Z"/>
</w16cex:commentsExtensible>
</file>

<file path=word/commentsIds.xml><?xml version="1.0" encoding="utf-8"?>
<w16cid:commentsIds xmlns:mc="http://schemas.openxmlformats.org/markup-compatibility/2006" xmlns:w16cid="http://schemas.microsoft.com/office/word/2016/wordml/cid" mc:Ignorable="w16cid">
  <w16cid:commentId w16cid:paraId="382F2022" w16cid:durableId="170D8418"/>
  <w16cid:commentId w16cid:paraId="68616211" w16cid:durableId="5FA009C4"/>
  <w16cid:commentId w16cid:paraId="2F52ED4D" w16cid:durableId="3BE7F8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E0E5D" w:rsidR="009B7BFC" w:rsidP="00D028F6" w:rsidRDefault="009B7BFC" w14:paraId="2A5CDAA7" w14:textId="77777777">
      <w:r w:rsidRPr="00FE0E5D">
        <w:separator/>
      </w:r>
    </w:p>
  </w:endnote>
  <w:endnote w:type="continuationSeparator" w:id="0">
    <w:p w:rsidRPr="00FE0E5D" w:rsidR="009B7BFC" w:rsidP="00D028F6" w:rsidRDefault="009B7BFC" w14:paraId="0994DE16" w14:textId="77777777">
      <w:r w:rsidRPr="00FE0E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E6DCC4" w:rsidTr="7FE6DCC4" w14:paraId="10936A4A">
      <w:trPr>
        <w:trHeight w:val="300"/>
      </w:trPr>
      <w:tc>
        <w:tcPr>
          <w:tcW w:w="3120" w:type="dxa"/>
          <w:tcMar/>
        </w:tcPr>
        <w:p w:rsidR="7FE6DCC4" w:rsidP="7FE6DCC4" w:rsidRDefault="7FE6DCC4" w14:paraId="05F30B18" w14:textId="14C26BC2">
          <w:pPr>
            <w:pStyle w:val="Header"/>
            <w:bidi w:val="0"/>
            <w:ind w:left="-115"/>
            <w:jc w:val="left"/>
          </w:pPr>
        </w:p>
      </w:tc>
      <w:tc>
        <w:tcPr>
          <w:tcW w:w="3120" w:type="dxa"/>
          <w:tcMar/>
        </w:tcPr>
        <w:p w:rsidR="7FE6DCC4" w:rsidP="7FE6DCC4" w:rsidRDefault="7FE6DCC4" w14:paraId="785E6691" w14:textId="59508D51">
          <w:pPr>
            <w:pStyle w:val="Header"/>
            <w:bidi w:val="0"/>
            <w:jc w:val="center"/>
          </w:pPr>
        </w:p>
      </w:tc>
      <w:tc>
        <w:tcPr>
          <w:tcW w:w="3120" w:type="dxa"/>
          <w:tcMar/>
        </w:tcPr>
        <w:p w:rsidR="7FE6DCC4" w:rsidP="7FE6DCC4" w:rsidRDefault="7FE6DCC4" w14:paraId="6DCE5954" w14:textId="09DF2FD6">
          <w:pPr>
            <w:pStyle w:val="Header"/>
            <w:bidi w:val="0"/>
            <w:ind w:right="-115"/>
            <w:jc w:val="right"/>
          </w:pPr>
        </w:p>
      </w:tc>
    </w:tr>
  </w:tbl>
  <w:p w:rsidR="7FE6DCC4" w:rsidP="7FE6DCC4" w:rsidRDefault="7FE6DCC4" w14:paraId="16DDF035" w14:textId="5C3445F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E6DCC4" w:rsidTr="7FE6DCC4" w14:paraId="04CEF5C5">
      <w:trPr>
        <w:trHeight w:val="300"/>
      </w:trPr>
      <w:tc>
        <w:tcPr>
          <w:tcW w:w="3120" w:type="dxa"/>
          <w:tcMar/>
        </w:tcPr>
        <w:p w:rsidR="7FE6DCC4" w:rsidP="7FE6DCC4" w:rsidRDefault="7FE6DCC4" w14:paraId="7D4244A3" w14:textId="0D8062E2">
          <w:pPr>
            <w:pStyle w:val="Header"/>
            <w:bidi w:val="0"/>
            <w:ind w:left="-115"/>
            <w:jc w:val="left"/>
          </w:pPr>
        </w:p>
      </w:tc>
      <w:tc>
        <w:tcPr>
          <w:tcW w:w="3120" w:type="dxa"/>
          <w:tcMar/>
        </w:tcPr>
        <w:p w:rsidR="7FE6DCC4" w:rsidP="7FE6DCC4" w:rsidRDefault="7FE6DCC4" w14:paraId="5E9FE39A" w14:textId="0D3895BB">
          <w:pPr>
            <w:pStyle w:val="Header"/>
            <w:bidi w:val="0"/>
            <w:jc w:val="center"/>
          </w:pPr>
        </w:p>
      </w:tc>
      <w:tc>
        <w:tcPr>
          <w:tcW w:w="3120" w:type="dxa"/>
          <w:tcMar/>
        </w:tcPr>
        <w:p w:rsidR="7FE6DCC4" w:rsidP="7FE6DCC4" w:rsidRDefault="7FE6DCC4" w14:paraId="13838B00" w14:textId="11C4B0F1">
          <w:pPr>
            <w:pStyle w:val="Header"/>
            <w:bidi w:val="0"/>
            <w:ind w:right="-115"/>
            <w:jc w:val="right"/>
          </w:pPr>
        </w:p>
      </w:tc>
    </w:tr>
  </w:tbl>
  <w:p w:rsidR="7FE6DCC4" w:rsidP="7FE6DCC4" w:rsidRDefault="7FE6DCC4" w14:paraId="0CAFD722" w14:textId="04C205F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E0E5D" w:rsidR="009B7BFC" w:rsidP="00D028F6" w:rsidRDefault="009B7BFC" w14:paraId="369D191B" w14:textId="77777777">
      <w:r w:rsidRPr="00FE0E5D">
        <w:separator/>
      </w:r>
    </w:p>
  </w:footnote>
  <w:footnote w:type="continuationSeparator" w:id="0">
    <w:p w:rsidRPr="00FE0E5D" w:rsidR="009B7BFC" w:rsidP="00D028F6" w:rsidRDefault="009B7BFC" w14:paraId="769E7DC4" w14:textId="77777777">
      <w:r w:rsidRPr="00FE0E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6FA9562DEA43179FAEE284DCA8C98D"/>
      </w:placeholder>
      <w:temporary/>
      <w:showingPlcHdr/>
      <w15:appearance w15:val="hidden"/>
    </w:sdtPr>
    <w:sdtContent>
      <w:p w:rsidRPr="00FE0E5D" w:rsidR="00D028F6" w:rsidRDefault="00D028F6" w14:paraId="78B5DD8E" w14:textId="77777777">
        <w:pPr>
          <w:pStyle w:val="Header"/>
        </w:pPr>
        <w:r w:rsidRPr="00FE0E5D">
          <w:t>[Type here]</w:t>
        </w:r>
      </w:p>
    </w:sdtContent>
  </w:sdt>
  <w:p w:rsidRPr="00FE0E5D" w:rsidR="00D028F6" w:rsidRDefault="00D028F6" w14:paraId="7DAB2C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0E5D" w:rsidR="00D028F6" w:rsidP="7FE6DCC4" w:rsidRDefault="00D028F6" w14:paraId="2BBA4F28" w14:textId="2267F2F0">
    <w:pPr>
      <w:pStyle w:val="Header"/>
      <w:rPr>
        <w:b w:val="1"/>
        <w:bCs w:val="1"/>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0">
    <w:nsid w:val="794b20db"/>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61be714"/>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01a716"/>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c20c712"/>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76a7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2005E29"/>
    <w:multiLevelType w:val="hybridMultilevel"/>
    <w:tmpl w:val="489AB7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2687FDC"/>
    <w:multiLevelType w:val="hybridMultilevel"/>
    <w:tmpl w:val="F8FC90C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2EC4047"/>
    <w:multiLevelType w:val="hybridMultilevel"/>
    <w:tmpl w:val="2A6AB25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047528FB"/>
    <w:multiLevelType w:val="hybridMultilevel"/>
    <w:tmpl w:val="A1E8EF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5EE1EA3"/>
    <w:multiLevelType w:val="hybridMultilevel"/>
    <w:tmpl w:val="192E6D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7E57DC9"/>
    <w:multiLevelType w:val="hybridMultilevel"/>
    <w:tmpl w:val="AF58733A"/>
    <w:lvl w:ilvl="0" w:tplc="FFFFFFFF">
      <w:start w:val="1"/>
      <w:numFmt w:val="decimal"/>
      <w:lvlText w:val="%1."/>
      <w:lvlJc w:val="left"/>
      <w:pPr>
        <w:ind w:left="360" w:hanging="360"/>
      </w:pPr>
      <w:rPr>
        <w:rFonts w:asciiTheme="minorHAnsi" w:hAnsiTheme="minorHAnsi" w:eastAsiaTheme="minorEastAsia" w:cstheme="minorBidi"/>
      </w:rPr>
    </w:lvl>
    <w:lvl w:ilvl="1" w:tplc="1728E07C">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8C821DF"/>
    <w:multiLevelType w:val="hybridMultilevel"/>
    <w:tmpl w:val="382099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D9130F3"/>
    <w:multiLevelType w:val="hybridMultilevel"/>
    <w:tmpl w:val="0EE6E8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EBC7B3B"/>
    <w:multiLevelType w:val="hybridMultilevel"/>
    <w:tmpl w:val="D436B3A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F7A6589"/>
    <w:multiLevelType w:val="hybridMultilevel"/>
    <w:tmpl w:val="0CCEB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843EF9"/>
    <w:multiLevelType w:val="hybridMultilevel"/>
    <w:tmpl w:val="35767F9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D726264"/>
    <w:multiLevelType w:val="hybridMultilevel"/>
    <w:tmpl w:val="E92CCF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0E465C"/>
    <w:multiLevelType w:val="hybridMultilevel"/>
    <w:tmpl w:val="F19468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41328B"/>
    <w:multiLevelType w:val="hybridMultilevel"/>
    <w:tmpl w:val="B7DAAEEA"/>
    <w:lvl w:ilvl="0" w:tplc="FFFFFFFF">
      <w:start w:val="1"/>
      <w:numFmt w:val="decimal"/>
      <w:lvlText w:val="%1."/>
      <w:lvlJc w:val="left"/>
      <w:pPr>
        <w:ind w:left="360" w:hanging="360"/>
      </w:pPr>
      <w:rPr>
        <w:rFonts w:asciiTheme="minorHAnsi" w:hAnsiTheme="minorHAnsi" w:eastAsiaTheme="minorEastAsia" w:cstheme="minorBidi"/>
      </w:rPr>
    </w:lvl>
    <w:lvl w:ilvl="1" w:tplc="04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5DF22F0"/>
    <w:multiLevelType w:val="hybridMultilevel"/>
    <w:tmpl w:val="25B622C8"/>
    <w:lvl w:ilvl="0" w:tplc="8CAAD940">
      <w:start w:val="139"/>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6955DE1"/>
    <w:multiLevelType w:val="hybridMultilevel"/>
    <w:tmpl w:val="BC628D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7CD18B0"/>
    <w:multiLevelType w:val="hybridMultilevel"/>
    <w:tmpl w:val="8430928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9CF3761"/>
    <w:multiLevelType w:val="hybridMultilevel"/>
    <w:tmpl w:val="5FDC0A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E4E1E1E"/>
    <w:multiLevelType w:val="hybridMultilevel"/>
    <w:tmpl w:val="363E4A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BA5002"/>
    <w:multiLevelType w:val="hybridMultilevel"/>
    <w:tmpl w:val="436CFDD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2FDF2C58"/>
    <w:multiLevelType w:val="hybridMultilevel"/>
    <w:tmpl w:val="BE92574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1C51B78"/>
    <w:multiLevelType w:val="hybridMultilevel"/>
    <w:tmpl w:val="05BC68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59D01E2"/>
    <w:multiLevelType w:val="hybridMultilevel"/>
    <w:tmpl w:val="CA0A7D2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37531D2E"/>
    <w:multiLevelType w:val="hybridMultilevel"/>
    <w:tmpl w:val="657E0F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7DA65AE"/>
    <w:multiLevelType w:val="hybridMultilevel"/>
    <w:tmpl w:val="007CCCB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85C6924"/>
    <w:multiLevelType w:val="hybridMultilevel"/>
    <w:tmpl w:val="B2AACD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8E01A75"/>
    <w:multiLevelType w:val="hybridMultilevel"/>
    <w:tmpl w:val="632CFDB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391D42B7"/>
    <w:multiLevelType w:val="hybridMultilevel"/>
    <w:tmpl w:val="6D92D91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93B5AD6"/>
    <w:multiLevelType w:val="hybridMultilevel"/>
    <w:tmpl w:val="FFECB8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9B476FA"/>
    <w:multiLevelType w:val="hybridMultilevel"/>
    <w:tmpl w:val="48820F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AAC15EE"/>
    <w:multiLevelType w:val="hybridMultilevel"/>
    <w:tmpl w:val="19ECF5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BC66DFE"/>
    <w:multiLevelType w:val="hybridMultilevel"/>
    <w:tmpl w:val="F87A20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CD56929"/>
    <w:multiLevelType w:val="hybridMultilevel"/>
    <w:tmpl w:val="337C7C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09D06D1"/>
    <w:multiLevelType w:val="hybridMultilevel"/>
    <w:tmpl w:val="7DF4961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14776AF"/>
    <w:multiLevelType w:val="hybridMultilevel"/>
    <w:tmpl w:val="F58A5C6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3613568"/>
    <w:multiLevelType w:val="hybridMultilevel"/>
    <w:tmpl w:val="205A97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46472F8"/>
    <w:multiLevelType w:val="hybridMultilevel"/>
    <w:tmpl w:val="E35CF5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458B3357"/>
    <w:multiLevelType w:val="hybridMultilevel"/>
    <w:tmpl w:val="AACE3F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7037C38"/>
    <w:multiLevelType w:val="hybridMultilevel"/>
    <w:tmpl w:val="7C704BA2"/>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4805EBA3"/>
    <w:multiLevelType w:val="hybridMultilevel"/>
    <w:tmpl w:val="6DF248E8"/>
    <w:lvl w:ilvl="0" w:tplc="5882EAE2">
      <w:start w:val="1"/>
      <w:numFmt w:val="lowerLetter"/>
      <w:lvlText w:val="%1."/>
      <w:lvlJc w:val="left"/>
      <w:pPr>
        <w:ind w:left="720" w:hanging="360"/>
      </w:pPr>
      <w:rPr>
        <w:rFonts w:ascii="Times New Roman" w:hAnsi="Times New Roman" w:eastAsia="Times New Roman" w:cs="Times New Roman"/>
      </w:rPr>
    </w:lvl>
    <w:lvl w:ilvl="1" w:tplc="7338C1DE">
      <w:start w:val="1"/>
      <w:numFmt w:val="bullet"/>
      <w:lvlText w:val="o"/>
      <w:lvlJc w:val="left"/>
      <w:pPr>
        <w:ind w:left="1440" w:hanging="360"/>
      </w:pPr>
      <w:rPr>
        <w:rFonts w:hint="default" w:ascii="Courier New" w:hAnsi="Courier New"/>
      </w:rPr>
    </w:lvl>
    <w:lvl w:ilvl="2" w:tplc="F36ABB04">
      <w:start w:val="1"/>
      <w:numFmt w:val="bullet"/>
      <w:lvlText w:val=""/>
      <w:lvlJc w:val="left"/>
      <w:pPr>
        <w:ind w:left="2160" w:hanging="360"/>
      </w:pPr>
      <w:rPr>
        <w:rFonts w:hint="default" w:ascii="Wingdings" w:hAnsi="Wingdings"/>
      </w:rPr>
    </w:lvl>
    <w:lvl w:ilvl="3" w:tplc="2E107EC6">
      <w:start w:val="1"/>
      <w:numFmt w:val="bullet"/>
      <w:lvlText w:val=""/>
      <w:lvlJc w:val="left"/>
      <w:pPr>
        <w:ind w:left="2880" w:hanging="360"/>
      </w:pPr>
      <w:rPr>
        <w:rFonts w:hint="default" w:ascii="Symbol" w:hAnsi="Symbol"/>
      </w:rPr>
    </w:lvl>
    <w:lvl w:ilvl="4" w:tplc="F2A2D1EE">
      <w:start w:val="1"/>
      <w:numFmt w:val="bullet"/>
      <w:lvlText w:val="o"/>
      <w:lvlJc w:val="left"/>
      <w:pPr>
        <w:ind w:left="3600" w:hanging="360"/>
      </w:pPr>
      <w:rPr>
        <w:rFonts w:hint="default" w:ascii="Courier New" w:hAnsi="Courier New"/>
      </w:rPr>
    </w:lvl>
    <w:lvl w:ilvl="5" w:tplc="14AECD4C">
      <w:start w:val="1"/>
      <w:numFmt w:val="bullet"/>
      <w:lvlText w:val=""/>
      <w:lvlJc w:val="left"/>
      <w:pPr>
        <w:ind w:left="4320" w:hanging="360"/>
      </w:pPr>
      <w:rPr>
        <w:rFonts w:hint="default" w:ascii="Wingdings" w:hAnsi="Wingdings"/>
      </w:rPr>
    </w:lvl>
    <w:lvl w:ilvl="6" w:tplc="8108878E">
      <w:start w:val="1"/>
      <w:numFmt w:val="bullet"/>
      <w:lvlText w:val=""/>
      <w:lvlJc w:val="left"/>
      <w:pPr>
        <w:ind w:left="5040" w:hanging="360"/>
      </w:pPr>
      <w:rPr>
        <w:rFonts w:hint="default" w:ascii="Symbol" w:hAnsi="Symbol"/>
      </w:rPr>
    </w:lvl>
    <w:lvl w:ilvl="7" w:tplc="DDB85CB0">
      <w:start w:val="1"/>
      <w:numFmt w:val="bullet"/>
      <w:lvlText w:val="o"/>
      <w:lvlJc w:val="left"/>
      <w:pPr>
        <w:ind w:left="5760" w:hanging="360"/>
      </w:pPr>
      <w:rPr>
        <w:rFonts w:hint="default" w:ascii="Courier New" w:hAnsi="Courier New"/>
      </w:rPr>
    </w:lvl>
    <w:lvl w:ilvl="8" w:tplc="379E264C">
      <w:start w:val="1"/>
      <w:numFmt w:val="bullet"/>
      <w:lvlText w:val=""/>
      <w:lvlJc w:val="left"/>
      <w:pPr>
        <w:ind w:left="6480" w:hanging="360"/>
      </w:pPr>
      <w:rPr>
        <w:rFonts w:hint="default" w:ascii="Wingdings" w:hAnsi="Wingdings"/>
      </w:rPr>
    </w:lvl>
  </w:abstractNum>
  <w:abstractNum w:abstractNumId="46" w15:restartNumberingAfterBreak="0">
    <w:nsid w:val="4A531001"/>
    <w:multiLevelType w:val="hybridMultilevel"/>
    <w:tmpl w:val="674665F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D5045CC"/>
    <w:multiLevelType w:val="hybridMultilevel"/>
    <w:tmpl w:val="B9B4C31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D550523"/>
    <w:multiLevelType w:val="hybridMultilevel"/>
    <w:tmpl w:val="7A72D5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09246AD"/>
    <w:multiLevelType w:val="hybridMultilevel"/>
    <w:tmpl w:val="223830B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1A865A7"/>
    <w:multiLevelType w:val="hybridMultilevel"/>
    <w:tmpl w:val="EFE4B37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2D91491"/>
    <w:multiLevelType w:val="hybridMultilevel"/>
    <w:tmpl w:val="7160EA8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3855F5B"/>
    <w:multiLevelType w:val="hybridMultilevel"/>
    <w:tmpl w:val="F64441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44A55F7"/>
    <w:multiLevelType w:val="hybridMultilevel"/>
    <w:tmpl w:val="53B264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4F86623"/>
    <w:multiLevelType w:val="hybridMultilevel"/>
    <w:tmpl w:val="4EA0E94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63C0E5A"/>
    <w:multiLevelType w:val="hybridMultilevel"/>
    <w:tmpl w:val="8DAEF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6780582"/>
    <w:multiLevelType w:val="hybridMultilevel"/>
    <w:tmpl w:val="0BB80BF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7A33F0D"/>
    <w:multiLevelType w:val="hybridMultilevel"/>
    <w:tmpl w:val="0EB0ECA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8" w15:restartNumberingAfterBreak="0">
    <w:nsid w:val="59D75F37"/>
    <w:multiLevelType w:val="hybridMultilevel"/>
    <w:tmpl w:val="FC0615F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B232895"/>
    <w:multiLevelType w:val="hybridMultilevel"/>
    <w:tmpl w:val="514E95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F434B27"/>
    <w:multiLevelType w:val="hybridMultilevel"/>
    <w:tmpl w:val="C6368A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3C7073D"/>
    <w:multiLevelType w:val="hybridMultilevel"/>
    <w:tmpl w:val="CBB205B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674B0139"/>
    <w:multiLevelType w:val="hybridMultilevel"/>
    <w:tmpl w:val="33CEB82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3" w15:restartNumberingAfterBreak="0">
    <w:nsid w:val="675B64AD"/>
    <w:multiLevelType w:val="hybridMultilevel"/>
    <w:tmpl w:val="064266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8303ABC"/>
    <w:multiLevelType w:val="hybridMultilevel"/>
    <w:tmpl w:val="F64094A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CAE17AD"/>
    <w:multiLevelType w:val="hybridMultilevel"/>
    <w:tmpl w:val="E8BAE6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CD85840"/>
    <w:multiLevelType w:val="hybridMultilevel"/>
    <w:tmpl w:val="A9709DB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F920910"/>
    <w:multiLevelType w:val="hybridMultilevel"/>
    <w:tmpl w:val="B2E8DC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0A069E6"/>
    <w:multiLevelType w:val="hybridMultilevel"/>
    <w:tmpl w:val="F6E8A37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9" w15:restartNumberingAfterBreak="0">
    <w:nsid w:val="71971030"/>
    <w:multiLevelType w:val="hybridMultilevel"/>
    <w:tmpl w:val="6966EB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72AF7AB7"/>
    <w:multiLevelType w:val="hybridMultilevel"/>
    <w:tmpl w:val="4828BE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2C66C9B"/>
    <w:multiLevelType w:val="hybridMultilevel"/>
    <w:tmpl w:val="72FE0D9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5451A98"/>
    <w:multiLevelType w:val="hybridMultilevel"/>
    <w:tmpl w:val="D804A85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5772448"/>
    <w:multiLevelType w:val="hybridMultilevel"/>
    <w:tmpl w:val="4A40E29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7D03151"/>
    <w:multiLevelType w:val="hybridMultilevel"/>
    <w:tmpl w:val="7506E1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94D5ABD"/>
    <w:multiLevelType w:val="hybridMultilevel"/>
    <w:tmpl w:val="B34E5C0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81">
    <w:abstractNumId w:val="80"/>
  </w:num>
  <w:num w:numId="80">
    <w:abstractNumId w:val="79"/>
  </w:num>
  <w:num w:numId="79">
    <w:abstractNumId w:val="78"/>
  </w:num>
  <w:num w:numId="78">
    <w:abstractNumId w:val="77"/>
  </w:num>
  <w:num w:numId="77">
    <w:abstractNumId w:val="76"/>
  </w:num>
  <w:num w:numId="1" w16cid:durableId="715590517">
    <w:abstractNumId w:val="45"/>
  </w:num>
  <w:num w:numId="2" w16cid:durableId="331838133">
    <w:abstractNumId w:val="5"/>
  </w:num>
  <w:num w:numId="3" w16cid:durableId="1527715015">
    <w:abstractNumId w:val="3"/>
  </w:num>
  <w:num w:numId="4" w16cid:durableId="356665407">
    <w:abstractNumId w:val="2"/>
  </w:num>
  <w:num w:numId="5" w16cid:durableId="862590848">
    <w:abstractNumId w:val="4"/>
  </w:num>
  <w:num w:numId="6" w16cid:durableId="385448298">
    <w:abstractNumId w:val="1"/>
  </w:num>
  <w:num w:numId="7" w16cid:durableId="1652248907">
    <w:abstractNumId w:val="0"/>
  </w:num>
  <w:num w:numId="8" w16cid:durableId="1893298989">
    <w:abstractNumId w:val="43"/>
  </w:num>
  <w:num w:numId="9" w16cid:durableId="271210521">
    <w:abstractNumId w:val="65"/>
  </w:num>
  <w:num w:numId="10" w16cid:durableId="1136335394">
    <w:abstractNumId w:val="44"/>
  </w:num>
  <w:num w:numId="11" w16cid:durableId="1835798076">
    <w:abstractNumId w:val="49"/>
  </w:num>
  <w:num w:numId="12" w16cid:durableId="1776512797">
    <w:abstractNumId w:val="64"/>
  </w:num>
  <w:num w:numId="13" w16cid:durableId="2019237226">
    <w:abstractNumId w:val="28"/>
  </w:num>
  <w:num w:numId="14" w16cid:durableId="457575299">
    <w:abstractNumId w:val="48"/>
  </w:num>
  <w:num w:numId="15" w16cid:durableId="16200637">
    <w:abstractNumId w:val="12"/>
  </w:num>
  <w:num w:numId="16" w16cid:durableId="864831283">
    <w:abstractNumId w:val="21"/>
  </w:num>
  <w:num w:numId="17" w16cid:durableId="1134829707">
    <w:abstractNumId w:val="38"/>
  </w:num>
  <w:num w:numId="18" w16cid:durableId="811170301">
    <w:abstractNumId w:val="41"/>
  </w:num>
  <w:num w:numId="19" w16cid:durableId="2089229660">
    <w:abstractNumId w:val="10"/>
  </w:num>
  <w:num w:numId="20" w16cid:durableId="18094243">
    <w:abstractNumId w:val="59"/>
  </w:num>
  <w:num w:numId="21" w16cid:durableId="1344817005">
    <w:abstractNumId w:val="60"/>
  </w:num>
  <w:num w:numId="22" w16cid:durableId="2043355782">
    <w:abstractNumId w:val="35"/>
  </w:num>
  <w:num w:numId="23" w16cid:durableId="2108185624">
    <w:abstractNumId w:val="52"/>
  </w:num>
  <w:num w:numId="24" w16cid:durableId="291252883">
    <w:abstractNumId w:val="13"/>
  </w:num>
  <w:num w:numId="25" w16cid:durableId="1288778486">
    <w:abstractNumId w:val="34"/>
  </w:num>
  <w:num w:numId="26" w16cid:durableId="1497383386">
    <w:abstractNumId w:val="74"/>
  </w:num>
  <w:num w:numId="27" w16cid:durableId="1587692641">
    <w:abstractNumId w:val="15"/>
  </w:num>
  <w:num w:numId="28" w16cid:durableId="2089228219">
    <w:abstractNumId w:val="16"/>
  </w:num>
  <w:num w:numId="29" w16cid:durableId="982855593">
    <w:abstractNumId w:val="27"/>
  </w:num>
  <w:num w:numId="30" w16cid:durableId="1303388166">
    <w:abstractNumId w:val="30"/>
  </w:num>
  <w:num w:numId="31" w16cid:durableId="1260022628">
    <w:abstractNumId w:val="25"/>
  </w:num>
  <w:num w:numId="32" w16cid:durableId="868034057">
    <w:abstractNumId w:val="54"/>
  </w:num>
  <w:num w:numId="33" w16cid:durableId="1995984153">
    <w:abstractNumId w:val="9"/>
  </w:num>
  <w:num w:numId="34" w16cid:durableId="1244296320">
    <w:abstractNumId w:val="22"/>
  </w:num>
  <w:num w:numId="35" w16cid:durableId="437528592">
    <w:abstractNumId w:val="17"/>
  </w:num>
  <w:num w:numId="36" w16cid:durableId="845630742">
    <w:abstractNumId w:val="6"/>
  </w:num>
  <w:num w:numId="37" w16cid:durableId="1616908634">
    <w:abstractNumId w:val="58"/>
  </w:num>
  <w:num w:numId="38" w16cid:durableId="781068061">
    <w:abstractNumId w:val="31"/>
  </w:num>
  <w:num w:numId="39" w16cid:durableId="704915797">
    <w:abstractNumId w:val="63"/>
  </w:num>
  <w:num w:numId="40" w16cid:durableId="304242909">
    <w:abstractNumId w:val="57"/>
  </w:num>
  <w:num w:numId="41" w16cid:durableId="1377848320">
    <w:abstractNumId w:val="53"/>
  </w:num>
  <w:num w:numId="42" w16cid:durableId="980766330">
    <w:abstractNumId w:val="69"/>
  </w:num>
  <w:num w:numId="43" w16cid:durableId="561792163">
    <w:abstractNumId w:val="70"/>
  </w:num>
  <w:num w:numId="44" w16cid:durableId="1321158981">
    <w:abstractNumId w:val="24"/>
  </w:num>
  <w:num w:numId="45" w16cid:durableId="350762595">
    <w:abstractNumId w:val="32"/>
  </w:num>
  <w:num w:numId="46" w16cid:durableId="458033426">
    <w:abstractNumId w:val="36"/>
  </w:num>
  <w:num w:numId="47" w16cid:durableId="594438707">
    <w:abstractNumId w:val="67"/>
  </w:num>
  <w:num w:numId="48" w16cid:durableId="1255631402">
    <w:abstractNumId w:val="18"/>
  </w:num>
  <w:num w:numId="49" w16cid:durableId="1585915266">
    <w:abstractNumId w:val="23"/>
  </w:num>
  <w:num w:numId="50" w16cid:durableId="47152269">
    <w:abstractNumId w:val="68"/>
  </w:num>
  <w:num w:numId="51" w16cid:durableId="1983150616">
    <w:abstractNumId w:val="37"/>
  </w:num>
  <w:num w:numId="52" w16cid:durableId="1857889161">
    <w:abstractNumId w:val="8"/>
  </w:num>
  <w:num w:numId="53" w16cid:durableId="1330720276">
    <w:abstractNumId w:val="11"/>
  </w:num>
  <w:num w:numId="54" w16cid:durableId="848256078">
    <w:abstractNumId w:val="72"/>
  </w:num>
  <w:num w:numId="55" w16cid:durableId="80490516">
    <w:abstractNumId w:val="33"/>
  </w:num>
  <w:num w:numId="56" w16cid:durableId="652025506">
    <w:abstractNumId w:val="62"/>
  </w:num>
  <w:num w:numId="57" w16cid:durableId="401022113">
    <w:abstractNumId w:val="73"/>
  </w:num>
  <w:num w:numId="58" w16cid:durableId="1964656616">
    <w:abstractNumId w:val="55"/>
  </w:num>
  <w:num w:numId="59" w16cid:durableId="945114940">
    <w:abstractNumId w:val="61"/>
  </w:num>
  <w:num w:numId="60" w16cid:durableId="1519352531">
    <w:abstractNumId w:val="47"/>
  </w:num>
  <w:num w:numId="61" w16cid:durableId="993097870">
    <w:abstractNumId w:val="40"/>
  </w:num>
  <w:num w:numId="62" w16cid:durableId="244923150">
    <w:abstractNumId w:val="56"/>
  </w:num>
  <w:num w:numId="63" w16cid:durableId="330109470">
    <w:abstractNumId w:val="26"/>
  </w:num>
  <w:num w:numId="64" w16cid:durableId="1526482092">
    <w:abstractNumId w:val="29"/>
  </w:num>
  <w:num w:numId="65" w16cid:durableId="979917982">
    <w:abstractNumId w:val="66"/>
  </w:num>
  <w:num w:numId="66" w16cid:durableId="1785877277">
    <w:abstractNumId w:val="50"/>
  </w:num>
  <w:num w:numId="67" w16cid:durableId="835074982">
    <w:abstractNumId w:val="7"/>
  </w:num>
  <w:num w:numId="68" w16cid:durableId="1969779978">
    <w:abstractNumId w:val="42"/>
  </w:num>
  <w:num w:numId="69" w16cid:durableId="1886794623">
    <w:abstractNumId w:val="51"/>
  </w:num>
  <w:num w:numId="70" w16cid:durableId="1428816161">
    <w:abstractNumId w:val="14"/>
  </w:num>
  <w:num w:numId="71" w16cid:durableId="516777523">
    <w:abstractNumId w:val="75"/>
  </w:num>
  <w:num w:numId="72" w16cid:durableId="893004103">
    <w:abstractNumId w:val="46"/>
  </w:num>
  <w:num w:numId="73" w16cid:durableId="1194154499">
    <w:abstractNumId w:val="19"/>
  </w:num>
  <w:num w:numId="74" w16cid:durableId="1945379793">
    <w:abstractNumId w:val="39"/>
  </w:num>
  <w:num w:numId="75" w16cid:durableId="1145467417">
    <w:abstractNumId w:val="71"/>
  </w:num>
  <w:num w:numId="76" w16cid:durableId="1475564400">
    <w:abstractNumId w:val="20"/>
  </w:num>
  <w:numIdMacAtCleanup w:val="74"/>
</w:numbering>
</file>

<file path=word/people.xml><?xml version="1.0" encoding="utf-8"?>
<w15:people xmlns:mc="http://schemas.openxmlformats.org/markup-compatibility/2006" xmlns:w15="http://schemas.microsoft.com/office/word/2012/wordml" mc:Ignorable="w15">
  <w15:person w15:author="Copy Editor">
    <w15:presenceInfo w15:providerId="None" w15:userId="Copy Editor"/>
  </w15:person>
  <w15:person w15:author="Brittany Phillips">
    <w15:presenceInfo w15:providerId="AD" w15:userId="S::brittanyp@hkusa.com::e5f5a57d-4386-4ed9-86b4-edbe8c474edb"/>
  </w15:person>
  <w15:person w15:author="Claire Copa">
    <w15:presenceInfo w15:providerId="AD" w15:userId="S::clairec@hkusa.com::2ab16b6c-6ed8-415c-83b9-f054f5a6301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4D"/>
    <w:rsid w:val="0000661D"/>
    <w:rsid w:val="00010AA3"/>
    <w:rsid w:val="00020CCE"/>
    <w:rsid w:val="00027845"/>
    <w:rsid w:val="00034616"/>
    <w:rsid w:val="0006063C"/>
    <w:rsid w:val="0006669A"/>
    <w:rsid w:val="00080288"/>
    <w:rsid w:val="00096E17"/>
    <w:rsid w:val="000A67DC"/>
    <w:rsid w:val="000B0992"/>
    <w:rsid w:val="000C41C2"/>
    <w:rsid w:val="000D2EB0"/>
    <w:rsid w:val="000D4E6C"/>
    <w:rsid w:val="000E1EED"/>
    <w:rsid w:val="00131A46"/>
    <w:rsid w:val="00135E0C"/>
    <w:rsid w:val="0015074B"/>
    <w:rsid w:val="00152C34"/>
    <w:rsid w:val="00163718"/>
    <w:rsid w:val="00193B29"/>
    <w:rsid w:val="00195802"/>
    <w:rsid w:val="001C391A"/>
    <w:rsid w:val="001E152B"/>
    <w:rsid w:val="001F175C"/>
    <w:rsid w:val="001F4CB9"/>
    <w:rsid w:val="001F6D72"/>
    <w:rsid w:val="0020550B"/>
    <w:rsid w:val="00205FC7"/>
    <w:rsid w:val="0022502A"/>
    <w:rsid w:val="00237D38"/>
    <w:rsid w:val="0024009D"/>
    <w:rsid w:val="00250FBA"/>
    <w:rsid w:val="0025646C"/>
    <w:rsid w:val="00263783"/>
    <w:rsid w:val="002646AD"/>
    <w:rsid w:val="00265DB7"/>
    <w:rsid w:val="00271615"/>
    <w:rsid w:val="00271666"/>
    <w:rsid w:val="00275D43"/>
    <w:rsid w:val="00281774"/>
    <w:rsid w:val="002943DD"/>
    <w:rsid w:val="0029639D"/>
    <w:rsid w:val="002B20E6"/>
    <w:rsid w:val="002B3E91"/>
    <w:rsid w:val="002F214C"/>
    <w:rsid w:val="00316A1C"/>
    <w:rsid w:val="00316BEB"/>
    <w:rsid w:val="00326F90"/>
    <w:rsid w:val="0034765B"/>
    <w:rsid w:val="003552C9"/>
    <w:rsid w:val="003613F9"/>
    <w:rsid w:val="00375B96"/>
    <w:rsid w:val="00377A92"/>
    <w:rsid w:val="00383175"/>
    <w:rsid w:val="003837E0"/>
    <w:rsid w:val="00394F73"/>
    <w:rsid w:val="0039603E"/>
    <w:rsid w:val="00396DB4"/>
    <w:rsid w:val="003B36A1"/>
    <w:rsid w:val="003C00AD"/>
    <w:rsid w:val="003D23AE"/>
    <w:rsid w:val="003D2A9B"/>
    <w:rsid w:val="003D6B8B"/>
    <w:rsid w:val="004203F6"/>
    <w:rsid w:val="00423401"/>
    <w:rsid w:val="00425EF4"/>
    <w:rsid w:val="00430FF0"/>
    <w:rsid w:val="004337BD"/>
    <w:rsid w:val="0044561D"/>
    <w:rsid w:val="004467AA"/>
    <w:rsid w:val="00447312"/>
    <w:rsid w:val="00454339"/>
    <w:rsid w:val="00457D8E"/>
    <w:rsid w:val="00472036"/>
    <w:rsid w:val="004906A6"/>
    <w:rsid w:val="004A70B3"/>
    <w:rsid w:val="004B4CCB"/>
    <w:rsid w:val="004D0758"/>
    <w:rsid w:val="004D1B52"/>
    <w:rsid w:val="004E5085"/>
    <w:rsid w:val="004F516C"/>
    <w:rsid w:val="005061FE"/>
    <w:rsid w:val="00512F53"/>
    <w:rsid w:val="0051695F"/>
    <w:rsid w:val="00560F96"/>
    <w:rsid w:val="00575285"/>
    <w:rsid w:val="005802CD"/>
    <w:rsid w:val="005818AF"/>
    <w:rsid w:val="005851A8"/>
    <w:rsid w:val="0058788C"/>
    <w:rsid w:val="00591284"/>
    <w:rsid w:val="00596705"/>
    <w:rsid w:val="005A176C"/>
    <w:rsid w:val="005A1BB0"/>
    <w:rsid w:val="005A1E39"/>
    <w:rsid w:val="005A49E5"/>
    <w:rsid w:val="005A7A61"/>
    <w:rsid w:val="005B4284"/>
    <w:rsid w:val="005C0ED4"/>
    <w:rsid w:val="005D2C1B"/>
    <w:rsid w:val="005D3FFC"/>
    <w:rsid w:val="005D4548"/>
    <w:rsid w:val="005E1989"/>
    <w:rsid w:val="005E39F8"/>
    <w:rsid w:val="005E6C2E"/>
    <w:rsid w:val="005F2748"/>
    <w:rsid w:val="00611DEA"/>
    <w:rsid w:val="00612A96"/>
    <w:rsid w:val="00615A62"/>
    <w:rsid w:val="00623BF3"/>
    <w:rsid w:val="00641B18"/>
    <w:rsid w:val="0064462E"/>
    <w:rsid w:val="00682EA2"/>
    <w:rsid w:val="00694270"/>
    <w:rsid w:val="00695F39"/>
    <w:rsid w:val="006A21EE"/>
    <w:rsid w:val="006A3CBB"/>
    <w:rsid w:val="006A4A98"/>
    <w:rsid w:val="006B2976"/>
    <w:rsid w:val="006C2BE2"/>
    <w:rsid w:val="006D1533"/>
    <w:rsid w:val="006E24D1"/>
    <w:rsid w:val="006F4877"/>
    <w:rsid w:val="00712A2B"/>
    <w:rsid w:val="007179D5"/>
    <w:rsid w:val="00734579"/>
    <w:rsid w:val="00734A99"/>
    <w:rsid w:val="00752A5E"/>
    <w:rsid w:val="007756A4"/>
    <w:rsid w:val="00796CFC"/>
    <w:rsid w:val="007B1AC3"/>
    <w:rsid w:val="007D37C7"/>
    <w:rsid w:val="00814D11"/>
    <w:rsid w:val="008158F7"/>
    <w:rsid w:val="00836328"/>
    <w:rsid w:val="0084550A"/>
    <w:rsid w:val="00846FDA"/>
    <w:rsid w:val="008471FC"/>
    <w:rsid w:val="00860350"/>
    <w:rsid w:val="00866C20"/>
    <w:rsid w:val="00870C17"/>
    <w:rsid w:val="00872E60"/>
    <w:rsid w:val="008758F6"/>
    <w:rsid w:val="00883CCA"/>
    <w:rsid w:val="008A39CD"/>
    <w:rsid w:val="008C33B3"/>
    <w:rsid w:val="008D50DB"/>
    <w:rsid w:val="008D5880"/>
    <w:rsid w:val="008E5A5F"/>
    <w:rsid w:val="00902757"/>
    <w:rsid w:val="009074DA"/>
    <w:rsid w:val="00922BEC"/>
    <w:rsid w:val="009338A9"/>
    <w:rsid w:val="00935DE1"/>
    <w:rsid w:val="00940827"/>
    <w:rsid w:val="00950E97"/>
    <w:rsid w:val="00956529"/>
    <w:rsid w:val="00966011"/>
    <w:rsid w:val="00976063"/>
    <w:rsid w:val="0098075A"/>
    <w:rsid w:val="00990909"/>
    <w:rsid w:val="00995723"/>
    <w:rsid w:val="009A2963"/>
    <w:rsid w:val="009A4EA9"/>
    <w:rsid w:val="009B7BFC"/>
    <w:rsid w:val="009D18F7"/>
    <w:rsid w:val="009E2DF2"/>
    <w:rsid w:val="009E4ACD"/>
    <w:rsid w:val="009E5ECD"/>
    <w:rsid w:val="009F4497"/>
    <w:rsid w:val="00A01E84"/>
    <w:rsid w:val="00A1290F"/>
    <w:rsid w:val="00A169D9"/>
    <w:rsid w:val="00A229ED"/>
    <w:rsid w:val="00A232ED"/>
    <w:rsid w:val="00A2741A"/>
    <w:rsid w:val="00A322FE"/>
    <w:rsid w:val="00A403FE"/>
    <w:rsid w:val="00A4175C"/>
    <w:rsid w:val="00A430C2"/>
    <w:rsid w:val="00A44318"/>
    <w:rsid w:val="00A45755"/>
    <w:rsid w:val="00A45779"/>
    <w:rsid w:val="00A578F5"/>
    <w:rsid w:val="00A6113F"/>
    <w:rsid w:val="00A64CCF"/>
    <w:rsid w:val="00A67D9C"/>
    <w:rsid w:val="00AA1D8D"/>
    <w:rsid w:val="00AA7833"/>
    <w:rsid w:val="00AC6489"/>
    <w:rsid w:val="00AC663A"/>
    <w:rsid w:val="00AD0E47"/>
    <w:rsid w:val="00AD6835"/>
    <w:rsid w:val="00B00016"/>
    <w:rsid w:val="00B1774F"/>
    <w:rsid w:val="00B17B20"/>
    <w:rsid w:val="00B22820"/>
    <w:rsid w:val="00B31A26"/>
    <w:rsid w:val="00B32E9C"/>
    <w:rsid w:val="00B47730"/>
    <w:rsid w:val="00B577FE"/>
    <w:rsid w:val="00B80C73"/>
    <w:rsid w:val="00B81D1F"/>
    <w:rsid w:val="00BB375C"/>
    <w:rsid w:val="00BB6977"/>
    <w:rsid w:val="00BB6B69"/>
    <w:rsid w:val="00BD21B1"/>
    <w:rsid w:val="00BE1464"/>
    <w:rsid w:val="00BE7591"/>
    <w:rsid w:val="00C028B5"/>
    <w:rsid w:val="00C11F7F"/>
    <w:rsid w:val="00C37011"/>
    <w:rsid w:val="00C378A9"/>
    <w:rsid w:val="00C4140C"/>
    <w:rsid w:val="00C45A82"/>
    <w:rsid w:val="00C57043"/>
    <w:rsid w:val="00C70C05"/>
    <w:rsid w:val="00C8690A"/>
    <w:rsid w:val="00C9252F"/>
    <w:rsid w:val="00C95CE4"/>
    <w:rsid w:val="00C97003"/>
    <w:rsid w:val="00CA6737"/>
    <w:rsid w:val="00CB0664"/>
    <w:rsid w:val="00CB7070"/>
    <w:rsid w:val="00CC25A6"/>
    <w:rsid w:val="00CC6771"/>
    <w:rsid w:val="00CD4AFD"/>
    <w:rsid w:val="00CD7003"/>
    <w:rsid w:val="00CE1C9E"/>
    <w:rsid w:val="00CF630C"/>
    <w:rsid w:val="00D028F6"/>
    <w:rsid w:val="00D15D77"/>
    <w:rsid w:val="00D23B05"/>
    <w:rsid w:val="00D300BE"/>
    <w:rsid w:val="00D34E00"/>
    <w:rsid w:val="00D443B2"/>
    <w:rsid w:val="00D44784"/>
    <w:rsid w:val="00D64A25"/>
    <w:rsid w:val="00D66DAC"/>
    <w:rsid w:val="00D821EE"/>
    <w:rsid w:val="00D846CE"/>
    <w:rsid w:val="00D8473C"/>
    <w:rsid w:val="00D9574D"/>
    <w:rsid w:val="00DB14FA"/>
    <w:rsid w:val="00DC3328"/>
    <w:rsid w:val="00DD3248"/>
    <w:rsid w:val="00DE3985"/>
    <w:rsid w:val="00DF33A7"/>
    <w:rsid w:val="00E06A0F"/>
    <w:rsid w:val="00E11540"/>
    <w:rsid w:val="00E124FB"/>
    <w:rsid w:val="00E14011"/>
    <w:rsid w:val="00E2BC3E"/>
    <w:rsid w:val="00E305DB"/>
    <w:rsid w:val="00E31E90"/>
    <w:rsid w:val="00E42181"/>
    <w:rsid w:val="00E42A1D"/>
    <w:rsid w:val="00E42FB0"/>
    <w:rsid w:val="00E56279"/>
    <w:rsid w:val="00E60090"/>
    <w:rsid w:val="00E84093"/>
    <w:rsid w:val="00E923E2"/>
    <w:rsid w:val="00E9283F"/>
    <w:rsid w:val="00EA3E58"/>
    <w:rsid w:val="00EB09CD"/>
    <w:rsid w:val="00EB0DA2"/>
    <w:rsid w:val="00EC497D"/>
    <w:rsid w:val="00ED040A"/>
    <w:rsid w:val="00ED1AE8"/>
    <w:rsid w:val="00ED1D03"/>
    <w:rsid w:val="00ED22EA"/>
    <w:rsid w:val="00ED7A9A"/>
    <w:rsid w:val="00F1091C"/>
    <w:rsid w:val="00F141D2"/>
    <w:rsid w:val="00F166EE"/>
    <w:rsid w:val="00F37C01"/>
    <w:rsid w:val="00F43ED3"/>
    <w:rsid w:val="00F513BB"/>
    <w:rsid w:val="00F56664"/>
    <w:rsid w:val="00F67AB2"/>
    <w:rsid w:val="00F71811"/>
    <w:rsid w:val="00F71B15"/>
    <w:rsid w:val="00F737F4"/>
    <w:rsid w:val="00F826DA"/>
    <w:rsid w:val="00FA4BE2"/>
    <w:rsid w:val="00FA78FE"/>
    <w:rsid w:val="00FC145F"/>
    <w:rsid w:val="00FC2391"/>
    <w:rsid w:val="00FC693F"/>
    <w:rsid w:val="00FE0E5D"/>
    <w:rsid w:val="00FF43F1"/>
    <w:rsid w:val="013A4806"/>
    <w:rsid w:val="01580D5A"/>
    <w:rsid w:val="01F71DB6"/>
    <w:rsid w:val="023D502A"/>
    <w:rsid w:val="0255D075"/>
    <w:rsid w:val="026E3618"/>
    <w:rsid w:val="02B131A4"/>
    <w:rsid w:val="0314DD17"/>
    <w:rsid w:val="032F08E1"/>
    <w:rsid w:val="033A179E"/>
    <w:rsid w:val="03615986"/>
    <w:rsid w:val="03ADF09C"/>
    <w:rsid w:val="0426026B"/>
    <w:rsid w:val="0435F592"/>
    <w:rsid w:val="048F83C3"/>
    <w:rsid w:val="04B879E2"/>
    <w:rsid w:val="04C31A7D"/>
    <w:rsid w:val="04CFD401"/>
    <w:rsid w:val="04DA2208"/>
    <w:rsid w:val="04E01142"/>
    <w:rsid w:val="04E552C1"/>
    <w:rsid w:val="04E8DBB7"/>
    <w:rsid w:val="04E9C28C"/>
    <w:rsid w:val="04EEB8B8"/>
    <w:rsid w:val="05117F04"/>
    <w:rsid w:val="0551EB71"/>
    <w:rsid w:val="05669E11"/>
    <w:rsid w:val="0589CAE4"/>
    <w:rsid w:val="0591C206"/>
    <w:rsid w:val="0607BC92"/>
    <w:rsid w:val="066D2E27"/>
    <w:rsid w:val="06B2A797"/>
    <w:rsid w:val="06E81825"/>
    <w:rsid w:val="07170F52"/>
    <w:rsid w:val="071DCDCF"/>
    <w:rsid w:val="0795CEB1"/>
    <w:rsid w:val="07C37307"/>
    <w:rsid w:val="07EE2885"/>
    <w:rsid w:val="080E39B1"/>
    <w:rsid w:val="08470875"/>
    <w:rsid w:val="084CCB18"/>
    <w:rsid w:val="087ECB52"/>
    <w:rsid w:val="08BCF724"/>
    <w:rsid w:val="08C13440"/>
    <w:rsid w:val="08DC76E5"/>
    <w:rsid w:val="08E13E2B"/>
    <w:rsid w:val="08E1CA6D"/>
    <w:rsid w:val="091F4E09"/>
    <w:rsid w:val="092204A8"/>
    <w:rsid w:val="095FCD2C"/>
    <w:rsid w:val="097C4748"/>
    <w:rsid w:val="09C9DBC1"/>
    <w:rsid w:val="09F3D8BF"/>
    <w:rsid w:val="0A0DAFB4"/>
    <w:rsid w:val="0A26DADF"/>
    <w:rsid w:val="0AB910F2"/>
    <w:rsid w:val="0ACAB268"/>
    <w:rsid w:val="0B1AB2C2"/>
    <w:rsid w:val="0B3C6C42"/>
    <w:rsid w:val="0B42D223"/>
    <w:rsid w:val="0B625D33"/>
    <w:rsid w:val="0B88FE5E"/>
    <w:rsid w:val="0BA7E64E"/>
    <w:rsid w:val="0BB09F5E"/>
    <w:rsid w:val="0BCBFB7A"/>
    <w:rsid w:val="0BD668A7"/>
    <w:rsid w:val="0C108023"/>
    <w:rsid w:val="0C280363"/>
    <w:rsid w:val="0C3DFA74"/>
    <w:rsid w:val="0C47EB3E"/>
    <w:rsid w:val="0C9C6C32"/>
    <w:rsid w:val="0CFD503D"/>
    <w:rsid w:val="0D050FD3"/>
    <w:rsid w:val="0D0A4A04"/>
    <w:rsid w:val="0D32B432"/>
    <w:rsid w:val="0D3C253A"/>
    <w:rsid w:val="0D77BB8B"/>
    <w:rsid w:val="0D9245F6"/>
    <w:rsid w:val="0DAA024C"/>
    <w:rsid w:val="0DC44476"/>
    <w:rsid w:val="0DC9D7C8"/>
    <w:rsid w:val="0DD3CAA6"/>
    <w:rsid w:val="0E010B18"/>
    <w:rsid w:val="0E7558D8"/>
    <w:rsid w:val="0EC5755F"/>
    <w:rsid w:val="0ECAD3DE"/>
    <w:rsid w:val="0ED9CDBC"/>
    <w:rsid w:val="0EE18149"/>
    <w:rsid w:val="0F0E7ED1"/>
    <w:rsid w:val="0F94C3F5"/>
    <w:rsid w:val="0FD3D5C7"/>
    <w:rsid w:val="1016C107"/>
    <w:rsid w:val="10A5A295"/>
    <w:rsid w:val="10AAC734"/>
    <w:rsid w:val="10B36A4F"/>
    <w:rsid w:val="110EA22F"/>
    <w:rsid w:val="1139B489"/>
    <w:rsid w:val="113C945A"/>
    <w:rsid w:val="1164938D"/>
    <w:rsid w:val="11DBEC60"/>
    <w:rsid w:val="1208A6D1"/>
    <w:rsid w:val="1239311E"/>
    <w:rsid w:val="1254EAF0"/>
    <w:rsid w:val="12C58F98"/>
    <w:rsid w:val="12D1087E"/>
    <w:rsid w:val="12D6731F"/>
    <w:rsid w:val="132B1BDA"/>
    <w:rsid w:val="13412EE6"/>
    <w:rsid w:val="13783CF8"/>
    <w:rsid w:val="14B3BE3B"/>
    <w:rsid w:val="14D27129"/>
    <w:rsid w:val="14FAABC7"/>
    <w:rsid w:val="15260FE7"/>
    <w:rsid w:val="153A6624"/>
    <w:rsid w:val="15720C3E"/>
    <w:rsid w:val="157C0E08"/>
    <w:rsid w:val="16001B78"/>
    <w:rsid w:val="162708F7"/>
    <w:rsid w:val="165BD701"/>
    <w:rsid w:val="16FAF7AF"/>
    <w:rsid w:val="16FB51A3"/>
    <w:rsid w:val="1755B661"/>
    <w:rsid w:val="17B62676"/>
    <w:rsid w:val="181DD388"/>
    <w:rsid w:val="1826C875"/>
    <w:rsid w:val="1857CA26"/>
    <w:rsid w:val="185BC795"/>
    <w:rsid w:val="18877254"/>
    <w:rsid w:val="18A595E7"/>
    <w:rsid w:val="18BBE9DC"/>
    <w:rsid w:val="19156FA4"/>
    <w:rsid w:val="19523683"/>
    <w:rsid w:val="195E711F"/>
    <w:rsid w:val="196740DD"/>
    <w:rsid w:val="19821B4F"/>
    <w:rsid w:val="19F417CA"/>
    <w:rsid w:val="1A0B5323"/>
    <w:rsid w:val="1A23E467"/>
    <w:rsid w:val="1A49A03E"/>
    <w:rsid w:val="1B4EB4E6"/>
    <w:rsid w:val="1B738821"/>
    <w:rsid w:val="1B7D6F53"/>
    <w:rsid w:val="1BB0F814"/>
    <w:rsid w:val="1BF48653"/>
    <w:rsid w:val="1C47A061"/>
    <w:rsid w:val="1C87FF16"/>
    <w:rsid w:val="1C952E69"/>
    <w:rsid w:val="1CAD73A8"/>
    <w:rsid w:val="1CC339AA"/>
    <w:rsid w:val="1CD0C7B4"/>
    <w:rsid w:val="1D2DA267"/>
    <w:rsid w:val="1D495A3E"/>
    <w:rsid w:val="1D5F0E5A"/>
    <w:rsid w:val="1E0C283E"/>
    <w:rsid w:val="1E11A843"/>
    <w:rsid w:val="1E73CEA8"/>
    <w:rsid w:val="1E964DEA"/>
    <w:rsid w:val="1EB49CC9"/>
    <w:rsid w:val="1EF33E5C"/>
    <w:rsid w:val="1F80C63B"/>
    <w:rsid w:val="1FFECA44"/>
    <w:rsid w:val="200EFC27"/>
    <w:rsid w:val="202AE442"/>
    <w:rsid w:val="20507886"/>
    <w:rsid w:val="205B4D1A"/>
    <w:rsid w:val="20753029"/>
    <w:rsid w:val="207D96E3"/>
    <w:rsid w:val="208FF6CE"/>
    <w:rsid w:val="20DE74F7"/>
    <w:rsid w:val="21265991"/>
    <w:rsid w:val="21B3933A"/>
    <w:rsid w:val="21FCEE25"/>
    <w:rsid w:val="21FF441B"/>
    <w:rsid w:val="228986EC"/>
    <w:rsid w:val="228CF072"/>
    <w:rsid w:val="22BAF0CA"/>
    <w:rsid w:val="2314FDE9"/>
    <w:rsid w:val="232C1FFB"/>
    <w:rsid w:val="2369992F"/>
    <w:rsid w:val="23B8E61A"/>
    <w:rsid w:val="23CA083F"/>
    <w:rsid w:val="23DD291E"/>
    <w:rsid w:val="23F926C2"/>
    <w:rsid w:val="240E7E6A"/>
    <w:rsid w:val="2423899A"/>
    <w:rsid w:val="242CB399"/>
    <w:rsid w:val="247EA1D1"/>
    <w:rsid w:val="249D5CC8"/>
    <w:rsid w:val="24BFCEB9"/>
    <w:rsid w:val="24C8C466"/>
    <w:rsid w:val="24D486E5"/>
    <w:rsid w:val="24D6054D"/>
    <w:rsid w:val="25229DCF"/>
    <w:rsid w:val="257F7CE4"/>
    <w:rsid w:val="25A13072"/>
    <w:rsid w:val="25B11E77"/>
    <w:rsid w:val="25E814D2"/>
    <w:rsid w:val="2645394E"/>
    <w:rsid w:val="26786AE3"/>
    <w:rsid w:val="272DDD82"/>
    <w:rsid w:val="27C2040E"/>
    <w:rsid w:val="2886281A"/>
    <w:rsid w:val="28B81B67"/>
    <w:rsid w:val="28D7074D"/>
    <w:rsid w:val="28F86140"/>
    <w:rsid w:val="291BB3E9"/>
    <w:rsid w:val="296817E9"/>
    <w:rsid w:val="29AB2FF4"/>
    <w:rsid w:val="29BE38AF"/>
    <w:rsid w:val="2A3891ED"/>
    <w:rsid w:val="2A828A5C"/>
    <w:rsid w:val="2ADF3725"/>
    <w:rsid w:val="2AE068AE"/>
    <w:rsid w:val="2AE1DBCE"/>
    <w:rsid w:val="2B11600B"/>
    <w:rsid w:val="2B35A3A0"/>
    <w:rsid w:val="2B746F01"/>
    <w:rsid w:val="2BE5E8FE"/>
    <w:rsid w:val="2C09B7EE"/>
    <w:rsid w:val="2C135369"/>
    <w:rsid w:val="2C702996"/>
    <w:rsid w:val="2C8AFCE8"/>
    <w:rsid w:val="2CAEE4C4"/>
    <w:rsid w:val="2CC1E22F"/>
    <w:rsid w:val="2CDBD578"/>
    <w:rsid w:val="2D3C3C1D"/>
    <w:rsid w:val="2D4388E4"/>
    <w:rsid w:val="2D6AEBFD"/>
    <w:rsid w:val="2D716D05"/>
    <w:rsid w:val="2D74A9B5"/>
    <w:rsid w:val="2DB65F49"/>
    <w:rsid w:val="2DB6615A"/>
    <w:rsid w:val="2DC899A7"/>
    <w:rsid w:val="2DE0C3B8"/>
    <w:rsid w:val="2DEB29DA"/>
    <w:rsid w:val="2DEFE0E7"/>
    <w:rsid w:val="2E0606B3"/>
    <w:rsid w:val="2E341627"/>
    <w:rsid w:val="2E5399D0"/>
    <w:rsid w:val="2E73E661"/>
    <w:rsid w:val="2EAD58F6"/>
    <w:rsid w:val="2EAFF86C"/>
    <w:rsid w:val="2ECE6EC3"/>
    <w:rsid w:val="2ED040FE"/>
    <w:rsid w:val="2EE2A8C1"/>
    <w:rsid w:val="2EE2ABEE"/>
    <w:rsid w:val="2EFC0574"/>
    <w:rsid w:val="2F07ABD7"/>
    <w:rsid w:val="2F0A79B6"/>
    <w:rsid w:val="2F18FE9B"/>
    <w:rsid w:val="2F19F905"/>
    <w:rsid w:val="2F447281"/>
    <w:rsid w:val="2F690A28"/>
    <w:rsid w:val="2F7AE959"/>
    <w:rsid w:val="309C0D7D"/>
    <w:rsid w:val="30AE5D7E"/>
    <w:rsid w:val="30B34FEA"/>
    <w:rsid w:val="30D978A9"/>
    <w:rsid w:val="30E8FB29"/>
    <w:rsid w:val="30FD9A15"/>
    <w:rsid w:val="310325C6"/>
    <w:rsid w:val="31154BD6"/>
    <w:rsid w:val="31228E21"/>
    <w:rsid w:val="312E9329"/>
    <w:rsid w:val="3174D298"/>
    <w:rsid w:val="32067E7D"/>
    <w:rsid w:val="32219D6A"/>
    <w:rsid w:val="3240326F"/>
    <w:rsid w:val="325C614F"/>
    <w:rsid w:val="328B653B"/>
    <w:rsid w:val="32C5F3C4"/>
    <w:rsid w:val="33219A16"/>
    <w:rsid w:val="332BFD60"/>
    <w:rsid w:val="335F6E55"/>
    <w:rsid w:val="33AA29EB"/>
    <w:rsid w:val="33F2E330"/>
    <w:rsid w:val="346B2750"/>
    <w:rsid w:val="34AA1064"/>
    <w:rsid w:val="34AC828B"/>
    <w:rsid w:val="34BC8584"/>
    <w:rsid w:val="34D6DEF4"/>
    <w:rsid w:val="34DC5C14"/>
    <w:rsid w:val="34DE3258"/>
    <w:rsid w:val="34FA5BB8"/>
    <w:rsid w:val="34FBC091"/>
    <w:rsid w:val="35340B5E"/>
    <w:rsid w:val="353F60F5"/>
    <w:rsid w:val="354EDC96"/>
    <w:rsid w:val="36161049"/>
    <w:rsid w:val="368AC44C"/>
    <w:rsid w:val="369DDF3C"/>
    <w:rsid w:val="36A9F86C"/>
    <w:rsid w:val="36BC58E4"/>
    <w:rsid w:val="36BFB1B1"/>
    <w:rsid w:val="36CAA400"/>
    <w:rsid w:val="371D7CEB"/>
    <w:rsid w:val="3759DAE8"/>
    <w:rsid w:val="375CD7EA"/>
    <w:rsid w:val="37D1FEED"/>
    <w:rsid w:val="37F18ED2"/>
    <w:rsid w:val="381826B9"/>
    <w:rsid w:val="3842370C"/>
    <w:rsid w:val="386602C4"/>
    <w:rsid w:val="386FE010"/>
    <w:rsid w:val="38C55D8C"/>
    <w:rsid w:val="38C7EB8D"/>
    <w:rsid w:val="3919B4C9"/>
    <w:rsid w:val="39786706"/>
    <w:rsid w:val="39962605"/>
    <w:rsid w:val="39FC28BE"/>
    <w:rsid w:val="3A34FCE9"/>
    <w:rsid w:val="3B43AB95"/>
    <w:rsid w:val="3B9D8D78"/>
    <w:rsid w:val="3C06ACD1"/>
    <w:rsid w:val="3C0EAE02"/>
    <w:rsid w:val="3C2FB924"/>
    <w:rsid w:val="3C4D3F8F"/>
    <w:rsid w:val="3C5B2D28"/>
    <w:rsid w:val="3C5FC521"/>
    <w:rsid w:val="3C70FFDB"/>
    <w:rsid w:val="3CC26E81"/>
    <w:rsid w:val="3D0B832E"/>
    <w:rsid w:val="3D1EA37F"/>
    <w:rsid w:val="3D64377F"/>
    <w:rsid w:val="3D6C34E5"/>
    <w:rsid w:val="3D8348FA"/>
    <w:rsid w:val="3E27D1F6"/>
    <w:rsid w:val="3E4A211B"/>
    <w:rsid w:val="3E50EF6B"/>
    <w:rsid w:val="3ED78B59"/>
    <w:rsid w:val="3EFEE2E1"/>
    <w:rsid w:val="3FA38B97"/>
    <w:rsid w:val="3FBCF838"/>
    <w:rsid w:val="3FBF4D9B"/>
    <w:rsid w:val="3FCA6B01"/>
    <w:rsid w:val="3FDD14D8"/>
    <w:rsid w:val="40987D98"/>
    <w:rsid w:val="40E1BFA7"/>
    <w:rsid w:val="40E99899"/>
    <w:rsid w:val="413BBCFB"/>
    <w:rsid w:val="4146E22B"/>
    <w:rsid w:val="4147B641"/>
    <w:rsid w:val="416E6DB7"/>
    <w:rsid w:val="41B587AF"/>
    <w:rsid w:val="41C0C821"/>
    <w:rsid w:val="41E45C5C"/>
    <w:rsid w:val="4224B0E5"/>
    <w:rsid w:val="4235D1F5"/>
    <w:rsid w:val="424BCD0A"/>
    <w:rsid w:val="426A2594"/>
    <w:rsid w:val="426C148C"/>
    <w:rsid w:val="42772873"/>
    <w:rsid w:val="42870926"/>
    <w:rsid w:val="42AFB5C6"/>
    <w:rsid w:val="42B4E58C"/>
    <w:rsid w:val="42B87629"/>
    <w:rsid w:val="43B1D205"/>
    <w:rsid w:val="43FF1BCE"/>
    <w:rsid w:val="4453BDBE"/>
    <w:rsid w:val="44C42D32"/>
    <w:rsid w:val="454C1625"/>
    <w:rsid w:val="455903A8"/>
    <w:rsid w:val="45F65651"/>
    <w:rsid w:val="463BAF79"/>
    <w:rsid w:val="4702E038"/>
    <w:rsid w:val="47295846"/>
    <w:rsid w:val="474561DD"/>
    <w:rsid w:val="476CD60A"/>
    <w:rsid w:val="47C24EDD"/>
    <w:rsid w:val="47DDB182"/>
    <w:rsid w:val="480F4127"/>
    <w:rsid w:val="487E029F"/>
    <w:rsid w:val="48A55203"/>
    <w:rsid w:val="48B9BCA8"/>
    <w:rsid w:val="48BDE360"/>
    <w:rsid w:val="48F4A403"/>
    <w:rsid w:val="491C6BE4"/>
    <w:rsid w:val="498AEF8F"/>
    <w:rsid w:val="499C8519"/>
    <w:rsid w:val="499D4C76"/>
    <w:rsid w:val="49A19892"/>
    <w:rsid w:val="49B4CF4B"/>
    <w:rsid w:val="49C0CD14"/>
    <w:rsid w:val="49EC9812"/>
    <w:rsid w:val="49FE2989"/>
    <w:rsid w:val="49FF1098"/>
    <w:rsid w:val="4A0C29DE"/>
    <w:rsid w:val="4A604DEC"/>
    <w:rsid w:val="4A8B3112"/>
    <w:rsid w:val="4AB2D0C6"/>
    <w:rsid w:val="4ABD358E"/>
    <w:rsid w:val="4B7069DC"/>
    <w:rsid w:val="4C192F37"/>
    <w:rsid w:val="4C23A6A2"/>
    <w:rsid w:val="4C3323C9"/>
    <w:rsid w:val="4C3DF1EB"/>
    <w:rsid w:val="4C7B436E"/>
    <w:rsid w:val="4C8F69B9"/>
    <w:rsid w:val="4CBDEF38"/>
    <w:rsid w:val="4D0BAA3C"/>
    <w:rsid w:val="4D2B0978"/>
    <w:rsid w:val="4D351BC2"/>
    <w:rsid w:val="4D50C213"/>
    <w:rsid w:val="4D553949"/>
    <w:rsid w:val="4D72844D"/>
    <w:rsid w:val="4DDCDBCD"/>
    <w:rsid w:val="4DE310AA"/>
    <w:rsid w:val="4DF0F17B"/>
    <w:rsid w:val="4E1A9DD5"/>
    <w:rsid w:val="4E2B58FC"/>
    <w:rsid w:val="4E49EA0D"/>
    <w:rsid w:val="4EA79DEF"/>
    <w:rsid w:val="4EC19E3A"/>
    <w:rsid w:val="4EE4ED3D"/>
    <w:rsid w:val="4F06A675"/>
    <w:rsid w:val="4F07CA88"/>
    <w:rsid w:val="4F1CEEDF"/>
    <w:rsid w:val="4F26B9B9"/>
    <w:rsid w:val="4F853F21"/>
    <w:rsid w:val="4F88B5FB"/>
    <w:rsid w:val="4FB394EF"/>
    <w:rsid w:val="5014F819"/>
    <w:rsid w:val="501EE6DC"/>
    <w:rsid w:val="50522D8F"/>
    <w:rsid w:val="50927C5C"/>
    <w:rsid w:val="50B100A8"/>
    <w:rsid w:val="50FCBD2A"/>
    <w:rsid w:val="51025D8A"/>
    <w:rsid w:val="5119BB4C"/>
    <w:rsid w:val="5123ADED"/>
    <w:rsid w:val="513C52FF"/>
    <w:rsid w:val="51732282"/>
    <w:rsid w:val="51A0D0D2"/>
    <w:rsid w:val="51D7FB79"/>
    <w:rsid w:val="51DE2269"/>
    <w:rsid w:val="51F30DD3"/>
    <w:rsid w:val="5224C4E6"/>
    <w:rsid w:val="5252FC26"/>
    <w:rsid w:val="525B62DF"/>
    <w:rsid w:val="525E83B9"/>
    <w:rsid w:val="528FE55B"/>
    <w:rsid w:val="52BC0A09"/>
    <w:rsid w:val="52BC4A4D"/>
    <w:rsid w:val="52C48609"/>
    <w:rsid w:val="52FBEA37"/>
    <w:rsid w:val="530BC02A"/>
    <w:rsid w:val="531061C0"/>
    <w:rsid w:val="5315AFBA"/>
    <w:rsid w:val="533A6D8F"/>
    <w:rsid w:val="53821D39"/>
    <w:rsid w:val="53B8DA35"/>
    <w:rsid w:val="53D542DE"/>
    <w:rsid w:val="5490A350"/>
    <w:rsid w:val="549378FC"/>
    <w:rsid w:val="54C7A389"/>
    <w:rsid w:val="5511AF84"/>
    <w:rsid w:val="5571DBD2"/>
    <w:rsid w:val="560E271F"/>
    <w:rsid w:val="56320F91"/>
    <w:rsid w:val="566C0A14"/>
    <w:rsid w:val="56781415"/>
    <w:rsid w:val="56B5F463"/>
    <w:rsid w:val="572CC965"/>
    <w:rsid w:val="57523AB6"/>
    <w:rsid w:val="57AF5941"/>
    <w:rsid w:val="57BAA071"/>
    <w:rsid w:val="57EB2E6D"/>
    <w:rsid w:val="5897D6DD"/>
    <w:rsid w:val="58A580BF"/>
    <w:rsid w:val="59673817"/>
    <w:rsid w:val="59D58E1C"/>
    <w:rsid w:val="59FE6106"/>
    <w:rsid w:val="5A11C2D0"/>
    <w:rsid w:val="5A5CEA82"/>
    <w:rsid w:val="5AD077E6"/>
    <w:rsid w:val="5AD09AFC"/>
    <w:rsid w:val="5AE51BDA"/>
    <w:rsid w:val="5B039849"/>
    <w:rsid w:val="5B0FD8BD"/>
    <w:rsid w:val="5B5DC70E"/>
    <w:rsid w:val="5B8743A8"/>
    <w:rsid w:val="5BE1D315"/>
    <w:rsid w:val="5BE5019A"/>
    <w:rsid w:val="5BF188F7"/>
    <w:rsid w:val="5C023B94"/>
    <w:rsid w:val="5C24B8AC"/>
    <w:rsid w:val="5C45E96F"/>
    <w:rsid w:val="5C77D6D8"/>
    <w:rsid w:val="5CB80179"/>
    <w:rsid w:val="5CCCB1C5"/>
    <w:rsid w:val="5D05B722"/>
    <w:rsid w:val="5D2115B6"/>
    <w:rsid w:val="5D292D40"/>
    <w:rsid w:val="5D3A2CF3"/>
    <w:rsid w:val="5D5F1D46"/>
    <w:rsid w:val="5E2F1326"/>
    <w:rsid w:val="5E4C6A9A"/>
    <w:rsid w:val="5F0C139F"/>
    <w:rsid w:val="5F21388A"/>
    <w:rsid w:val="5F21B375"/>
    <w:rsid w:val="5F24732B"/>
    <w:rsid w:val="5F2F6661"/>
    <w:rsid w:val="5F329AE8"/>
    <w:rsid w:val="5F34FB4A"/>
    <w:rsid w:val="5F36BEB5"/>
    <w:rsid w:val="5F976F13"/>
    <w:rsid w:val="5FA3DBFE"/>
    <w:rsid w:val="5FA4B6AE"/>
    <w:rsid w:val="5FBEA72C"/>
    <w:rsid w:val="601911A2"/>
    <w:rsid w:val="601FA695"/>
    <w:rsid w:val="608D8A17"/>
    <w:rsid w:val="613618FD"/>
    <w:rsid w:val="61466537"/>
    <w:rsid w:val="618FDF6C"/>
    <w:rsid w:val="61C012F9"/>
    <w:rsid w:val="61C6DBAE"/>
    <w:rsid w:val="61E7322D"/>
    <w:rsid w:val="62058E80"/>
    <w:rsid w:val="62383662"/>
    <w:rsid w:val="62994373"/>
    <w:rsid w:val="62D55DBA"/>
    <w:rsid w:val="62E4FE1B"/>
    <w:rsid w:val="62F6A080"/>
    <w:rsid w:val="6313E745"/>
    <w:rsid w:val="6376FD74"/>
    <w:rsid w:val="63A63A67"/>
    <w:rsid w:val="63C22AB4"/>
    <w:rsid w:val="63DB0871"/>
    <w:rsid w:val="6527C945"/>
    <w:rsid w:val="653D5E50"/>
    <w:rsid w:val="654E7ABB"/>
    <w:rsid w:val="654F865D"/>
    <w:rsid w:val="66184AD9"/>
    <w:rsid w:val="66B574B1"/>
    <w:rsid w:val="66F81B32"/>
    <w:rsid w:val="674C1DF8"/>
    <w:rsid w:val="678E5215"/>
    <w:rsid w:val="67C3A625"/>
    <w:rsid w:val="67F630A8"/>
    <w:rsid w:val="67FDC3CF"/>
    <w:rsid w:val="68897E79"/>
    <w:rsid w:val="68BB90F9"/>
    <w:rsid w:val="68BF2D17"/>
    <w:rsid w:val="68C89E8F"/>
    <w:rsid w:val="68CE94EE"/>
    <w:rsid w:val="68FB3278"/>
    <w:rsid w:val="69118508"/>
    <w:rsid w:val="69ACBABF"/>
    <w:rsid w:val="69DE19DC"/>
    <w:rsid w:val="69E47AF4"/>
    <w:rsid w:val="6A2392C9"/>
    <w:rsid w:val="6A8288A5"/>
    <w:rsid w:val="6AA38E72"/>
    <w:rsid w:val="6ABCE53B"/>
    <w:rsid w:val="6AE8604F"/>
    <w:rsid w:val="6AEFC49E"/>
    <w:rsid w:val="6B36BF58"/>
    <w:rsid w:val="6BC82A18"/>
    <w:rsid w:val="6BDBDE65"/>
    <w:rsid w:val="6BF781E7"/>
    <w:rsid w:val="6BFFB3CE"/>
    <w:rsid w:val="6C075F5B"/>
    <w:rsid w:val="6C1EC4F1"/>
    <w:rsid w:val="6C469E04"/>
    <w:rsid w:val="6C677559"/>
    <w:rsid w:val="6C7B2794"/>
    <w:rsid w:val="6C84130E"/>
    <w:rsid w:val="6C92C70C"/>
    <w:rsid w:val="6C966869"/>
    <w:rsid w:val="6D14C926"/>
    <w:rsid w:val="6D43618F"/>
    <w:rsid w:val="6D59DE38"/>
    <w:rsid w:val="6D7CBA61"/>
    <w:rsid w:val="6DC5C1AC"/>
    <w:rsid w:val="6DC666E2"/>
    <w:rsid w:val="6DFCD473"/>
    <w:rsid w:val="6E5B4539"/>
    <w:rsid w:val="6E6F2F4F"/>
    <w:rsid w:val="6F5CB539"/>
    <w:rsid w:val="6F613349"/>
    <w:rsid w:val="6F72ADD5"/>
    <w:rsid w:val="6FF711A9"/>
    <w:rsid w:val="7019A607"/>
    <w:rsid w:val="70608D14"/>
    <w:rsid w:val="706E76EC"/>
    <w:rsid w:val="7083F2DA"/>
    <w:rsid w:val="70E0688C"/>
    <w:rsid w:val="713F01A9"/>
    <w:rsid w:val="718463CF"/>
    <w:rsid w:val="71853B0E"/>
    <w:rsid w:val="71A6447C"/>
    <w:rsid w:val="71F59C8B"/>
    <w:rsid w:val="72143D16"/>
    <w:rsid w:val="7219AEFA"/>
    <w:rsid w:val="727E66F7"/>
    <w:rsid w:val="72B03E5B"/>
    <w:rsid w:val="72EDB99D"/>
    <w:rsid w:val="732383E7"/>
    <w:rsid w:val="7340FC2C"/>
    <w:rsid w:val="7345DD85"/>
    <w:rsid w:val="73AF6ACC"/>
    <w:rsid w:val="73B7A55F"/>
    <w:rsid w:val="742724BE"/>
    <w:rsid w:val="74392C9C"/>
    <w:rsid w:val="743DB7EB"/>
    <w:rsid w:val="7456A3AC"/>
    <w:rsid w:val="7490718B"/>
    <w:rsid w:val="749A66C2"/>
    <w:rsid w:val="74A4FF27"/>
    <w:rsid w:val="74ACA9FA"/>
    <w:rsid w:val="74E7C9FB"/>
    <w:rsid w:val="750DE99B"/>
    <w:rsid w:val="75465CB2"/>
    <w:rsid w:val="756632FD"/>
    <w:rsid w:val="75AC3792"/>
    <w:rsid w:val="75C68E4A"/>
    <w:rsid w:val="75D5D5B8"/>
    <w:rsid w:val="7646C30D"/>
    <w:rsid w:val="76DF0A6A"/>
    <w:rsid w:val="76FEB1C1"/>
    <w:rsid w:val="774BBFFB"/>
    <w:rsid w:val="77AC127A"/>
    <w:rsid w:val="77AD11B7"/>
    <w:rsid w:val="780BE4CA"/>
    <w:rsid w:val="783B8D3A"/>
    <w:rsid w:val="78965E91"/>
    <w:rsid w:val="7898E434"/>
    <w:rsid w:val="78B0E962"/>
    <w:rsid w:val="78B3505A"/>
    <w:rsid w:val="78ECEA64"/>
    <w:rsid w:val="78F147A1"/>
    <w:rsid w:val="79483788"/>
    <w:rsid w:val="79907ED7"/>
    <w:rsid w:val="7990B4F3"/>
    <w:rsid w:val="79AE8E75"/>
    <w:rsid w:val="79C06477"/>
    <w:rsid w:val="79ED04B1"/>
    <w:rsid w:val="7A166AB9"/>
    <w:rsid w:val="7A22DA08"/>
    <w:rsid w:val="7A29A73A"/>
    <w:rsid w:val="7A3CE3DD"/>
    <w:rsid w:val="7A61F54C"/>
    <w:rsid w:val="7A958817"/>
    <w:rsid w:val="7AB96563"/>
    <w:rsid w:val="7ACFCD9B"/>
    <w:rsid w:val="7AD14134"/>
    <w:rsid w:val="7AD8AAEF"/>
    <w:rsid w:val="7AE01943"/>
    <w:rsid w:val="7B0F70F0"/>
    <w:rsid w:val="7B207985"/>
    <w:rsid w:val="7B729391"/>
    <w:rsid w:val="7B7611F0"/>
    <w:rsid w:val="7BA14F22"/>
    <w:rsid w:val="7BA15388"/>
    <w:rsid w:val="7BE60F1B"/>
    <w:rsid w:val="7BEDD7C1"/>
    <w:rsid w:val="7C42BBBD"/>
    <w:rsid w:val="7CA949B0"/>
    <w:rsid w:val="7CAEA7D4"/>
    <w:rsid w:val="7CB9794C"/>
    <w:rsid w:val="7DEC72E8"/>
    <w:rsid w:val="7DFE6F9C"/>
    <w:rsid w:val="7E2A9CA3"/>
    <w:rsid w:val="7E2CBB9E"/>
    <w:rsid w:val="7E54861C"/>
    <w:rsid w:val="7E944B3A"/>
    <w:rsid w:val="7EAC943D"/>
    <w:rsid w:val="7ECF661A"/>
    <w:rsid w:val="7F179433"/>
    <w:rsid w:val="7F22C565"/>
    <w:rsid w:val="7FE55520"/>
    <w:rsid w:val="7FE6D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E097"/>
  <w14:defaultImageDpi w14:val="330"/>
  <w15:docId w15:val="{5DCFAA3D-CE1C-4DE0-A106-1B0EE22D5B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39CD"/>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902757"/>
    <w:rPr>
      <w:sz w:val="16"/>
      <w:szCs w:val="16"/>
    </w:rPr>
  </w:style>
  <w:style w:type="paragraph" w:styleId="CommentText">
    <w:name w:val="Comment Text"/>
    <w:basedOn w:val="Normal"/>
    <w:link w:val="CommentTextChar"/>
    <w:uiPriority w:val="99"/>
    <w:unhideWhenUsed/>
    <w:rsid w:val="00902757"/>
    <w:rPr>
      <w:sz w:val="20"/>
      <w:szCs w:val="20"/>
    </w:rPr>
  </w:style>
  <w:style w:type="character" w:styleId="CommentTextChar" w:customStyle="1">
    <w:name w:val="Comment Text Char"/>
    <w:basedOn w:val="DefaultParagraphFont"/>
    <w:link w:val="CommentText"/>
    <w:uiPriority w:val="99"/>
    <w:rsid w:val="00902757"/>
    <w:rPr>
      <w:sz w:val="20"/>
      <w:szCs w:val="20"/>
    </w:rPr>
  </w:style>
  <w:style w:type="paragraph" w:styleId="CommentSubject">
    <w:name w:val="Comment Subject"/>
    <w:basedOn w:val="CommentText"/>
    <w:next w:val="CommentText"/>
    <w:link w:val="CommentSubjectChar"/>
    <w:uiPriority w:val="99"/>
    <w:semiHidden/>
    <w:unhideWhenUsed/>
    <w:rsid w:val="00902757"/>
    <w:rPr>
      <w:b/>
      <w:bCs/>
    </w:rPr>
  </w:style>
  <w:style w:type="character" w:styleId="CommentSubjectChar" w:customStyle="1">
    <w:name w:val="Comment Subject Char"/>
    <w:basedOn w:val="CommentTextChar"/>
    <w:link w:val="CommentSubject"/>
    <w:uiPriority w:val="99"/>
    <w:semiHidden/>
    <w:rsid w:val="00902757"/>
    <w:rPr>
      <w:b/>
      <w:bCs/>
      <w:sz w:val="20"/>
      <w:szCs w:val="20"/>
    </w:rPr>
  </w:style>
  <w:style w:type="numbering" w:styleId="NoList1" w:customStyle="1">
    <w:name w:val="No List1"/>
    <w:next w:val="NoList"/>
    <w:uiPriority w:val="99"/>
    <w:semiHidden/>
    <w:unhideWhenUsed/>
    <w:rsid w:val="00B81D1F"/>
  </w:style>
  <w:style w:type="character" w:styleId="Mention">
    <w:name w:val="Mention"/>
    <w:basedOn w:val="DefaultParagraphFont"/>
    <w:uiPriority w:val="99"/>
    <w:unhideWhenUsed/>
    <w:rsid w:val="00B577FE"/>
    <w:rPr>
      <w:color w:val="2B579A"/>
      <w:shd w:val="clear" w:color="auto" w:fill="E1DFDD"/>
    </w:rPr>
  </w:style>
  <w:style w:type="paragraph" w:styleId="Revision">
    <w:name w:val="Revision"/>
    <w:hidden/>
    <w:uiPriority w:val="99"/>
    <w:semiHidden/>
    <w:rsid w:val="00271615"/>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glossaryDocument" Target="glossary/document.xml"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image" Target="media/image15.png" Id="rId29" /><Relationship Type="http://schemas.microsoft.com/office/2019/05/relationships/documenttasks" Target="documenttasks/documenttasks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fontTable" Target="fontTable.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microsoft.com/office/2011/relationships/people" Target="people.xml" Id="rId38" /><Relationship Type="http://schemas.openxmlformats.org/officeDocument/2006/relationships/image" Target="/media/image15.png" Id="rId920945158" /><Relationship Type="http://schemas.openxmlformats.org/officeDocument/2006/relationships/image" Target="/media/image16.png" Id="rId1326676176" /><Relationship Type="http://schemas.openxmlformats.org/officeDocument/2006/relationships/image" Target="/media/image17.png" Id="rId290744927" /><Relationship Type="http://schemas.openxmlformats.org/officeDocument/2006/relationships/image" Target="/media/image18.png" Id="rId1107211120" /><Relationship Type="http://schemas.openxmlformats.org/officeDocument/2006/relationships/footer" Target="footer.xml" Id="Rc5b5587a6fe04419" /><Relationship Type="http://schemas.openxmlformats.org/officeDocument/2006/relationships/footer" Target="footer2.xml" Id="R94cd5e11959244d8" /></Relationships>
</file>

<file path=word/documenttasks/documenttasks1.xml><?xml version="1.0" encoding="utf-8"?>
<t:Tasks xmlns:t="http://schemas.microsoft.com/office/tasks/2019/documenttasks" xmlns:oel="http://schemas.microsoft.com/office/2019/extlst">
  <t:Task id="{EC78ABA5-F997-46EC-8A8C-17B3DC9099EE}">
    <t:Anchor>
      <t:Comment id="195312428"/>
    </t:Anchor>
    <t:History>
      <t:Event id="{B1FB4670-F657-4C87-BD0A-381A4E172CBC}" time="2026-04-29T19:09:51.575Z">
        <t:Attribution userId="S::clairec@hkusa.com::2ab16b6c-6ed8-415c-83b9-f054f5a63012" userProvider="AD" userName="Claire Copa"/>
        <t:Anchor>
          <t:Comment id="1702723335"/>
        </t:Anchor>
        <t:Create/>
      </t:Event>
      <t:Event id="{A63127B8-24BC-4B26-ADC6-C651B2860F00}" time="2026-04-29T19:09:51.575Z">
        <t:Attribution userId="S::clairec@hkusa.com::2ab16b6c-6ed8-415c-83b9-f054f5a63012" userProvider="AD" userName="Claire Copa"/>
        <t:Anchor>
          <t:Comment id="1702723335"/>
        </t:Anchor>
        <t:Assign userId="S::brittanyp@hkusa.com::e5f5a57d-4386-4ed9-86b4-edbe8c474edb" userProvider="AD" userName="Brittany Phillips"/>
      </t:Event>
      <t:Event id="{C659BFF8-360B-4795-9215-78BFCDBEB4D9}" time="2026-04-29T19:09:51.575Z">
        <t:Attribution userId="S::clairec@hkusa.com::2ab16b6c-6ed8-415c-83b9-f054f5a63012" userProvider="AD" userName="Claire Copa"/>
        <t:Anchor>
          <t:Comment id="1702723335"/>
        </t:Anchor>
        <t:SetTitle title="@Brittany Phillips is this info just for your purposes or do I need to do anything with these counts before going to CE?"/>
      </t:Event>
      <t:Event id="{798FA603-4ED1-4805-B354-DB76DF15B44F}" time="2026-05-04T18:07:34.183Z">
        <t:Attribution userId="S::clairec@hkusa.com::2ab16b6c-6ed8-415c-83b9-f054f5a63012" userProvider="AD" userName="Claire Cop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FA9562DEA43179FAEE284DCA8C98D"/>
        <w:category>
          <w:name w:val="General"/>
          <w:gallery w:val="placeholder"/>
        </w:category>
        <w:types>
          <w:type w:val="bbPlcHdr"/>
        </w:types>
        <w:behaviors>
          <w:behavior w:val="content"/>
        </w:behaviors>
        <w:guid w:val="{2BABA006-B5D2-4CBD-9870-8E41794BAA80}"/>
      </w:docPartPr>
      <w:docPartBody>
        <w:p xmlns:wp14="http://schemas.microsoft.com/office/word/2010/wordml" w:rsidR="001F6D72" w:rsidP="001F6D72" w:rsidRDefault="001F6D72" w14:paraId="3D07153E" wp14:textId="77777777">
          <w:pPr>
            <w:pStyle w:val="5E6FA9562DEA43179FAEE284DCA8C9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72"/>
    <w:rsid w:val="00003434"/>
    <w:rsid w:val="001F6D72"/>
    <w:rsid w:val="002646AD"/>
    <w:rsid w:val="00347C65"/>
    <w:rsid w:val="00375B96"/>
    <w:rsid w:val="004071EE"/>
    <w:rsid w:val="004203F6"/>
    <w:rsid w:val="004337BD"/>
    <w:rsid w:val="00447312"/>
    <w:rsid w:val="00461A29"/>
    <w:rsid w:val="00597581"/>
    <w:rsid w:val="006A4A98"/>
    <w:rsid w:val="007756A4"/>
    <w:rsid w:val="008F4125"/>
    <w:rsid w:val="00AC66CD"/>
    <w:rsid w:val="00B00016"/>
    <w:rsid w:val="00BF20B9"/>
    <w:rsid w:val="00C4140C"/>
    <w:rsid w:val="00CD5B48"/>
    <w:rsid w:val="00D047CD"/>
    <w:rsid w:val="00D821EE"/>
    <w:rsid w:val="00DC3328"/>
    <w:rsid w:val="00E31E90"/>
    <w:rsid w:val="00E520CF"/>
    <w:rsid w:val="00EF7716"/>
    <w:rsid w:val="00FC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FA9562DEA43179FAEE284DCA8C98D">
    <w:name w:val="5E6FA9562DEA43179FAEE284DCA8C98D"/>
    <w:rsid w:val="001F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C228E3-712E-4480-BB1C-9482016A0241}">
  <ds:schemaRefs>
    <ds:schemaRef ds:uri="http://schemas.microsoft.com/sharepoint/v3/contenttype/forms"/>
  </ds:schemaRefs>
</ds:datastoreItem>
</file>

<file path=customXml/itemProps2.xml><?xml version="1.0" encoding="utf-8"?>
<ds:datastoreItem xmlns:ds="http://schemas.openxmlformats.org/officeDocument/2006/customXml" ds:itemID="{97B040B6-72D1-4B3D-92B4-F35607D068B3}">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0E0C130-EDB4-415D-874A-B0490C5A5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Claire Copa</dc:creator>
  <keywords/>
  <dc:description>generated by python-docx</dc:description>
  <lastModifiedBy>Claire Copa</lastModifiedBy>
  <revision>120</revision>
  <dcterms:created xsi:type="dcterms:W3CDTF">2026-05-22T10:42:00.0000000Z</dcterms:created>
  <dcterms:modified xsi:type="dcterms:W3CDTF">2026-06-18T15:02:19.0444991Z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y fmtid="{D5CDD505-2E9C-101B-9397-08002B2CF9AE}" pid="4" name="GrammarlyDocumentId">
    <vt:lpwstr>138a93a3-7c9d-4fb5-bf96-bde64e04a242</vt:lpwstr>
  </property>
</Properties>
</file>