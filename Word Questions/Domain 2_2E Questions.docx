
<file path=[Content_Types].xml><?xml version="1.0" encoding="utf-8"?>
<Types xmlns="http://schemas.openxmlformats.org/package/2006/content-types">
  <Default Extension="bin"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242C5" w14:textId="77777777" w:rsidR="007607F7" w:rsidRPr="007607F7" w:rsidRDefault="00D028F6" w:rsidP="007607F7">
      <w:pPr>
        <w:pStyle w:val="Heading1"/>
        <w:rPr>
          <w:rStyle w:val="TitleChar"/>
          <w:rFonts w:cstheme="majorHAnsi"/>
          <w:color w:val="365F96"/>
          <w:sz w:val="28"/>
          <w:szCs w:val="28"/>
        </w:rPr>
      </w:pPr>
      <w:commentRangeStart w:id="0"/>
      <w:r w:rsidRPr="007607F7">
        <w:rPr>
          <w:rStyle w:val="TitleChar"/>
          <w:rFonts w:cstheme="majorHAnsi"/>
          <w:color w:val="365F96"/>
          <w:sz w:val="28"/>
          <w:szCs w:val="28"/>
        </w:rPr>
        <w:t xml:space="preserve">Domain </w:t>
      </w:r>
      <w:r w:rsidR="009C714B" w:rsidRPr="007607F7">
        <w:rPr>
          <w:rStyle w:val="TitleChar"/>
          <w:rFonts w:cstheme="majorHAnsi"/>
          <w:color w:val="365F96"/>
          <w:sz w:val="28"/>
          <w:szCs w:val="28"/>
        </w:rPr>
        <w:t>2</w:t>
      </w:r>
      <w:r w:rsidRPr="007607F7">
        <w:rPr>
          <w:rStyle w:val="TitleChar"/>
          <w:rFonts w:cstheme="majorHAnsi"/>
          <w:color w:val="365F96"/>
          <w:sz w:val="28"/>
          <w:szCs w:val="28"/>
        </w:rPr>
        <w:t>:</w:t>
      </w:r>
      <w:r w:rsidR="00746105" w:rsidRPr="007607F7">
        <w:rPr>
          <w:rFonts w:cstheme="majorHAnsi"/>
          <w:color w:val="365F96"/>
        </w:rPr>
        <w:t xml:space="preserve"> </w:t>
      </w:r>
      <w:r w:rsidR="00746105" w:rsidRPr="007607F7">
        <w:rPr>
          <w:rStyle w:val="TitleChar"/>
          <w:rFonts w:cstheme="majorHAnsi"/>
          <w:color w:val="365F96"/>
          <w:sz w:val="28"/>
          <w:szCs w:val="28"/>
        </w:rPr>
        <w:t>Assessment, Evaluation, and Diagnosis</w:t>
      </w:r>
      <w:commentRangeEnd w:id="0"/>
      <w:r w:rsidRPr="007607F7">
        <w:rPr>
          <w:rStyle w:val="CommentReference"/>
          <w:rFonts w:cstheme="majorHAnsi"/>
          <w:color w:val="365F96"/>
          <w:spacing w:val="5"/>
          <w:kern w:val="28"/>
          <w:sz w:val="28"/>
          <w:szCs w:val="28"/>
        </w:rPr>
        <w:commentReference w:id="0"/>
      </w:r>
    </w:p>
    <w:p w14:paraId="04E6F4DD" w14:textId="6CCC3821" w:rsidR="00D028F6" w:rsidRPr="007607F7" w:rsidRDefault="00D028F6" w:rsidP="006A4C53">
      <w:pPr>
        <w:pStyle w:val="Heading2"/>
      </w:pPr>
      <w:r w:rsidRPr="007607F7">
        <w:t xml:space="preserve">Total questions: </w:t>
      </w:r>
      <w:r w:rsidR="00401B67" w:rsidRPr="007607F7">
        <w:t>1</w:t>
      </w:r>
      <w:r w:rsidR="0392B751" w:rsidRPr="007607F7">
        <w:t>59</w:t>
      </w:r>
    </w:p>
    <w:p w14:paraId="6A0367D4" w14:textId="3710C765" w:rsidR="00D028F6" w:rsidRPr="007607F7" w:rsidRDefault="00D028F6" w:rsidP="006A4C53">
      <w:pPr>
        <w:pStyle w:val="Heading2"/>
      </w:pPr>
      <w:r w:rsidRPr="007607F7">
        <w:t xml:space="preserve">Testlets: </w:t>
      </w:r>
      <w:r w:rsidR="009C714B" w:rsidRPr="007607F7">
        <w:t>4</w:t>
      </w:r>
    </w:p>
    <w:p w14:paraId="6AE7AD56" w14:textId="4A40F1A6" w:rsidR="00E124FB" w:rsidRPr="007607F7" w:rsidRDefault="00EB0DA2" w:rsidP="00DE50B6">
      <w:pPr>
        <w:pStyle w:val="Heading2"/>
        <w:spacing w:after="200" w:line="240" w:lineRule="auto"/>
      </w:pPr>
      <w:r>
        <w:t>Multiple Choice Question</w:t>
      </w:r>
    </w:p>
    <w:p w14:paraId="27CF67A7" w14:textId="5A82AEEE" w:rsidR="009C713A" w:rsidRPr="007607F7" w:rsidRDefault="009C713A" w:rsidP="4DA72797">
      <w:pPr>
        <w:spacing w:after="120" w:line="240" w:lineRule="auto"/>
        <w:rPr>
          <w:rFonts w:asciiTheme="majorHAnsi" w:hAnsiTheme="majorHAnsi" w:cstheme="majorBidi"/>
          <w:b/>
          <w:bCs/>
        </w:rPr>
      </w:pPr>
      <w:r w:rsidRPr="27828C27">
        <w:rPr>
          <w:rFonts w:asciiTheme="majorHAnsi" w:hAnsiTheme="majorHAnsi" w:cstheme="majorBidi"/>
          <w:b/>
          <w:bCs/>
        </w:rPr>
        <w:t>1.</w:t>
      </w:r>
      <w:r w:rsidR="12F0A9B4" w:rsidRPr="27828C27">
        <w:rPr>
          <w:rFonts w:asciiTheme="majorHAnsi" w:hAnsiTheme="majorHAnsi" w:cstheme="majorBidi"/>
          <w:b/>
          <w:bCs/>
        </w:rPr>
        <w:t xml:space="preserve"> You are seeing a patient who has complaints of elbow pain and swelling. The patient works a desk job and spends a lot of time resting their elbow</w:t>
      </w:r>
      <w:r w:rsidR="003E2CE6" w:rsidRPr="27828C27">
        <w:rPr>
          <w:rFonts w:asciiTheme="majorHAnsi" w:hAnsiTheme="majorHAnsi" w:cstheme="majorBidi"/>
          <w:b/>
          <w:bCs/>
        </w:rPr>
        <w:t>s</w:t>
      </w:r>
      <w:r w:rsidR="12F0A9B4" w:rsidRPr="27828C27">
        <w:rPr>
          <w:rFonts w:asciiTheme="majorHAnsi" w:hAnsiTheme="majorHAnsi" w:cstheme="majorBidi"/>
          <w:b/>
          <w:bCs/>
        </w:rPr>
        <w:t xml:space="preserve"> on the armrest of their desk chair. You believe this has caused the swelling seen on</w:t>
      </w:r>
      <w:r w:rsidRPr="27828C27">
        <w:rPr>
          <w:rFonts w:asciiTheme="majorHAnsi" w:hAnsiTheme="majorHAnsi" w:cstheme="majorBidi"/>
          <w:b/>
          <w:bCs/>
        </w:rPr>
        <w:t xml:space="preserve"> the elbow pictured</w:t>
      </w:r>
      <w:r w:rsidR="2155990D" w:rsidRPr="27828C27">
        <w:rPr>
          <w:rFonts w:asciiTheme="majorHAnsi" w:hAnsiTheme="majorHAnsi" w:cstheme="majorBidi"/>
          <w:b/>
          <w:bCs/>
        </w:rPr>
        <w:t>. What is the most likely diagnosis for this patient?</w:t>
      </w:r>
    </w:p>
    <w:p w14:paraId="2B1B32EC" w14:textId="45E7C6EE" w:rsidR="74C7DBAE" w:rsidRDefault="74C7DBAE" w:rsidP="4DA72797">
      <w:pPr>
        <w:spacing w:after="80" w:line="480" w:lineRule="auto"/>
        <w:rPr>
          <w:rFonts w:ascii="Calibri" w:eastAsia="Calibri" w:hAnsi="Calibri" w:cs="Calibri"/>
          <w:color w:val="000000" w:themeColor="text1"/>
        </w:rPr>
      </w:pPr>
      <w:r w:rsidRPr="4DA72797">
        <w:rPr>
          <w:rFonts w:asciiTheme="majorHAnsi" w:hAnsiTheme="majorHAnsi" w:cstheme="majorBidi"/>
          <w:b/>
          <w:bCs/>
        </w:rPr>
        <w:t xml:space="preserve">Insert: </w:t>
      </w:r>
      <w:r>
        <w:rPr>
          <w:noProof/>
        </w:rPr>
        <w:drawing>
          <wp:inline distT="0" distB="0" distL="0" distR="0" wp14:anchorId="580E2243" wp14:editId="0FA8ED76">
            <wp:extent cx="2000250" cy="1295400"/>
            <wp:effectExtent l="0" t="0" r="0" b="0"/>
            <wp:docPr id="19748883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888369" name="Picture 1974888369"/>
                    <pic:cNvPicPr/>
                  </pic:nvPicPr>
                  <pic:blipFill>
                    <a:blip r:embed="rId15">
                      <a:extLst>
                        <a:ext uri="{28A0092B-C50C-407E-A947-70E740481C1C}">
                          <a14:useLocalDpi xmlns:a14="http://schemas.microsoft.com/office/drawing/2010/main"/>
                        </a:ext>
                      </a:extLst>
                    </a:blip>
                    <a:stretch>
                      <a:fillRect/>
                    </a:stretch>
                  </pic:blipFill>
                  <pic:spPr>
                    <a:xfrm>
                      <a:off x="0" y="0"/>
                      <a:ext cx="2000250" cy="1295400"/>
                    </a:xfrm>
                    <a:prstGeom prst="rect">
                      <a:avLst/>
                    </a:prstGeom>
                  </pic:spPr>
                </pic:pic>
              </a:graphicData>
            </a:graphic>
          </wp:inline>
        </w:drawing>
      </w:r>
    </w:p>
    <w:p w14:paraId="09B7C5DB" w14:textId="019E3C7A" w:rsidR="74C7DBAE" w:rsidRDefault="74C7DBAE" w:rsidP="4DA72797">
      <w:pPr>
        <w:spacing w:after="80" w:line="480" w:lineRule="auto"/>
        <w:rPr>
          <w:rFonts w:ascii="Calibri" w:eastAsia="Calibri" w:hAnsi="Calibri" w:cs="Calibri"/>
          <w:color w:val="000000" w:themeColor="text1"/>
        </w:rPr>
      </w:pPr>
      <w:r w:rsidRPr="4DA72797">
        <w:rPr>
          <w:rFonts w:ascii="Calibri" w:eastAsia="Calibri" w:hAnsi="Calibri" w:cs="Calibri"/>
          <w:b/>
          <w:bCs/>
          <w:color w:val="000000" w:themeColor="text1"/>
        </w:rPr>
        <w:t>\P 05.02 ID701183\</w:t>
      </w:r>
    </w:p>
    <w:p w14:paraId="23BE67BB" w14:textId="7F48610F" w:rsidR="4DA72797" w:rsidRDefault="4DA72797" w:rsidP="4DA72797">
      <w:pPr>
        <w:spacing w:after="120" w:line="240" w:lineRule="auto"/>
        <w:rPr>
          <w:rFonts w:asciiTheme="majorHAnsi" w:hAnsiTheme="majorHAnsi" w:cstheme="majorBidi"/>
          <w:b/>
          <w:bCs/>
        </w:rPr>
      </w:pPr>
    </w:p>
    <w:p w14:paraId="7207D1D3" w14:textId="203131DF" w:rsidR="003E2CE6" w:rsidRPr="007607F7" w:rsidRDefault="003E2CE6" w:rsidP="27828C27">
      <w:pPr>
        <w:spacing w:after="0" w:line="240" w:lineRule="auto"/>
        <w:ind w:left="357"/>
        <w:rPr>
          <w:rFonts w:asciiTheme="majorHAnsi" w:hAnsiTheme="majorHAnsi" w:cstheme="majorBidi"/>
        </w:rPr>
      </w:pPr>
      <w:r w:rsidRPr="27828C27">
        <w:rPr>
          <w:rFonts w:asciiTheme="majorHAnsi" w:hAnsiTheme="majorHAnsi" w:cstheme="majorBidi"/>
        </w:rPr>
        <w:t>a</w:t>
      </w:r>
      <w:r w:rsidR="009C713A" w:rsidRPr="27828C27">
        <w:rPr>
          <w:rFonts w:asciiTheme="majorHAnsi" w:hAnsiTheme="majorHAnsi" w:cstheme="majorBidi"/>
        </w:rPr>
        <w:t xml:space="preserve">. </w:t>
      </w:r>
      <w:r w:rsidR="7558B8C3" w:rsidRPr="27828C27">
        <w:rPr>
          <w:rFonts w:asciiTheme="majorHAnsi" w:hAnsiTheme="majorHAnsi" w:cstheme="majorBidi"/>
        </w:rPr>
        <w:t>Lateral epicondylitis</w:t>
      </w:r>
      <w:r>
        <w:br/>
      </w:r>
    </w:p>
    <w:p w14:paraId="317D1F18" w14:textId="08E6A98C" w:rsidR="003E2CE6" w:rsidRPr="007607F7" w:rsidRDefault="003E2CE6" w:rsidP="27828C27">
      <w:pPr>
        <w:spacing w:after="0" w:line="240" w:lineRule="auto"/>
        <w:ind w:left="357"/>
        <w:rPr>
          <w:rFonts w:asciiTheme="majorHAnsi" w:hAnsiTheme="majorHAnsi" w:cstheme="majorBidi"/>
        </w:rPr>
      </w:pPr>
      <w:r w:rsidRPr="27828C27">
        <w:rPr>
          <w:rFonts w:asciiTheme="majorHAnsi" w:hAnsiTheme="majorHAnsi" w:cstheme="majorBidi"/>
        </w:rPr>
        <w:t>b</w:t>
      </w:r>
      <w:r w:rsidR="009C713A" w:rsidRPr="27828C27">
        <w:rPr>
          <w:rFonts w:asciiTheme="majorHAnsi" w:hAnsiTheme="majorHAnsi" w:cstheme="majorBidi"/>
        </w:rPr>
        <w:t xml:space="preserve">. </w:t>
      </w:r>
      <w:r w:rsidR="551D175C" w:rsidRPr="27828C27">
        <w:rPr>
          <w:rFonts w:asciiTheme="majorHAnsi" w:hAnsiTheme="majorHAnsi" w:cstheme="majorBidi"/>
        </w:rPr>
        <w:t>Cubital tunnel syndrome</w:t>
      </w:r>
      <w:r>
        <w:br/>
      </w:r>
    </w:p>
    <w:p w14:paraId="63DF6797" w14:textId="4EDC07BE" w:rsidR="003E2CE6" w:rsidRPr="007607F7" w:rsidRDefault="003E2CE6" w:rsidP="27828C27">
      <w:pPr>
        <w:spacing w:after="0" w:line="240" w:lineRule="auto"/>
        <w:ind w:left="357"/>
        <w:rPr>
          <w:rFonts w:asciiTheme="majorHAnsi" w:hAnsiTheme="majorHAnsi" w:cstheme="majorBidi"/>
        </w:rPr>
      </w:pPr>
      <w:r w:rsidRPr="27828C27">
        <w:rPr>
          <w:rFonts w:asciiTheme="majorHAnsi" w:hAnsiTheme="majorHAnsi" w:cstheme="majorBidi"/>
        </w:rPr>
        <w:t>*c</w:t>
      </w:r>
      <w:r w:rsidR="009C713A" w:rsidRPr="27828C27">
        <w:rPr>
          <w:rFonts w:asciiTheme="majorHAnsi" w:hAnsiTheme="majorHAnsi" w:cstheme="majorBidi"/>
        </w:rPr>
        <w:t>. Olecranon bursitis</w:t>
      </w:r>
      <w:r>
        <w:br/>
      </w:r>
    </w:p>
    <w:p w14:paraId="4EA6E88B" w14:textId="69AA4404" w:rsidR="003E2CE6" w:rsidRPr="007607F7" w:rsidRDefault="003E2CE6" w:rsidP="27828C27">
      <w:pPr>
        <w:spacing w:after="0" w:line="240" w:lineRule="auto"/>
        <w:ind w:left="357"/>
        <w:rPr>
          <w:rFonts w:asciiTheme="majorHAnsi" w:hAnsiTheme="majorHAnsi" w:cstheme="majorBidi"/>
        </w:rPr>
      </w:pPr>
      <w:r w:rsidRPr="27828C27">
        <w:rPr>
          <w:rFonts w:asciiTheme="majorHAnsi" w:hAnsiTheme="majorHAnsi" w:cstheme="majorBidi"/>
        </w:rPr>
        <w:t>d</w:t>
      </w:r>
      <w:r w:rsidR="009C713A" w:rsidRPr="27828C27">
        <w:rPr>
          <w:rFonts w:asciiTheme="majorHAnsi" w:hAnsiTheme="majorHAnsi" w:cstheme="majorBidi"/>
        </w:rPr>
        <w:t>. Fractured elbow</w:t>
      </w:r>
      <w:r>
        <w:br/>
      </w:r>
    </w:p>
    <w:p w14:paraId="5AC84BF5" w14:textId="69B068A5" w:rsidR="009C713A" w:rsidRPr="007607F7" w:rsidRDefault="003E2CE6" w:rsidP="27828C27">
      <w:pPr>
        <w:spacing w:after="0" w:line="240" w:lineRule="auto"/>
        <w:ind w:left="357"/>
        <w:rPr>
          <w:rFonts w:asciiTheme="majorHAnsi" w:hAnsiTheme="majorHAnsi" w:cstheme="majorBidi"/>
        </w:rPr>
      </w:pPr>
      <w:r w:rsidRPr="27828C27">
        <w:rPr>
          <w:rFonts w:asciiTheme="majorHAnsi" w:hAnsiTheme="majorHAnsi" w:cstheme="majorBidi"/>
        </w:rPr>
        <w:t>e</w:t>
      </w:r>
      <w:r w:rsidR="009C713A" w:rsidRPr="27828C27">
        <w:rPr>
          <w:rFonts w:asciiTheme="majorHAnsi" w:hAnsiTheme="majorHAnsi" w:cstheme="majorBidi"/>
        </w:rPr>
        <w:t>. Volkmann</w:t>
      </w:r>
      <w:r w:rsidR="007607F7" w:rsidRPr="27828C27">
        <w:rPr>
          <w:rFonts w:asciiTheme="majorHAnsi" w:hAnsiTheme="majorHAnsi" w:cstheme="majorBidi"/>
        </w:rPr>
        <w:t>’</w:t>
      </w:r>
      <w:r w:rsidR="009C713A" w:rsidRPr="27828C27">
        <w:rPr>
          <w:rFonts w:asciiTheme="majorHAnsi" w:hAnsiTheme="majorHAnsi" w:cstheme="majorBidi"/>
        </w:rPr>
        <w:t>s ischemic contracture</w:t>
      </w:r>
    </w:p>
    <w:p w14:paraId="09D878B6" w14:textId="77777777" w:rsidR="004A5150" w:rsidRPr="007607F7" w:rsidRDefault="004A5150" w:rsidP="00D05F63">
      <w:pPr>
        <w:spacing w:after="0" w:line="240" w:lineRule="auto"/>
        <w:rPr>
          <w:rFonts w:asciiTheme="majorHAnsi" w:hAnsiTheme="majorHAnsi" w:cstheme="majorHAnsi"/>
        </w:rPr>
      </w:pPr>
    </w:p>
    <w:p w14:paraId="727B4B49" w14:textId="18B3B958" w:rsidR="009C713A" w:rsidRPr="007607F7" w:rsidRDefault="009C713A" w:rsidP="27828C27">
      <w:pPr>
        <w:spacing w:after="120" w:line="240" w:lineRule="auto"/>
        <w:rPr>
          <w:rFonts w:asciiTheme="majorHAnsi" w:hAnsiTheme="majorHAnsi" w:cstheme="majorBidi"/>
        </w:rPr>
      </w:pPr>
      <w:r w:rsidRPr="27828C27">
        <w:rPr>
          <w:rFonts w:asciiTheme="majorHAnsi" w:hAnsiTheme="majorHAnsi" w:cstheme="majorBidi"/>
          <w:b/>
          <w:bCs/>
        </w:rPr>
        <w:t xml:space="preserve">2. </w:t>
      </w:r>
      <w:r w:rsidR="003E2CE6" w:rsidRPr="27828C27">
        <w:rPr>
          <w:rFonts w:asciiTheme="majorHAnsi" w:hAnsiTheme="majorHAnsi" w:cstheme="majorBidi"/>
          <w:b/>
          <w:bCs/>
        </w:rPr>
        <w:t>What possible injury is indicated by a</w:t>
      </w:r>
      <w:r w:rsidRPr="27828C27">
        <w:rPr>
          <w:rFonts w:asciiTheme="majorHAnsi" w:hAnsiTheme="majorHAnsi" w:cstheme="majorBidi"/>
          <w:b/>
          <w:bCs/>
        </w:rPr>
        <w:t>n inability to pronate and supinate the forearm with point tenderness over the radial head?</w:t>
      </w:r>
    </w:p>
    <w:p w14:paraId="65F9F03F" w14:textId="6E7D2F38" w:rsidR="003E2CE6" w:rsidRPr="007607F7" w:rsidRDefault="003E2CE6" w:rsidP="27828C27">
      <w:pPr>
        <w:spacing w:after="0" w:line="240" w:lineRule="auto"/>
        <w:ind w:left="357"/>
        <w:rPr>
          <w:rFonts w:asciiTheme="majorHAnsi" w:hAnsiTheme="majorHAnsi" w:cstheme="majorBidi"/>
        </w:rPr>
      </w:pPr>
      <w:r w:rsidRPr="27828C27">
        <w:rPr>
          <w:rFonts w:asciiTheme="majorHAnsi" w:hAnsiTheme="majorHAnsi" w:cstheme="majorBidi"/>
        </w:rPr>
        <w:t xml:space="preserve">a. </w:t>
      </w:r>
      <w:r w:rsidR="009C713A" w:rsidRPr="27828C27">
        <w:rPr>
          <w:rFonts w:asciiTheme="majorHAnsi" w:hAnsiTheme="majorHAnsi" w:cstheme="majorBidi"/>
        </w:rPr>
        <w:t>Olecranon fracture</w:t>
      </w:r>
      <w:r>
        <w:br/>
      </w:r>
    </w:p>
    <w:p w14:paraId="0AAD30CA" w14:textId="5823DD92" w:rsidR="003E2CE6" w:rsidRPr="007607F7" w:rsidRDefault="003E2CE6" w:rsidP="27828C27">
      <w:pPr>
        <w:spacing w:after="0" w:line="240" w:lineRule="auto"/>
        <w:ind w:left="357"/>
        <w:rPr>
          <w:rFonts w:asciiTheme="majorHAnsi" w:hAnsiTheme="majorHAnsi" w:cstheme="majorBidi"/>
        </w:rPr>
      </w:pPr>
      <w:r w:rsidRPr="27828C27">
        <w:rPr>
          <w:rFonts w:asciiTheme="majorHAnsi" w:hAnsiTheme="majorHAnsi" w:cstheme="majorBidi"/>
        </w:rPr>
        <w:t>b</w:t>
      </w:r>
      <w:r w:rsidR="009C713A" w:rsidRPr="27828C27">
        <w:rPr>
          <w:rFonts w:asciiTheme="majorHAnsi" w:hAnsiTheme="majorHAnsi" w:cstheme="majorBidi"/>
        </w:rPr>
        <w:t>. Little Leaguer</w:t>
      </w:r>
      <w:r w:rsidR="007607F7" w:rsidRPr="27828C27">
        <w:rPr>
          <w:rFonts w:asciiTheme="majorHAnsi" w:hAnsiTheme="majorHAnsi" w:cstheme="majorBidi"/>
        </w:rPr>
        <w:t>’</w:t>
      </w:r>
      <w:r w:rsidR="009C713A" w:rsidRPr="27828C27">
        <w:rPr>
          <w:rFonts w:asciiTheme="majorHAnsi" w:hAnsiTheme="majorHAnsi" w:cstheme="majorBidi"/>
        </w:rPr>
        <w:t>s elbow</w:t>
      </w:r>
      <w:r>
        <w:br/>
      </w:r>
    </w:p>
    <w:p w14:paraId="42C10B6B" w14:textId="2D881FCF" w:rsidR="003E2CE6" w:rsidRPr="007607F7" w:rsidRDefault="003E2CE6" w:rsidP="27828C27">
      <w:pPr>
        <w:spacing w:after="0" w:line="240" w:lineRule="auto"/>
        <w:ind w:left="357"/>
        <w:rPr>
          <w:rFonts w:asciiTheme="majorHAnsi" w:hAnsiTheme="majorHAnsi" w:cstheme="majorBidi"/>
        </w:rPr>
      </w:pPr>
      <w:r w:rsidRPr="27828C27">
        <w:rPr>
          <w:rFonts w:asciiTheme="majorHAnsi" w:hAnsiTheme="majorHAnsi" w:cstheme="majorBidi"/>
        </w:rPr>
        <w:t>c</w:t>
      </w:r>
      <w:r w:rsidR="009C713A" w:rsidRPr="27828C27">
        <w:rPr>
          <w:rFonts w:asciiTheme="majorHAnsi" w:hAnsiTheme="majorHAnsi" w:cstheme="majorBidi"/>
        </w:rPr>
        <w:t>. Osteochondritis dissecans</w:t>
      </w:r>
      <w:r>
        <w:br/>
      </w:r>
    </w:p>
    <w:p w14:paraId="6501E753" w14:textId="1B34D8A8" w:rsidR="003E2CE6" w:rsidRPr="007607F7" w:rsidRDefault="003E2CE6" w:rsidP="27828C27">
      <w:pPr>
        <w:spacing w:after="0" w:line="240" w:lineRule="auto"/>
        <w:ind w:left="357"/>
        <w:rPr>
          <w:rFonts w:asciiTheme="majorHAnsi" w:hAnsiTheme="majorHAnsi" w:cstheme="majorBidi"/>
        </w:rPr>
      </w:pPr>
      <w:r w:rsidRPr="27828C27">
        <w:rPr>
          <w:rFonts w:asciiTheme="majorHAnsi" w:hAnsiTheme="majorHAnsi" w:cstheme="majorBidi"/>
        </w:rPr>
        <w:t>d</w:t>
      </w:r>
      <w:r w:rsidR="009C713A" w:rsidRPr="27828C27">
        <w:rPr>
          <w:rFonts w:asciiTheme="majorHAnsi" w:hAnsiTheme="majorHAnsi" w:cstheme="majorBidi"/>
        </w:rPr>
        <w:t>. Medial collateral ligament sprain</w:t>
      </w:r>
      <w:r>
        <w:br/>
      </w:r>
    </w:p>
    <w:p w14:paraId="7F04265A" w14:textId="4746DB85" w:rsidR="009C713A" w:rsidRPr="007607F7" w:rsidRDefault="003E2CE6" w:rsidP="27828C27">
      <w:pPr>
        <w:spacing w:after="0" w:line="240" w:lineRule="auto"/>
        <w:ind w:left="357"/>
        <w:rPr>
          <w:rFonts w:asciiTheme="majorHAnsi" w:hAnsiTheme="majorHAnsi" w:cstheme="majorBidi"/>
        </w:rPr>
      </w:pPr>
      <w:r w:rsidRPr="27828C27">
        <w:rPr>
          <w:rFonts w:asciiTheme="majorHAnsi" w:hAnsiTheme="majorHAnsi" w:cstheme="majorBidi"/>
        </w:rPr>
        <w:lastRenderedPageBreak/>
        <w:t>*e</w:t>
      </w:r>
      <w:r w:rsidR="009C713A" w:rsidRPr="27828C27">
        <w:rPr>
          <w:rFonts w:asciiTheme="majorHAnsi" w:hAnsiTheme="majorHAnsi" w:cstheme="majorBidi"/>
        </w:rPr>
        <w:t>. Radial head fracture or dislocation</w:t>
      </w:r>
    </w:p>
    <w:p w14:paraId="2C91354B" w14:textId="77777777" w:rsidR="009C713A" w:rsidRPr="007607F7" w:rsidRDefault="009C713A" w:rsidP="00D05F63">
      <w:pPr>
        <w:spacing w:after="0" w:line="240" w:lineRule="auto"/>
        <w:rPr>
          <w:rFonts w:asciiTheme="majorHAnsi" w:hAnsiTheme="majorHAnsi" w:cstheme="majorHAnsi"/>
        </w:rPr>
      </w:pPr>
    </w:p>
    <w:p w14:paraId="0704A59D" w14:textId="63BD10D4" w:rsidR="009C713A" w:rsidRPr="007607F7" w:rsidRDefault="009C713A" w:rsidP="00D05F63">
      <w:pPr>
        <w:spacing w:after="120" w:line="240" w:lineRule="auto"/>
        <w:rPr>
          <w:rFonts w:asciiTheme="majorHAnsi" w:hAnsiTheme="majorHAnsi" w:cstheme="majorHAnsi"/>
        </w:rPr>
      </w:pPr>
      <w:r w:rsidRPr="007607F7">
        <w:rPr>
          <w:rFonts w:asciiTheme="majorHAnsi" w:hAnsiTheme="majorHAnsi" w:cstheme="majorHAnsi"/>
          <w:b/>
          <w:bCs/>
        </w:rPr>
        <w:t xml:space="preserve">3. </w:t>
      </w:r>
      <w:r w:rsidR="506AA503" w:rsidRPr="007607F7">
        <w:rPr>
          <w:rFonts w:asciiTheme="majorHAnsi" w:hAnsiTheme="majorHAnsi" w:cstheme="majorHAnsi"/>
          <w:b/>
          <w:bCs/>
        </w:rPr>
        <w:t xml:space="preserve">An athlete fell on an outstretched arm during practice and has dislocated their elbow. </w:t>
      </w:r>
      <w:r w:rsidRPr="007607F7">
        <w:rPr>
          <w:rFonts w:asciiTheme="majorHAnsi" w:hAnsiTheme="majorHAnsi" w:cstheme="majorHAnsi"/>
          <w:b/>
          <w:bCs/>
        </w:rPr>
        <w:t xml:space="preserve">What is the most common </w:t>
      </w:r>
      <w:r w:rsidR="401E9ABA" w:rsidRPr="007607F7">
        <w:rPr>
          <w:rFonts w:asciiTheme="majorHAnsi" w:hAnsiTheme="majorHAnsi" w:cstheme="majorHAnsi"/>
          <w:b/>
          <w:bCs/>
        </w:rPr>
        <w:t xml:space="preserve">direction of </w:t>
      </w:r>
      <w:r w:rsidRPr="007607F7">
        <w:rPr>
          <w:rFonts w:asciiTheme="majorHAnsi" w:hAnsiTheme="majorHAnsi" w:cstheme="majorHAnsi"/>
          <w:b/>
          <w:bCs/>
        </w:rPr>
        <w:t>displacement in an elbow (humeroulnar joint) dislocation?</w:t>
      </w:r>
    </w:p>
    <w:p w14:paraId="674CBDE3" w14:textId="2E7BBF71" w:rsidR="003E2CE6" w:rsidRPr="007607F7" w:rsidRDefault="003E2CE6" w:rsidP="27828C27">
      <w:pPr>
        <w:spacing w:after="0" w:line="240" w:lineRule="auto"/>
        <w:ind w:left="357"/>
        <w:rPr>
          <w:rFonts w:asciiTheme="majorHAnsi" w:hAnsiTheme="majorHAnsi" w:cstheme="majorBidi"/>
          <w:lang w:val="it-IT"/>
          <w:rPrChange w:id="1" w:author="" w16du:dateUtc="2026-05-18T16:02:00Z">
            <w:rPr/>
          </w:rPrChange>
        </w:rPr>
      </w:pPr>
      <w:r w:rsidRPr="27828C27">
        <w:rPr>
          <w:rFonts w:asciiTheme="majorHAnsi" w:hAnsiTheme="majorHAnsi" w:cstheme="majorBidi"/>
          <w:lang w:val="it-IT"/>
        </w:rPr>
        <w:t>a</w:t>
      </w:r>
      <w:r w:rsidR="009C713A" w:rsidRPr="27828C27">
        <w:rPr>
          <w:rFonts w:asciiTheme="majorHAnsi" w:hAnsiTheme="majorHAnsi" w:cstheme="majorBidi"/>
          <w:lang w:val="it-IT"/>
        </w:rPr>
        <w:t>. Medial</w:t>
      </w:r>
      <w:r>
        <w:br/>
      </w:r>
    </w:p>
    <w:p w14:paraId="0F5E6591" w14:textId="2620C5E1" w:rsidR="003E2CE6" w:rsidRPr="007607F7" w:rsidRDefault="003E2CE6" w:rsidP="27828C27">
      <w:pPr>
        <w:spacing w:after="0" w:line="240" w:lineRule="auto"/>
        <w:ind w:left="357"/>
        <w:rPr>
          <w:rFonts w:asciiTheme="majorHAnsi" w:hAnsiTheme="majorHAnsi" w:cstheme="majorBidi"/>
          <w:lang w:val="it-IT"/>
          <w:rPrChange w:id="2" w:author="" w16du:dateUtc="2026-05-18T16:02:00Z">
            <w:rPr/>
          </w:rPrChange>
        </w:rPr>
      </w:pPr>
      <w:r w:rsidRPr="27828C27">
        <w:rPr>
          <w:rFonts w:asciiTheme="majorHAnsi" w:hAnsiTheme="majorHAnsi" w:cstheme="majorBidi"/>
          <w:lang w:val="it-IT"/>
        </w:rPr>
        <w:t>b</w:t>
      </w:r>
      <w:r w:rsidR="009C713A" w:rsidRPr="27828C27">
        <w:rPr>
          <w:rFonts w:asciiTheme="majorHAnsi" w:hAnsiTheme="majorHAnsi" w:cstheme="majorBidi"/>
          <w:lang w:val="it-IT"/>
        </w:rPr>
        <w:t>. Lateral</w:t>
      </w:r>
      <w:r>
        <w:br/>
      </w:r>
    </w:p>
    <w:p w14:paraId="466440A6" w14:textId="222B7E1F" w:rsidR="003E2CE6" w:rsidRPr="007607F7" w:rsidRDefault="003E2CE6" w:rsidP="27828C27">
      <w:pPr>
        <w:spacing w:after="0" w:line="240" w:lineRule="auto"/>
        <w:ind w:left="357"/>
        <w:rPr>
          <w:rFonts w:asciiTheme="majorHAnsi" w:hAnsiTheme="majorHAnsi" w:cstheme="majorBidi"/>
          <w:lang w:val="it-IT"/>
          <w:rPrChange w:id="3" w:author="" w16du:dateUtc="2026-05-18T16:02:00Z">
            <w:rPr/>
          </w:rPrChange>
        </w:rPr>
      </w:pPr>
      <w:r w:rsidRPr="27828C27">
        <w:rPr>
          <w:rFonts w:asciiTheme="majorHAnsi" w:hAnsiTheme="majorHAnsi" w:cstheme="majorBidi"/>
          <w:lang w:val="it-IT"/>
        </w:rPr>
        <w:t>c</w:t>
      </w:r>
      <w:r w:rsidR="009C713A" w:rsidRPr="27828C27">
        <w:rPr>
          <w:rFonts w:asciiTheme="majorHAnsi" w:hAnsiTheme="majorHAnsi" w:cstheme="majorBidi"/>
          <w:lang w:val="it-IT"/>
        </w:rPr>
        <w:t>. Anterior</w:t>
      </w:r>
      <w:r>
        <w:br/>
      </w:r>
    </w:p>
    <w:p w14:paraId="29F97002" w14:textId="038A89B4" w:rsidR="003E2CE6" w:rsidRPr="007607F7" w:rsidRDefault="003E2CE6" w:rsidP="27828C27">
      <w:pPr>
        <w:spacing w:after="0" w:line="240" w:lineRule="auto"/>
        <w:ind w:left="357"/>
        <w:rPr>
          <w:rFonts w:asciiTheme="majorHAnsi" w:hAnsiTheme="majorHAnsi" w:cstheme="majorBidi"/>
          <w:lang w:val="it-IT"/>
          <w:rPrChange w:id="4" w:author="" w16du:dateUtc="2026-05-18T16:02:00Z">
            <w:rPr/>
          </w:rPrChange>
        </w:rPr>
      </w:pPr>
      <w:r w:rsidRPr="27828C27">
        <w:rPr>
          <w:rFonts w:asciiTheme="majorHAnsi" w:hAnsiTheme="majorHAnsi" w:cstheme="majorBidi"/>
          <w:lang w:val="it-IT"/>
        </w:rPr>
        <w:t>d</w:t>
      </w:r>
      <w:r w:rsidR="009C713A" w:rsidRPr="27828C27">
        <w:rPr>
          <w:rFonts w:asciiTheme="majorHAnsi" w:hAnsiTheme="majorHAnsi" w:cstheme="majorBidi"/>
          <w:lang w:val="it-IT"/>
        </w:rPr>
        <w:t>. Superior</w:t>
      </w:r>
      <w:r>
        <w:br/>
      </w:r>
    </w:p>
    <w:p w14:paraId="7F0B0010" w14:textId="790BF9E9" w:rsidR="009C713A" w:rsidRPr="007607F7" w:rsidRDefault="003E2CE6" w:rsidP="27828C27">
      <w:pPr>
        <w:spacing w:after="0" w:line="240" w:lineRule="auto"/>
        <w:ind w:left="357"/>
        <w:rPr>
          <w:rFonts w:asciiTheme="majorHAnsi" w:hAnsiTheme="majorHAnsi" w:cstheme="majorBidi"/>
          <w:lang w:val="it-IT"/>
          <w:rPrChange w:id="5" w:author="" w16du:dateUtc="2026-05-18T16:02:00Z">
            <w:rPr/>
          </w:rPrChange>
        </w:rPr>
      </w:pPr>
      <w:r w:rsidRPr="27828C27">
        <w:rPr>
          <w:rFonts w:asciiTheme="majorHAnsi" w:hAnsiTheme="majorHAnsi" w:cstheme="majorBidi"/>
          <w:lang w:val="it-IT"/>
        </w:rPr>
        <w:t>*e</w:t>
      </w:r>
      <w:r w:rsidR="009C713A" w:rsidRPr="27828C27">
        <w:rPr>
          <w:rFonts w:asciiTheme="majorHAnsi" w:hAnsiTheme="majorHAnsi" w:cstheme="majorBidi"/>
          <w:lang w:val="it-IT"/>
        </w:rPr>
        <w:t>. Posterior</w:t>
      </w:r>
    </w:p>
    <w:p w14:paraId="19918094" w14:textId="77777777" w:rsidR="009C713A" w:rsidRPr="007607F7" w:rsidRDefault="009C713A" w:rsidP="00D05F63">
      <w:pPr>
        <w:spacing w:after="0" w:line="240" w:lineRule="auto"/>
        <w:rPr>
          <w:rFonts w:asciiTheme="majorHAnsi" w:hAnsiTheme="majorHAnsi" w:cstheme="majorHAnsi"/>
        </w:rPr>
      </w:pPr>
    </w:p>
    <w:p w14:paraId="26A552E9" w14:textId="6A331BBD" w:rsidR="009C713A" w:rsidRPr="007607F7" w:rsidRDefault="009C713A" w:rsidP="27828C27">
      <w:pPr>
        <w:spacing w:after="120" w:line="240" w:lineRule="auto"/>
        <w:rPr>
          <w:rFonts w:asciiTheme="majorHAnsi" w:hAnsiTheme="majorHAnsi" w:cstheme="majorBidi"/>
        </w:rPr>
      </w:pPr>
      <w:r w:rsidRPr="27828C27">
        <w:rPr>
          <w:rFonts w:asciiTheme="majorHAnsi" w:hAnsiTheme="majorHAnsi" w:cstheme="majorBidi"/>
          <w:b/>
          <w:bCs/>
        </w:rPr>
        <w:t>4. When doing the radioulnar joint stress test, which ligament is examined for pain and laxity?</w:t>
      </w:r>
    </w:p>
    <w:p w14:paraId="128FAB88" w14:textId="1C01A3A9" w:rsidR="003E2CE6" w:rsidRPr="007607F7" w:rsidRDefault="003E2CE6" w:rsidP="27828C27">
      <w:pPr>
        <w:spacing w:after="0" w:line="240" w:lineRule="auto"/>
        <w:ind w:left="357"/>
        <w:rPr>
          <w:rFonts w:asciiTheme="majorHAnsi" w:hAnsiTheme="majorHAnsi" w:cstheme="majorBidi"/>
        </w:rPr>
      </w:pPr>
      <w:r w:rsidRPr="27828C27">
        <w:rPr>
          <w:rFonts w:asciiTheme="majorHAnsi" w:hAnsiTheme="majorHAnsi" w:cstheme="majorBidi"/>
        </w:rPr>
        <w:t>*a</w:t>
      </w:r>
      <w:r w:rsidR="009C713A" w:rsidRPr="27828C27">
        <w:rPr>
          <w:rFonts w:asciiTheme="majorHAnsi" w:hAnsiTheme="majorHAnsi" w:cstheme="majorBidi"/>
        </w:rPr>
        <w:t>. Annular ligament</w:t>
      </w:r>
      <w:r>
        <w:br/>
      </w:r>
    </w:p>
    <w:p w14:paraId="471C82FB" w14:textId="1763F28C" w:rsidR="003E2CE6" w:rsidRPr="007607F7" w:rsidRDefault="003E2CE6" w:rsidP="27828C27">
      <w:pPr>
        <w:spacing w:after="0" w:line="240" w:lineRule="auto"/>
        <w:ind w:left="357"/>
        <w:rPr>
          <w:rFonts w:asciiTheme="majorHAnsi" w:hAnsiTheme="majorHAnsi" w:cstheme="majorBidi"/>
        </w:rPr>
      </w:pPr>
      <w:r w:rsidRPr="27828C27">
        <w:rPr>
          <w:rFonts w:asciiTheme="majorHAnsi" w:hAnsiTheme="majorHAnsi" w:cstheme="majorBidi"/>
        </w:rPr>
        <w:t>b</w:t>
      </w:r>
      <w:r w:rsidR="009C713A" w:rsidRPr="27828C27">
        <w:rPr>
          <w:rFonts w:asciiTheme="majorHAnsi" w:hAnsiTheme="majorHAnsi" w:cstheme="majorBidi"/>
        </w:rPr>
        <w:t>. Medial collateral ligament</w:t>
      </w:r>
      <w:r>
        <w:br/>
      </w:r>
    </w:p>
    <w:p w14:paraId="22AB2693" w14:textId="60A874D0" w:rsidR="003E2CE6" w:rsidRPr="007607F7" w:rsidRDefault="003E2CE6" w:rsidP="27828C27">
      <w:pPr>
        <w:spacing w:after="0" w:line="240" w:lineRule="auto"/>
        <w:ind w:left="357"/>
        <w:rPr>
          <w:rFonts w:asciiTheme="majorHAnsi" w:hAnsiTheme="majorHAnsi" w:cstheme="majorBidi"/>
        </w:rPr>
      </w:pPr>
      <w:r w:rsidRPr="27828C27">
        <w:rPr>
          <w:rFonts w:asciiTheme="majorHAnsi" w:hAnsiTheme="majorHAnsi" w:cstheme="majorBidi"/>
        </w:rPr>
        <w:t>c</w:t>
      </w:r>
      <w:r w:rsidR="009C713A" w:rsidRPr="27828C27">
        <w:rPr>
          <w:rFonts w:asciiTheme="majorHAnsi" w:hAnsiTheme="majorHAnsi" w:cstheme="majorBidi"/>
        </w:rPr>
        <w:t>. Posterior ulnar collateral ligament</w:t>
      </w:r>
      <w:r>
        <w:br/>
      </w:r>
    </w:p>
    <w:p w14:paraId="33BFCBAD" w14:textId="36A3A9B2" w:rsidR="003E2CE6" w:rsidRPr="007607F7" w:rsidRDefault="003E2CE6" w:rsidP="27828C27">
      <w:pPr>
        <w:spacing w:after="0" w:line="240" w:lineRule="auto"/>
        <w:ind w:left="357"/>
        <w:rPr>
          <w:rFonts w:asciiTheme="majorHAnsi" w:hAnsiTheme="majorHAnsi" w:cstheme="majorBidi"/>
        </w:rPr>
      </w:pPr>
      <w:r w:rsidRPr="27828C27">
        <w:rPr>
          <w:rFonts w:asciiTheme="majorHAnsi" w:hAnsiTheme="majorHAnsi" w:cstheme="majorBidi"/>
        </w:rPr>
        <w:t>d</w:t>
      </w:r>
      <w:r w:rsidR="009C713A" w:rsidRPr="27828C27">
        <w:rPr>
          <w:rFonts w:asciiTheme="majorHAnsi" w:hAnsiTheme="majorHAnsi" w:cstheme="majorBidi"/>
        </w:rPr>
        <w:t>. Lateral collateral ligament</w:t>
      </w:r>
      <w:r>
        <w:br/>
      </w:r>
    </w:p>
    <w:p w14:paraId="64D404F3" w14:textId="4E72532B" w:rsidR="009C713A" w:rsidRPr="007607F7" w:rsidRDefault="003E2CE6" w:rsidP="27828C27">
      <w:pPr>
        <w:spacing w:after="0" w:line="240" w:lineRule="auto"/>
        <w:ind w:left="357"/>
        <w:rPr>
          <w:rFonts w:asciiTheme="majorHAnsi" w:hAnsiTheme="majorHAnsi" w:cstheme="majorBidi"/>
        </w:rPr>
      </w:pPr>
      <w:r w:rsidRPr="27828C27">
        <w:rPr>
          <w:rFonts w:asciiTheme="majorHAnsi" w:hAnsiTheme="majorHAnsi" w:cstheme="majorBidi"/>
        </w:rPr>
        <w:t>e</w:t>
      </w:r>
      <w:r w:rsidR="009C713A" w:rsidRPr="27828C27">
        <w:rPr>
          <w:rFonts w:asciiTheme="majorHAnsi" w:hAnsiTheme="majorHAnsi" w:cstheme="majorBidi"/>
        </w:rPr>
        <w:t>. Anterior ligament</w:t>
      </w:r>
    </w:p>
    <w:p w14:paraId="6EB82A1F" w14:textId="27E12027" w:rsidR="003C1221" w:rsidRPr="007607F7" w:rsidRDefault="003C1221" w:rsidP="27828C27">
      <w:pPr>
        <w:spacing w:after="0" w:line="240" w:lineRule="auto"/>
        <w:rPr>
          <w:rFonts w:asciiTheme="majorHAnsi" w:hAnsiTheme="majorHAnsi" w:cstheme="majorBidi"/>
        </w:rPr>
      </w:pPr>
    </w:p>
    <w:p w14:paraId="0219C50C" w14:textId="3E191F56" w:rsidR="009C713A" w:rsidRPr="007607F7" w:rsidRDefault="009C713A" w:rsidP="00D05F63">
      <w:pPr>
        <w:spacing w:after="120" w:line="240" w:lineRule="auto"/>
        <w:rPr>
          <w:rFonts w:asciiTheme="majorHAnsi" w:hAnsiTheme="majorHAnsi" w:cstheme="majorHAnsi"/>
        </w:rPr>
      </w:pPr>
      <w:r w:rsidRPr="007607F7">
        <w:rPr>
          <w:rFonts w:asciiTheme="majorHAnsi" w:hAnsiTheme="majorHAnsi" w:cstheme="majorHAnsi"/>
          <w:b/>
          <w:bCs/>
        </w:rPr>
        <w:t>5. What is the normal carrying angle of the elbow?</w:t>
      </w:r>
    </w:p>
    <w:p w14:paraId="1C1F7AAD" w14:textId="41BB30D1" w:rsidR="003E2CE6" w:rsidRPr="007607F7" w:rsidRDefault="003E2CE6" w:rsidP="27828C27">
      <w:pPr>
        <w:spacing w:after="0" w:line="240" w:lineRule="auto"/>
        <w:ind w:left="357"/>
        <w:rPr>
          <w:rFonts w:asciiTheme="majorHAnsi" w:hAnsiTheme="majorHAnsi" w:cstheme="majorBidi"/>
        </w:rPr>
      </w:pPr>
      <w:r w:rsidRPr="27828C27">
        <w:rPr>
          <w:rFonts w:asciiTheme="majorHAnsi" w:hAnsiTheme="majorHAnsi" w:cstheme="majorBidi"/>
        </w:rPr>
        <w:t>a</w:t>
      </w:r>
      <w:r w:rsidR="009C713A" w:rsidRPr="27828C27">
        <w:rPr>
          <w:rFonts w:asciiTheme="majorHAnsi" w:hAnsiTheme="majorHAnsi" w:cstheme="majorBidi"/>
        </w:rPr>
        <w:t>. 0° to 5°</w:t>
      </w:r>
      <w:r>
        <w:br/>
      </w:r>
    </w:p>
    <w:p w14:paraId="44CF0172" w14:textId="3DCF4048" w:rsidR="003E2CE6" w:rsidRPr="007607F7" w:rsidRDefault="003E2CE6" w:rsidP="27828C27">
      <w:pPr>
        <w:spacing w:after="0" w:line="240" w:lineRule="auto"/>
        <w:ind w:left="357"/>
        <w:rPr>
          <w:rFonts w:asciiTheme="majorHAnsi" w:hAnsiTheme="majorHAnsi" w:cstheme="majorBidi"/>
        </w:rPr>
      </w:pPr>
      <w:r w:rsidRPr="27828C27">
        <w:rPr>
          <w:rFonts w:asciiTheme="majorHAnsi" w:hAnsiTheme="majorHAnsi" w:cstheme="majorBidi"/>
        </w:rPr>
        <w:t>*b</w:t>
      </w:r>
      <w:r w:rsidR="009C713A" w:rsidRPr="27828C27">
        <w:rPr>
          <w:rFonts w:asciiTheme="majorHAnsi" w:hAnsiTheme="majorHAnsi" w:cstheme="majorBidi"/>
        </w:rPr>
        <w:t>. 5° to 15°</w:t>
      </w:r>
      <w:r>
        <w:br/>
      </w:r>
    </w:p>
    <w:p w14:paraId="70B083DB" w14:textId="19B88DE1" w:rsidR="003E2CE6" w:rsidRPr="007607F7" w:rsidRDefault="003E2CE6" w:rsidP="27828C27">
      <w:pPr>
        <w:spacing w:after="0" w:line="240" w:lineRule="auto"/>
        <w:ind w:left="357"/>
        <w:rPr>
          <w:rFonts w:asciiTheme="majorHAnsi" w:hAnsiTheme="majorHAnsi" w:cstheme="majorBidi"/>
        </w:rPr>
      </w:pPr>
      <w:r w:rsidRPr="27828C27">
        <w:rPr>
          <w:rFonts w:asciiTheme="majorHAnsi" w:hAnsiTheme="majorHAnsi" w:cstheme="majorBidi"/>
        </w:rPr>
        <w:t>c</w:t>
      </w:r>
      <w:r w:rsidR="009C713A" w:rsidRPr="27828C27">
        <w:rPr>
          <w:rFonts w:asciiTheme="majorHAnsi" w:hAnsiTheme="majorHAnsi" w:cstheme="majorBidi"/>
        </w:rPr>
        <w:t>. 15° to 25°</w:t>
      </w:r>
      <w:r>
        <w:br/>
      </w:r>
    </w:p>
    <w:p w14:paraId="509C3F20" w14:textId="1A05CCC3" w:rsidR="003E2CE6" w:rsidRPr="007607F7" w:rsidRDefault="003E2CE6" w:rsidP="27828C27">
      <w:pPr>
        <w:spacing w:after="0" w:line="240" w:lineRule="auto"/>
        <w:ind w:left="357"/>
        <w:rPr>
          <w:rFonts w:asciiTheme="majorHAnsi" w:hAnsiTheme="majorHAnsi" w:cstheme="majorBidi"/>
        </w:rPr>
      </w:pPr>
      <w:r w:rsidRPr="27828C27">
        <w:rPr>
          <w:rFonts w:asciiTheme="majorHAnsi" w:hAnsiTheme="majorHAnsi" w:cstheme="majorBidi"/>
        </w:rPr>
        <w:t>d</w:t>
      </w:r>
      <w:r w:rsidR="009C713A" w:rsidRPr="27828C27">
        <w:rPr>
          <w:rFonts w:asciiTheme="majorHAnsi" w:hAnsiTheme="majorHAnsi" w:cstheme="majorBidi"/>
        </w:rPr>
        <w:t>. 25° to 30°</w:t>
      </w:r>
      <w:r>
        <w:br/>
      </w:r>
    </w:p>
    <w:p w14:paraId="31A91B1A" w14:textId="25555C04" w:rsidR="009C713A" w:rsidRPr="007607F7" w:rsidRDefault="003E2CE6" w:rsidP="27828C27">
      <w:pPr>
        <w:spacing w:after="0" w:line="240" w:lineRule="auto"/>
        <w:ind w:left="357"/>
        <w:rPr>
          <w:rFonts w:asciiTheme="majorHAnsi" w:hAnsiTheme="majorHAnsi" w:cstheme="majorBidi"/>
        </w:rPr>
      </w:pPr>
      <w:r w:rsidRPr="27828C27">
        <w:rPr>
          <w:rFonts w:asciiTheme="majorHAnsi" w:hAnsiTheme="majorHAnsi" w:cstheme="majorBidi"/>
        </w:rPr>
        <w:t>e</w:t>
      </w:r>
      <w:r w:rsidR="009C713A" w:rsidRPr="27828C27">
        <w:rPr>
          <w:rFonts w:asciiTheme="majorHAnsi" w:hAnsiTheme="majorHAnsi" w:cstheme="majorBidi"/>
        </w:rPr>
        <w:t>. &gt;30°</w:t>
      </w:r>
    </w:p>
    <w:p w14:paraId="3A0C4E3A" w14:textId="5BE3A37A" w:rsidR="009C713A" w:rsidRPr="007607F7" w:rsidRDefault="009C713A" w:rsidP="00D05F63">
      <w:pPr>
        <w:spacing w:after="0" w:line="240" w:lineRule="auto"/>
        <w:rPr>
          <w:rFonts w:asciiTheme="majorHAnsi" w:hAnsiTheme="majorHAnsi" w:cstheme="majorHAnsi"/>
          <w:b/>
          <w:bCs/>
        </w:rPr>
      </w:pPr>
    </w:p>
    <w:p w14:paraId="26F3C396" w14:textId="411C318D" w:rsidR="007607F7" w:rsidRPr="007607F7" w:rsidRDefault="009C713A" w:rsidP="27828C27">
      <w:pPr>
        <w:spacing w:after="120" w:line="240" w:lineRule="auto"/>
        <w:rPr>
          <w:rFonts w:asciiTheme="majorHAnsi" w:hAnsiTheme="majorHAnsi" w:cstheme="majorBidi"/>
          <w:b/>
          <w:bCs/>
        </w:rPr>
      </w:pPr>
      <w:r w:rsidRPr="27828C27">
        <w:rPr>
          <w:rFonts w:asciiTheme="majorHAnsi" w:hAnsiTheme="majorHAnsi" w:cstheme="majorBidi"/>
          <w:b/>
          <w:bCs/>
        </w:rPr>
        <w:t xml:space="preserve">6. </w:t>
      </w:r>
      <w:r w:rsidR="3AC6D535" w:rsidRPr="27828C27">
        <w:rPr>
          <w:rFonts w:asciiTheme="majorHAnsi" w:hAnsiTheme="majorHAnsi" w:cstheme="majorBidi"/>
          <w:b/>
          <w:bCs/>
        </w:rPr>
        <w:t xml:space="preserve">A patient has noticed a gradual onset of pain at the medial aspect of the wrist. It is most notable during lifting or when grasping heavy items. </w:t>
      </w:r>
      <w:r w:rsidRPr="27828C27">
        <w:rPr>
          <w:rFonts w:asciiTheme="majorHAnsi" w:hAnsiTheme="majorHAnsi" w:cstheme="majorBidi"/>
          <w:b/>
          <w:bCs/>
        </w:rPr>
        <w:t xml:space="preserve">Which special test </w:t>
      </w:r>
      <w:r w:rsidR="01B4C2CC" w:rsidRPr="27828C27">
        <w:rPr>
          <w:rFonts w:asciiTheme="majorHAnsi" w:hAnsiTheme="majorHAnsi" w:cstheme="majorBidi"/>
          <w:b/>
          <w:bCs/>
        </w:rPr>
        <w:t>is most likely to</w:t>
      </w:r>
      <w:r w:rsidRPr="27828C27">
        <w:rPr>
          <w:rFonts w:asciiTheme="majorHAnsi" w:hAnsiTheme="majorHAnsi" w:cstheme="majorBidi"/>
          <w:b/>
          <w:bCs/>
        </w:rPr>
        <w:t xml:space="preserve"> be positive?</w:t>
      </w:r>
    </w:p>
    <w:p w14:paraId="22E89632" w14:textId="4CA50FF5" w:rsidR="003E2CE6" w:rsidRPr="007607F7" w:rsidRDefault="003E2CE6" w:rsidP="27828C27">
      <w:pPr>
        <w:spacing w:after="0" w:line="240" w:lineRule="auto"/>
        <w:ind w:left="357"/>
        <w:rPr>
          <w:rFonts w:asciiTheme="majorHAnsi" w:hAnsiTheme="majorHAnsi" w:cstheme="majorBidi"/>
        </w:rPr>
      </w:pPr>
      <w:r w:rsidRPr="27828C27">
        <w:rPr>
          <w:rFonts w:asciiTheme="majorHAnsi" w:hAnsiTheme="majorHAnsi" w:cstheme="majorBidi"/>
        </w:rPr>
        <w:t>a</w:t>
      </w:r>
      <w:r w:rsidR="009C713A" w:rsidRPr="27828C27">
        <w:rPr>
          <w:rFonts w:asciiTheme="majorHAnsi" w:hAnsiTheme="majorHAnsi" w:cstheme="majorBidi"/>
        </w:rPr>
        <w:t>. Trigger finger test</w:t>
      </w:r>
      <w:r>
        <w:br/>
      </w:r>
    </w:p>
    <w:p w14:paraId="066A5228" w14:textId="0644A508" w:rsidR="003E2CE6" w:rsidRPr="007607F7" w:rsidRDefault="003E2CE6" w:rsidP="27828C27">
      <w:pPr>
        <w:spacing w:after="0" w:line="240" w:lineRule="auto"/>
        <w:ind w:left="357"/>
        <w:rPr>
          <w:rFonts w:asciiTheme="majorHAnsi" w:hAnsiTheme="majorHAnsi" w:cstheme="majorBidi"/>
        </w:rPr>
      </w:pPr>
      <w:r w:rsidRPr="27828C27">
        <w:rPr>
          <w:rFonts w:asciiTheme="majorHAnsi" w:hAnsiTheme="majorHAnsi" w:cstheme="majorBidi"/>
        </w:rPr>
        <w:t>*b</w:t>
      </w:r>
      <w:r w:rsidR="009C713A" w:rsidRPr="27828C27">
        <w:rPr>
          <w:rFonts w:asciiTheme="majorHAnsi" w:hAnsiTheme="majorHAnsi" w:cstheme="majorBidi"/>
        </w:rPr>
        <w:t>. Finkelstein</w:t>
      </w:r>
      <w:r w:rsidR="007607F7" w:rsidRPr="27828C27">
        <w:rPr>
          <w:rFonts w:asciiTheme="majorHAnsi" w:hAnsiTheme="majorHAnsi" w:cstheme="majorBidi"/>
        </w:rPr>
        <w:t>’</w:t>
      </w:r>
      <w:r w:rsidR="009C713A" w:rsidRPr="27828C27">
        <w:rPr>
          <w:rFonts w:asciiTheme="majorHAnsi" w:hAnsiTheme="majorHAnsi" w:cstheme="majorBidi"/>
        </w:rPr>
        <w:t>s test</w:t>
      </w:r>
      <w:r>
        <w:br/>
      </w:r>
    </w:p>
    <w:p w14:paraId="19B8ED58" w14:textId="0CC4E337" w:rsidR="003E2CE6" w:rsidRPr="007607F7" w:rsidRDefault="003E2CE6" w:rsidP="27828C27">
      <w:pPr>
        <w:spacing w:after="0" w:line="240" w:lineRule="auto"/>
        <w:ind w:left="357"/>
        <w:rPr>
          <w:rFonts w:asciiTheme="majorHAnsi" w:hAnsiTheme="majorHAnsi" w:cstheme="majorBidi"/>
        </w:rPr>
      </w:pPr>
      <w:r w:rsidRPr="27828C27">
        <w:rPr>
          <w:rFonts w:asciiTheme="majorHAnsi" w:hAnsiTheme="majorHAnsi" w:cstheme="majorBidi"/>
        </w:rPr>
        <w:t>c</w:t>
      </w:r>
      <w:r w:rsidR="009C713A" w:rsidRPr="27828C27">
        <w:rPr>
          <w:rFonts w:asciiTheme="majorHAnsi" w:hAnsiTheme="majorHAnsi" w:cstheme="majorBidi"/>
        </w:rPr>
        <w:t>. Bunnel-Littler test</w:t>
      </w:r>
      <w:r>
        <w:br/>
      </w:r>
    </w:p>
    <w:p w14:paraId="6FACBEF7" w14:textId="056CBBA4" w:rsidR="003E2CE6" w:rsidRPr="007607F7" w:rsidRDefault="003E2CE6" w:rsidP="27828C27">
      <w:pPr>
        <w:spacing w:after="0" w:line="240" w:lineRule="auto"/>
        <w:ind w:left="357"/>
        <w:rPr>
          <w:rFonts w:asciiTheme="majorHAnsi" w:hAnsiTheme="majorHAnsi" w:cstheme="majorBidi"/>
        </w:rPr>
      </w:pPr>
      <w:r w:rsidRPr="27828C27">
        <w:rPr>
          <w:rFonts w:asciiTheme="majorHAnsi" w:hAnsiTheme="majorHAnsi" w:cstheme="majorBidi"/>
        </w:rPr>
        <w:lastRenderedPageBreak/>
        <w:t>d</w:t>
      </w:r>
      <w:r w:rsidR="009C713A" w:rsidRPr="27828C27">
        <w:rPr>
          <w:rFonts w:asciiTheme="majorHAnsi" w:hAnsiTheme="majorHAnsi" w:cstheme="majorBidi"/>
        </w:rPr>
        <w:t>. Retinacular test</w:t>
      </w:r>
      <w:r>
        <w:br/>
      </w:r>
    </w:p>
    <w:p w14:paraId="134D23DC" w14:textId="0AE5CCD9" w:rsidR="009C713A" w:rsidRPr="007607F7" w:rsidRDefault="003E2CE6" w:rsidP="27828C27">
      <w:pPr>
        <w:spacing w:after="0" w:line="240" w:lineRule="auto"/>
        <w:ind w:left="357"/>
        <w:rPr>
          <w:rFonts w:asciiTheme="majorHAnsi" w:hAnsiTheme="majorHAnsi" w:cstheme="majorBidi"/>
        </w:rPr>
      </w:pPr>
      <w:r w:rsidRPr="27828C27">
        <w:rPr>
          <w:rFonts w:asciiTheme="majorHAnsi" w:hAnsiTheme="majorHAnsi" w:cstheme="majorBidi"/>
        </w:rPr>
        <w:t>e</w:t>
      </w:r>
      <w:r w:rsidR="009C713A" w:rsidRPr="27828C27">
        <w:rPr>
          <w:rFonts w:asciiTheme="majorHAnsi" w:hAnsiTheme="majorHAnsi" w:cstheme="majorBidi"/>
        </w:rPr>
        <w:t>. Extender tendon test</w:t>
      </w:r>
    </w:p>
    <w:p w14:paraId="65D94015" w14:textId="42AAE08B" w:rsidR="009C713A" w:rsidRPr="007607F7" w:rsidRDefault="009C713A" w:rsidP="00D05F63">
      <w:pPr>
        <w:spacing w:after="0" w:line="240" w:lineRule="auto"/>
        <w:rPr>
          <w:rFonts w:asciiTheme="majorHAnsi" w:hAnsiTheme="majorHAnsi" w:cstheme="majorHAnsi"/>
        </w:rPr>
      </w:pPr>
    </w:p>
    <w:p w14:paraId="79EFAF8D" w14:textId="5A0AA7EE" w:rsidR="009C713A" w:rsidRPr="007607F7" w:rsidRDefault="009C713A" w:rsidP="00D05F63">
      <w:pPr>
        <w:spacing w:after="120" w:line="240" w:lineRule="auto"/>
        <w:rPr>
          <w:rFonts w:asciiTheme="majorHAnsi" w:hAnsiTheme="majorHAnsi" w:cstheme="majorHAnsi"/>
        </w:rPr>
      </w:pPr>
      <w:r w:rsidRPr="007607F7">
        <w:rPr>
          <w:rFonts w:asciiTheme="majorHAnsi" w:hAnsiTheme="majorHAnsi" w:cstheme="majorHAnsi"/>
          <w:b/>
          <w:bCs/>
        </w:rPr>
        <w:t>7. Which of the carpal bones is most commonly fractured?</w:t>
      </w:r>
    </w:p>
    <w:p w14:paraId="73E069F7" w14:textId="6D9F279E" w:rsidR="003E2CE6" w:rsidRPr="007607F7" w:rsidRDefault="003E2CE6" w:rsidP="27828C27">
      <w:pPr>
        <w:spacing w:after="0" w:line="240" w:lineRule="auto"/>
        <w:ind w:left="357"/>
        <w:rPr>
          <w:rFonts w:asciiTheme="majorHAnsi" w:hAnsiTheme="majorHAnsi" w:cstheme="majorBidi"/>
        </w:rPr>
      </w:pPr>
      <w:r w:rsidRPr="27828C27">
        <w:rPr>
          <w:rFonts w:asciiTheme="majorHAnsi" w:hAnsiTheme="majorHAnsi" w:cstheme="majorBidi"/>
        </w:rPr>
        <w:t>a</w:t>
      </w:r>
      <w:r w:rsidR="009C713A" w:rsidRPr="27828C27">
        <w:rPr>
          <w:rFonts w:asciiTheme="majorHAnsi" w:hAnsiTheme="majorHAnsi" w:cstheme="majorBidi"/>
        </w:rPr>
        <w:t>. Lunate</w:t>
      </w:r>
      <w:r>
        <w:br/>
      </w:r>
    </w:p>
    <w:p w14:paraId="345CCCE9" w14:textId="67D2A581" w:rsidR="003E2CE6" w:rsidRPr="007607F7" w:rsidRDefault="003E2CE6" w:rsidP="27828C27">
      <w:pPr>
        <w:spacing w:after="0" w:line="240" w:lineRule="auto"/>
        <w:ind w:left="357"/>
        <w:rPr>
          <w:rFonts w:asciiTheme="majorHAnsi" w:hAnsiTheme="majorHAnsi" w:cstheme="majorBidi"/>
        </w:rPr>
      </w:pPr>
      <w:r w:rsidRPr="27828C27">
        <w:rPr>
          <w:rFonts w:asciiTheme="majorHAnsi" w:hAnsiTheme="majorHAnsi" w:cstheme="majorBidi"/>
        </w:rPr>
        <w:t>*b</w:t>
      </w:r>
      <w:r w:rsidR="009C713A" w:rsidRPr="27828C27">
        <w:rPr>
          <w:rFonts w:asciiTheme="majorHAnsi" w:hAnsiTheme="majorHAnsi" w:cstheme="majorBidi"/>
        </w:rPr>
        <w:t>. Scaphoid</w:t>
      </w:r>
      <w:r>
        <w:br/>
      </w:r>
    </w:p>
    <w:p w14:paraId="6A9288D1" w14:textId="12E6C5EE" w:rsidR="003E2CE6" w:rsidRPr="007607F7" w:rsidRDefault="003E2CE6" w:rsidP="27828C27">
      <w:pPr>
        <w:spacing w:after="0" w:line="240" w:lineRule="auto"/>
        <w:ind w:left="357"/>
        <w:rPr>
          <w:rFonts w:asciiTheme="majorHAnsi" w:hAnsiTheme="majorHAnsi" w:cstheme="majorBidi"/>
        </w:rPr>
      </w:pPr>
      <w:r w:rsidRPr="27828C27">
        <w:rPr>
          <w:rFonts w:asciiTheme="majorHAnsi" w:hAnsiTheme="majorHAnsi" w:cstheme="majorBidi"/>
        </w:rPr>
        <w:t>c</w:t>
      </w:r>
      <w:r w:rsidR="009C713A" w:rsidRPr="27828C27">
        <w:rPr>
          <w:rFonts w:asciiTheme="majorHAnsi" w:hAnsiTheme="majorHAnsi" w:cstheme="majorBidi"/>
        </w:rPr>
        <w:t>. Trapezium</w:t>
      </w:r>
      <w:r>
        <w:br/>
      </w:r>
    </w:p>
    <w:p w14:paraId="38C11406" w14:textId="680B6D65" w:rsidR="003E2CE6" w:rsidRPr="007607F7" w:rsidRDefault="003E2CE6" w:rsidP="27828C27">
      <w:pPr>
        <w:spacing w:after="0" w:line="240" w:lineRule="auto"/>
        <w:ind w:left="357"/>
        <w:rPr>
          <w:rFonts w:asciiTheme="majorHAnsi" w:hAnsiTheme="majorHAnsi" w:cstheme="majorBidi"/>
        </w:rPr>
      </w:pPr>
      <w:r w:rsidRPr="27828C27">
        <w:rPr>
          <w:rFonts w:asciiTheme="majorHAnsi" w:hAnsiTheme="majorHAnsi" w:cstheme="majorBidi"/>
        </w:rPr>
        <w:t>d</w:t>
      </w:r>
      <w:r w:rsidR="009C713A" w:rsidRPr="27828C27">
        <w:rPr>
          <w:rFonts w:asciiTheme="majorHAnsi" w:hAnsiTheme="majorHAnsi" w:cstheme="majorBidi"/>
        </w:rPr>
        <w:t>. Triquetrum</w:t>
      </w:r>
      <w:r>
        <w:br/>
      </w:r>
    </w:p>
    <w:p w14:paraId="7B2EA895" w14:textId="00E3A70D" w:rsidR="009C713A" w:rsidRPr="007607F7" w:rsidRDefault="003E2CE6" w:rsidP="27828C27">
      <w:pPr>
        <w:spacing w:after="0" w:line="240" w:lineRule="auto"/>
        <w:ind w:left="357"/>
        <w:rPr>
          <w:rFonts w:asciiTheme="majorHAnsi" w:hAnsiTheme="majorHAnsi" w:cstheme="majorBidi"/>
        </w:rPr>
      </w:pPr>
      <w:r w:rsidRPr="27828C27">
        <w:rPr>
          <w:rFonts w:asciiTheme="majorHAnsi" w:hAnsiTheme="majorHAnsi" w:cstheme="majorBidi"/>
        </w:rPr>
        <w:t>e</w:t>
      </w:r>
      <w:r w:rsidR="009C713A" w:rsidRPr="27828C27">
        <w:rPr>
          <w:rFonts w:asciiTheme="majorHAnsi" w:hAnsiTheme="majorHAnsi" w:cstheme="majorBidi"/>
        </w:rPr>
        <w:t>. Hamate</w:t>
      </w:r>
    </w:p>
    <w:p w14:paraId="35A3393C" w14:textId="5A9005BF" w:rsidR="009C713A" w:rsidRPr="007607F7" w:rsidRDefault="009C713A" w:rsidP="00D05F63">
      <w:pPr>
        <w:spacing w:after="0" w:line="240" w:lineRule="auto"/>
        <w:rPr>
          <w:rFonts w:asciiTheme="majorHAnsi" w:hAnsiTheme="majorHAnsi" w:cstheme="majorHAnsi"/>
        </w:rPr>
      </w:pPr>
    </w:p>
    <w:p w14:paraId="379534AD" w14:textId="32F9D669" w:rsidR="009C713A" w:rsidRPr="007607F7" w:rsidRDefault="009C713A" w:rsidP="4DA72797">
      <w:pPr>
        <w:spacing w:after="120" w:line="240" w:lineRule="auto"/>
        <w:rPr>
          <w:rFonts w:asciiTheme="majorHAnsi" w:hAnsiTheme="majorHAnsi" w:cstheme="majorBidi"/>
        </w:rPr>
      </w:pPr>
      <w:r w:rsidRPr="4DA72797">
        <w:rPr>
          <w:rFonts w:asciiTheme="majorHAnsi" w:hAnsiTheme="majorHAnsi" w:cstheme="majorBidi"/>
          <w:b/>
          <w:bCs/>
        </w:rPr>
        <w:t xml:space="preserve">8. </w:t>
      </w:r>
      <w:commentRangeStart w:id="6"/>
      <w:r w:rsidRPr="4DA72797">
        <w:rPr>
          <w:rFonts w:asciiTheme="majorHAnsi" w:hAnsiTheme="majorHAnsi" w:cstheme="majorBidi"/>
          <w:b/>
          <w:bCs/>
        </w:rPr>
        <w:t xml:space="preserve">Which </w:t>
      </w:r>
      <w:commentRangeEnd w:id="6"/>
      <w:r w:rsidRPr="4DA72797">
        <w:rPr>
          <w:rStyle w:val="CommentReference"/>
          <w:rFonts w:asciiTheme="majorHAnsi" w:hAnsiTheme="majorHAnsi" w:cstheme="majorBidi"/>
          <w:b/>
          <w:bCs/>
          <w:sz w:val="22"/>
          <w:szCs w:val="22"/>
        </w:rPr>
        <w:commentReference w:id="6"/>
      </w:r>
      <w:r w:rsidRPr="4DA72797">
        <w:rPr>
          <w:rFonts w:asciiTheme="majorHAnsi" w:hAnsiTheme="majorHAnsi" w:cstheme="majorBidi"/>
          <w:b/>
          <w:bCs/>
        </w:rPr>
        <w:t>special test is pictured?</w:t>
      </w:r>
    </w:p>
    <w:p w14:paraId="6618F38A" w14:textId="044EC22A" w:rsidR="343A4DCC" w:rsidRDefault="343A4DCC" w:rsidP="4DA72797">
      <w:pPr>
        <w:spacing w:after="80" w:line="480" w:lineRule="auto"/>
        <w:rPr>
          <w:rFonts w:ascii="Calibri" w:eastAsia="Calibri" w:hAnsi="Calibri" w:cs="Calibri"/>
          <w:color w:val="000000" w:themeColor="text1"/>
        </w:rPr>
      </w:pPr>
      <w:r w:rsidRPr="4DA72797">
        <w:rPr>
          <w:rFonts w:asciiTheme="majorHAnsi" w:hAnsiTheme="majorHAnsi" w:cstheme="majorBidi"/>
          <w:b/>
          <w:bCs/>
        </w:rPr>
        <w:t>Insert:</w:t>
      </w:r>
      <w:r>
        <w:rPr>
          <w:noProof/>
        </w:rPr>
        <w:drawing>
          <wp:inline distT="0" distB="0" distL="0" distR="0" wp14:anchorId="6E21AFB6" wp14:editId="41421340">
            <wp:extent cx="1581150" cy="1314450"/>
            <wp:effectExtent l="0" t="0" r="0" b="0"/>
            <wp:docPr id="10428187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818751" name="Picture 1042818751"/>
                    <pic:cNvPicPr/>
                  </pic:nvPicPr>
                  <pic:blipFill>
                    <a:blip r:embed="rId16">
                      <a:extLst>
                        <a:ext uri="{28A0092B-C50C-407E-A947-70E740481C1C}">
                          <a14:useLocalDpi xmlns:a14="http://schemas.microsoft.com/office/drawing/2010/main"/>
                        </a:ext>
                      </a:extLst>
                    </a:blip>
                    <a:stretch>
                      <a:fillRect/>
                    </a:stretch>
                  </pic:blipFill>
                  <pic:spPr>
                    <a:xfrm>
                      <a:off x="0" y="0"/>
                      <a:ext cx="1581150" cy="1314450"/>
                    </a:xfrm>
                    <a:prstGeom prst="rect">
                      <a:avLst/>
                    </a:prstGeom>
                  </pic:spPr>
                </pic:pic>
              </a:graphicData>
            </a:graphic>
          </wp:inline>
        </w:drawing>
      </w:r>
    </w:p>
    <w:p w14:paraId="19CC8EA9" w14:textId="3979A9FE" w:rsidR="343A4DCC" w:rsidRDefault="343A4DCC" w:rsidP="4DA72797">
      <w:pPr>
        <w:widowControl w:val="0"/>
        <w:spacing w:after="80" w:line="480" w:lineRule="auto"/>
        <w:rPr>
          <w:rFonts w:ascii="Calibri" w:eastAsia="Calibri" w:hAnsi="Calibri" w:cs="Calibri"/>
          <w:color w:val="000000" w:themeColor="text1"/>
        </w:rPr>
      </w:pPr>
      <w:r w:rsidRPr="4DA72797">
        <w:rPr>
          <w:rFonts w:ascii="Calibri" w:eastAsia="Calibri" w:hAnsi="Calibri" w:cs="Calibri"/>
          <w:b/>
          <w:bCs/>
          <w:color w:val="000000" w:themeColor="text1"/>
        </w:rPr>
        <w:t>\P 05.03 ID701184\</w:t>
      </w:r>
    </w:p>
    <w:p w14:paraId="61CCDF63" w14:textId="06C2C913" w:rsidR="4DA72797" w:rsidRDefault="4DA72797" w:rsidP="4DA72797">
      <w:pPr>
        <w:spacing w:after="120" w:line="240" w:lineRule="auto"/>
        <w:rPr>
          <w:rFonts w:asciiTheme="majorHAnsi" w:hAnsiTheme="majorHAnsi" w:cstheme="majorBidi"/>
          <w:b/>
          <w:bCs/>
        </w:rPr>
      </w:pPr>
    </w:p>
    <w:p w14:paraId="03453B71" w14:textId="12406D02" w:rsidR="003E2CE6" w:rsidRPr="007607F7" w:rsidRDefault="003E2CE6" w:rsidP="27828C27">
      <w:pPr>
        <w:spacing w:after="0" w:line="240" w:lineRule="auto"/>
        <w:ind w:left="357"/>
        <w:rPr>
          <w:rFonts w:asciiTheme="majorHAnsi" w:hAnsiTheme="majorHAnsi" w:cstheme="majorBidi"/>
        </w:rPr>
      </w:pPr>
      <w:r w:rsidRPr="27828C27">
        <w:rPr>
          <w:rFonts w:asciiTheme="majorHAnsi" w:hAnsiTheme="majorHAnsi" w:cstheme="majorBidi"/>
        </w:rPr>
        <w:t>a</w:t>
      </w:r>
      <w:r w:rsidR="009C713A" w:rsidRPr="27828C27">
        <w:rPr>
          <w:rFonts w:asciiTheme="majorHAnsi" w:hAnsiTheme="majorHAnsi" w:cstheme="majorBidi"/>
        </w:rPr>
        <w:t>. Trigger finger test</w:t>
      </w:r>
      <w:r>
        <w:br/>
      </w:r>
    </w:p>
    <w:p w14:paraId="25C1CECB" w14:textId="7525BC5E" w:rsidR="003E2CE6" w:rsidRPr="007607F7" w:rsidRDefault="003E2CE6" w:rsidP="27828C27">
      <w:pPr>
        <w:spacing w:after="0" w:line="240" w:lineRule="auto"/>
        <w:ind w:left="357"/>
        <w:rPr>
          <w:rFonts w:asciiTheme="majorHAnsi" w:hAnsiTheme="majorHAnsi" w:cstheme="majorBidi"/>
        </w:rPr>
      </w:pPr>
      <w:r w:rsidRPr="27828C27">
        <w:rPr>
          <w:rFonts w:asciiTheme="majorHAnsi" w:hAnsiTheme="majorHAnsi" w:cstheme="majorBidi"/>
        </w:rPr>
        <w:t>b</w:t>
      </w:r>
      <w:r w:rsidR="009C713A" w:rsidRPr="27828C27">
        <w:rPr>
          <w:rFonts w:asciiTheme="majorHAnsi" w:hAnsiTheme="majorHAnsi" w:cstheme="majorBidi"/>
        </w:rPr>
        <w:t>. Retinacular test</w:t>
      </w:r>
      <w:r>
        <w:br/>
      </w:r>
    </w:p>
    <w:p w14:paraId="6E8A5DFB" w14:textId="5CF25B0D" w:rsidR="003E2CE6" w:rsidRPr="007607F7" w:rsidRDefault="003E2CE6" w:rsidP="27828C27">
      <w:pPr>
        <w:spacing w:after="0" w:line="240" w:lineRule="auto"/>
        <w:ind w:left="357"/>
        <w:rPr>
          <w:rFonts w:asciiTheme="majorHAnsi" w:hAnsiTheme="majorHAnsi" w:cstheme="majorBidi"/>
        </w:rPr>
      </w:pPr>
      <w:r w:rsidRPr="27828C27">
        <w:rPr>
          <w:rFonts w:asciiTheme="majorHAnsi" w:hAnsiTheme="majorHAnsi" w:cstheme="majorBidi"/>
        </w:rPr>
        <w:t>*c</w:t>
      </w:r>
      <w:r w:rsidR="009C713A" w:rsidRPr="27828C27">
        <w:rPr>
          <w:rFonts w:asciiTheme="majorHAnsi" w:hAnsiTheme="majorHAnsi" w:cstheme="majorBidi"/>
        </w:rPr>
        <w:t>. Bunnel-Littler test</w:t>
      </w:r>
      <w:r>
        <w:br/>
      </w:r>
    </w:p>
    <w:p w14:paraId="6D24CCFC" w14:textId="16E861C4" w:rsidR="003E2CE6" w:rsidRPr="007607F7" w:rsidRDefault="003E2CE6" w:rsidP="27828C27">
      <w:pPr>
        <w:spacing w:after="0" w:line="240" w:lineRule="auto"/>
        <w:ind w:left="357"/>
        <w:rPr>
          <w:rFonts w:asciiTheme="majorHAnsi" w:hAnsiTheme="majorHAnsi" w:cstheme="majorBidi"/>
        </w:rPr>
      </w:pPr>
      <w:r w:rsidRPr="27828C27">
        <w:rPr>
          <w:rFonts w:asciiTheme="majorHAnsi" w:hAnsiTheme="majorHAnsi" w:cstheme="majorBidi"/>
        </w:rPr>
        <w:t>d</w:t>
      </w:r>
      <w:r w:rsidR="009C713A" w:rsidRPr="27828C27">
        <w:rPr>
          <w:rFonts w:asciiTheme="majorHAnsi" w:hAnsiTheme="majorHAnsi" w:cstheme="majorBidi"/>
        </w:rPr>
        <w:t>. Compression test</w:t>
      </w:r>
      <w:r>
        <w:br/>
      </w:r>
    </w:p>
    <w:p w14:paraId="7212B373" w14:textId="02F810F5" w:rsidR="009C713A" w:rsidRPr="007607F7" w:rsidRDefault="003E2CE6" w:rsidP="27828C27">
      <w:pPr>
        <w:spacing w:after="0" w:line="240" w:lineRule="auto"/>
        <w:ind w:left="357"/>
        <w:rPr>
          <w:rFonts w:asciiTheme="majorHAnsi" w:hAnsiTheme="majorHAnsi" w:cstheme="majorBidi"/>
        </w:rPr>
      </w:pPr>
      <w:r w:rsidRPr="27828C27">
        <w:rPr>
          <w:rFonts w:asciiTheme="majorHAnsi" w:hAnsiTheme="majorHAnsi" w:cstheme="majorBidi"/>
        </w:rPr>
        <w:t>e</w:t>
      </w:r>
      <w:r w:rsidR="009C713A" w:rsidRPr="27828C27">
        <w:rPr>
          <w:rFonts w:asciiTheme="majorHAnsi" w:hAnsiTheme="majorHAnsi" w:cstheme="majorBidi"/>
        </w:rPr>
        <w:t>. Finkelstein</w:t>
      </w:r>
      <w:r w:rsidR="007607F7" w:rsidRPr="27828C27">
        <w:rPr>
          <w:rFonts w:asciiTheme="majorHAnsi" w:hAnsiTheme="majorHAnsi" w:cstheme="majorBidi"/>
        </w:rPr>
        <w:t>’</w:t>
      </w:r>
      <w:r w:rsidR="009C713A" w:rsidRPr="27828C27">
        <w:rPr>
          <w:rFonts w:asciiTheme="majorHAnsi" w:hAnsiTheme="majorHAnsi" w:cstheme="majorBidi"/>
        </w:rPr>
        <w:t>s test</w:t>
      </w:r>
    </w:p>
    <w:p w14:paraId="6B04C474" w14:textId="4FC8D7AB" w:rsidR="009C713A" w:rsidRPr="007607F7" w:rsidRDefault="009C713A" w:rsidP="27828C27">
      <w:pPr>
        <w:spacing w:after="0" w:line="240" w:lineRule="auto"/>
        <w:rPr>
          <w:rStyle w:val="SubtleEmphasis"/>
          <w:rFonts w:asciiTheme="majorHAnsi" w:hAnsiTheme="majorHAnsi" w:cstheme="majorBidi"/>
        </w:rPr>
      </w:pPr>
    </w:p>
    <w:p w14:paraId="5DFEE658" w14:textId="11EA77DB" w:rsidR="009C713A" w:rsidRPr="007607F7" w:rsidRDefault="009C713A" w:rsidP="00D05F63">
      <w:pPr>
        <w:spacing w:after="120" w:line="240" w:lineRule="auto"/>
        <w:rPr>
          <w:rFonts w:asciiTheme="majorHAnsi" w:hAnsiTheme="majorHAnsi" w:cstheme="majorHAnsi"/>
        </w:rPr>
      </w:pPr>
      <w:r w:rsidRPr="007607F7">
        <w:rPr>
          <w:rFonts w:asciiTheme="majorHAnsi" w:hAnsiTheme="majorHAnsi" w:cstheme="majorHAnsi"/>
          <w:b/>
          <w:bCs/>
        </w:rPr>
        <w:t>9. Which nerve is involved in carpal tunnel syndrome?</w:t>
      </w:r>
    </w:p>
    <w:p w14:paraId="30D73B67" w14:textId="15BFABF9" w:rsidR="003E2CE6" w:rsidRPr="007607F7" w:rsidRDefault="003E2CE6" w:rsidP="27828C27">
      <w:pPr>
        <w:spacing w:after="0" w:line="240" w:lineRule="auto"/>
        <w:ind w:left="357"/>
        <w:rPr>
          <w:rFonts w:asciiTheme="majorHAnsi" w:hAnsiTheme="majorHAnsi" w:cstheme="majorBidi"/>
        </w:rPr>
      </w:pPr>
      <w:r w:rsidRPr="27828C27">
        <w:rPr>
          <w:rFonts w:asciiTheme="majorHAnsi" w:hAnsiTheme="majorHAnsi" w:cstheme="majorBidi"/>
        </w:rPr>
        <w:t>a</w:t>
      </w:r>
      <w:r w:rsidR="009C713A" w:rsidRPr="27828C27">
        <w:rPr>
          <w:rFonts w:asciiTheme="majorHAnsi" w:hAnsiTheme="majorHAnsi" w:cstheme="majorBidi"/>
        </w:rPr>
        <w:t>. Radial nerve</w:t>
      </w:r>
      <w:r>
        <w:br/>
      </w:r>
    </w:p>
    <w:p w14:paraId="0882DABB" w14:textId="105B4B14" w:rsidR="003E2CE6" w:rsidRPr="007607F7" w:rsidRDefault="003E2CE6" w:rsidP="27828C27">
      <w:pPr>
        <w:spacing w:after="0" w:line="240" w:lineRule="auto"/>
        <w:ind w:left="357"/>
        <w:rPr>
          <w:rFonts w:asciiTheme="majorHAnsi" w:hAnsiTheme="majorHAnsi" w:cstheme="majorBidi"/>
        </w:rPr>
      </w:pPr>
      <w:r w:rsidRPr="27828C27">
        <w:rPr>
          <w:rFonts w:asciiTheme="majorHAnsi" w:hAnsiTheme="majorHAnsi" w:cstheme="majorBidi"/>
        </w:rPr>
        <w:t>b</w:t>
      </w:r>
      <w:r w:rsidR="009C713A" w:rsidRPr="27828C27">
        <w:rPr>
          <w:rFonts w:asciiTheme="majorHAnsi" w:hAnsiTheme="majorHAnsi" w:cstheme="majorBidi"/>
        </w:rPr>
        <w:t>. Ulnar nerve</w:t>
      </w:r>
      <w:r>
        <w:br/>
      </w:r>
    </w:p>
    <w:p w14:paraId="36053C41" w14:textId="646310EA" w:rsidR="003E2CE6" w:rsidRPr="007607F7" w:rsidRDefault="003E2CE6" w:rsidP="27828C27">
      <w:pPr>
        <w:spacing w:after="0" w:line="240" w:lineRule="auto"/>
        <w:ind w:left="357"/>
        <w:rPr>
          <w:rFonts w:asciiTheme="majorHAnsi" w:hAnsiTheme="majorHAnsi" w:cstheme="majorBidi"/>
        </w:rPr>
      </w:pPr>
      <w:r w:rsidRPr="27828C27">
        <w:rPr>
          <w:rFonts w:asciiTheme="majorHAnsi" w:hAnsiTheme="majorHAnsi" w:cstheme="majorBidi"/>
        </w:rPr>
        <w:t>c</w:t>
      </w:r>
      <w:r w:rsidR="009C713A" w:rsidRPr="27828C27">
        <w:rPr>
          <w:rFonts w:asciiTheme="majorHAnsi" w:hAnsiTheme="majorHAnsi" w:cstheme="majorBidi"/>
        </w:rPr>
        <w:t>. Musculocutaneous nerve</w:t>
      </w:r>
      <w:r>
        <w:br/>
      </w:r>
    </w:p>
    <w:p w14:paraId="398CA519" w14:textId="1D9A568F" w:rsidR="003E2CE6" w:rsidRPr="007607F7" w:rsidRDefault="003E2CE6" w:rsidP="27828C27">
      <w:pPr>
        <w:spacing w:after="0" w:line="240" w:lineRule="auto"/>
        <w:ind w:left="357"/>
        <w:rPr>
          <w:rFonts w:asciiTheme="majorHAnsi" w:hAnsiTheme="majorHAnsi" w:cstheme="majorBidi"/>
        </w:rPr>
      </w:pPr>
      <w:r w:rsidRPr="27828C27">
        <w:rPr>
          <w:rFonts w:asciiTheme="majorHAnsi" w:hAnsiTheme="majorHAnsi" w:cstheme="majorBidi"/>
        </w:rPr>
        <w:lastRenderedPageBreak/>
        <w:t>d</w:t>
      </w:r>
      <w:r w:rsidR="009C713A" w:rsidRPr="27828C27">
        <w:rPr>
          <w:rFonts w:asciiTheme="majorHAnsi" w:hAnsiTheme="majorHAnsi" w:cstheme="majorBidi"/>
        </w:rPr>
        <w:t>. Axillary nerve</w:t>
      </w:r>
      <w:r>
        <w:br/>
      </w:r>
    </w:p>
    <w:p w14:paraId="5CC4541D" w14:textId="6A7E47FC" w:rsidR="003C1221" w:rsidRPr="007607F7" w:rsidRDefault="003E2CE6" w:rsidP="27828C27">
      <w:pPr>
        <w:spacing w:after="0" w:line="240" w:lineRule="auto"/>
        <w:ind w:left="357"/>
        <w:rPr>
          <w:rFonts w:asciiTheme="majorHAnsi" w:hAnsiTheme="majorHAnsi" w:cstheme="majorBidi"/>
        </w:rPr>
      </w:pPr>
      <w:r w:rsidRPr="27828C27">
        <w:rPr>
          <w:rFonts w:asciiTheme="majorHAnsi" w:hAnsiTheme="majorHAnsi" w:cstheme="majorBidi"/>
        </w:rPr>
        <w:t>*e</w:t>
      </w:r>
      <w:r w:rsidR="009C713A" w:rsidRPr="27828C27">
        <w:rPr>
          <w:rFonts w:asciiTheme="majorHAnsi" w:hAnsiTheme="majorHAnsi" w:cstheme="majorBidi"/>
        </w:rPr>
        <w:t>. Median nerve</w:t>
      </w:r>
    </w:p>
    <w:p w14:paraId="3D08C36E" w14:textId="62D5C8A8" w:rsidR="009C713A" w:rsidRPr="007607F7" w:rsidRDefault="009C713A" w:rsidP="00D05F63">
      <w:pPr>
        <w:spacing w:after="0" w:line="240" w:lineRule="auto"/>
        <w:rPr>
          <w:rFonts w:asciiTheme="majorHAnsi" w:hAnsiTheme="majorHAnsi" w:cstheme="majorHAnsi"/>
        </w:rPr>
      </w:pPr>
    </w:p>
    <w:p w14:paraId="7BA61E32" w14:textId="2ADB6043" w:rsidR="009C713A" w:rsidRPr="007607F7" w:rsidRDefault="009C713A" w:rsidP="00D05F63">
      <w:pPr>
        <w:spacing w:after="120" w:line="240" w:lineRule="auto"/>
        <w:rPr>
          <w:rFonts w:asciiTheme="majorHAnsi" w:hAnsiTheme="majorHAnsi" w:cstheme="majorHAnsi"/>
        </w:rPr>
      </w:pPr>
      <w:r w:rsidRPr="007607F7">
        <w:rPr>
          <w:rFonts w:asciiTheme="majorHAnsi" w:hAnsiTheme="majorHAnsi" w:cstheme="majorHAnsi"/>
          <w:b/>
          <w:bCs/>
        </w:rPr>
        <w:t>10. What is the percentage, on average, that someone is in the stance phase of the walking gait compared to the swing phase of gait?</w:t>
      </w:r>
    </w:p>
    <w:p w14:paraId="2FABB2EB" w14:textId="45888F08" w:rsidR="003E2CE6" w:rsidRPr="007607F7" w:rsidRDefault="003E2CE6" w:rsidP="27828C27">
      <w:pPr>
        <w:spacing w:after="0" w:line="240" w:lineRule="auto"/>
        <w:ind w:left="357"/>
        <w:rPr>
          <w:rFonts w:asciiTheme="majorHAnsi" w:hAnsiTheme="majorHAnsi" w:cstheme="majorBidi"/>
        </w:rPr>
      </w:pPr>
      <w:r w:rsidRPr="27828C27">
        <w:rPr>
          <w:rFonts w:asciiTheme="majorHAnsi" w:hAnsiTheme="majorHAnsi" w:cstheme="majorBidi"/>
        </w:rPr>
        <w:t>a</w:t>
      </w:r>
      <w:r w:rsidR="009C713A" w:rsidRPr="27828C27">
        <w:rPr>
          <w:rFonts w:asciiTheme="majorHAnsi" w:hAnsiTheme="majorHAnsi" w:cstheme="majorBidi"/>
        </w:rPr>
        <w:t>. 40% in stance, 60% in swing</w:t>
      </w:r>
      <w:r>
        <w:br/>
      </w:r>
    </w:p>
    <w:p w14:paraId="6E91B996" w14:textId="5047F1F4" w:rsidR="003E2CE6" w:rsidRPr="007607F7" w:rsidRDefault="003E2CE6" w:rsidP="27828C27">
      <w:pPr>
        <w:spacing w:after="0" w:line="240" w:lineRule="auto"/>
        <w:ind w:left="357"/>
        <w:rPr>
          <w:rFonts w:asciiTheme="majorHAnsi" w:hAnsiTheme="majorHAnsi" w:cstheme="majorBidi"/>
        </w:rPr>
      </w:pPr>
      <w:r w:rsidRPr="27828C27">
        <w:rPr>
          <w:rFonts w:asciiTheme="majorHAnsi" w:hAnsiTheme="majorHAnsi" w:cstheme="majorBidi"/>
        </w:rPr>
        <w:t>b</w:t>
      </w:r>
      <w:r w:rsidR="009C713A" w:rsidRPr="27828C27">
        <w:rPr>
          <w:rFonts w:asciiTheme="majorHAnsi" w:hAnsiTheme="majorHAnsi" w:cstheme="majorBidi"/>
        </w:rPr>
        <w:t>. 65% in stance, 35% in swing</w:t>
      </w:r>
      <w:r>
        <w:br/>
      </w:r>
    </w:p>
    <w:p w14:paraId="15286186" w14:textId="676A8974" w:rsidR="003E2CE6" w:rsidRPr="007607F7" w:rsidRDefault="003E2CE6" w:rsidP="27828C27">
      <w:pPr>
        <w:spacing w:after="0" w:line="240" w:lineRule="auto"/>
        <w:ind w:left="357"/>
        <w:rPr>
          <w:rFonts w:asciiTheme="majorHAnsi" w:hAnsiTheme="majorHAnsi" w:cstheme="majorBidi"/>
        </w:rPr>
      </w:pPr>
      <w:r w:rsidRPr="27828C27">
        <w:rPr>
          <w:rFonts w:asciiTheme="majorHAnsi" w:hAnsiTheme="majorHAnsi" w:cstheme="majorBidi"/>
        </w:rPr>
        <w:t>c</w:t>
      </w:r>
      <w:r w:rsidR="009C713A" w:rsidRPr="27828C27">
        <w:rPr>
          <w:rFonts w:asciiTheme="majorHAnsi" w:hAnsiTheme="majorHAnsi" w:cstheme="majorBidi"/>
        </w:rPr>
        <w:t>. 35% in stance, 65% in swing</w:t>
      </w:r>
      <w:r>
        <w:br/>
      </w:r>
    </w:p>
    <w:p w14:paraId="3A4CDA44" w14:textId="662DC769" w:rsidR="003E2CE6" w:rsidRPr="007607F7" w:rsidRDefault="003E2CE6" w:rsidP="27828C27">
      <w:pPr>
        <w:spacing w:after="0" w:line="240" w:lineRule="auto"/>
        <w:ind w:left="357"/>
        <w:rPr>
          <w:rFonts w:asciiTheme="majorHAnsi" w:hAnsiTheme="majorHAnsi" w:cstheme="majorBidi"/>
        </w:rPr>
      </w:pPr>
      <w:r w:rsidRPr="27828C27">
        <w:rPr>
          <w:rFonts w:asciiTheme="majorHAnsi" w:hAnsiTheme="majorHAnsi" w:cstheme="majorBidi"/>
        </w:rPr>
        <w:t>*d</w:t>
      </w:r>
      <w:r w:rsidR="009C713A" w:rsidRPr="27828C27">
        <w:rPr>
          <w:rFonts w:asciiTheme="majorHAnsi" w:hAnsiTheme="majorHAnsi" w:cstheme="majorBidi"/>
        </w:rPr>
        <w:t>. 60% in stance, 40% in swing</w:t>
      </w:r>
      <w:r>
        <w:br/>
      </w:r>
    </w:p>
    <w:p w14:paraId="2F370766" w14:textId="42FBD237" w:rsidR="009C713A" w:rsidRPr="007607F7" w:rsidRDefault="003E2CE6" w:rsidP="27828C27">
      <w:pPr>
        <w:spacing w:after="0" w:line="240" w:lineRule="auto"/>
        <w:ind w:left="357"/>
        <w:rPr>
          <w:rFonts w:asciiTheme="majorHAnsi" w:hAnsiTheme="majorHAnsi" w:cstheme="majorBidi"/>
        </w:rPr>
      </w:pPr>
      <w:r w:rsidRPr="27828C27">
        <w:rPr>
          <w:rFonts w:asciiTheme="majorHAnsi" w:hAnsiTheme="majorHAnsi" w:cstheme="majorBidi"/>
        </w:rPr>
        <w:t>e</w:t>
      </w:r>
      <w:r w:rsidR="009C713A" w:rsidRPr="27828C27">
        <w:rPr>
          <w:rFonts w:asciiTheme="majorHAnsi" w:hAnsiTheme="majorHAnsi" w:cstheme="majorBidi"/>
        </w:rPr>
        <w:t>. 50% in stance, 50% in swing</w:t>
      </w:r>
    </w:p>
    <w:p w14:paraId="763A6124" w14:textId="77777777" w:rsidR="003C1221" w:rsidRPr="007607F7" w:rsidRDefault="003C1221" w:rsidP="00D05F63">
      <w:pPr>
        <w:spacing w:after="0" w:line="240" w:lineRule="auto"/>
        <w:rPr>
          <w:rFonts w:asciiTheme="majorHAnsi" w:hAnsiTheme="majorHAnsi" w:cstheme="majorHAnsi"/>
        </w:rPr>
      </w:pPr>
    </w:p>
    <w:p w14:paraId="228368E3" w14:textId="202E6720" w:rsidR="009C713A" w:rsidRPr="007607F7" w:rsidRDefault="009C713A" w:rsidP="00D05F63">
      <w:pPr>
        <w:spacing w:after="120" w:line="240" w:lineRule="auto"/>
        <w:rPr>
          <w:rFonts w:asciiTheme="majorHAnsi" w:hAnsiTheme="majorHAnsi" w:cstheme="majorHAnsi"/>
        </w:rPr>
      </w:pPr>
      <w:r w:rsidRPr="007607F7">
        <w:rPr>
          <w:rFonts w:asciiTheme="majorHAnsi" w:hAnsiTheme="majorHAnsi" w:cstheme="majorHAnsi"/>
          <w:b/>
          <w:bCs/>
        </w:rPr>
        <w:t>11. What instrument can the athletic trainer use to assess pulmonary function?</w:t>
      </w:r>
    </w:p>
    <w:p w14:paraId="3E4FC77A" w14:textId="03A98A16" w:rsidR="003E2CE6" w:rsidRPr="007607F7" w:rsidRDefault="003E2CE6" w:rsidP="27828C27">
      <w:pPr>
        <w:spacing w:after="0" w:line="240" w:lineRule="auto"/>
        <w:ind w:left="357"/>
        <w:rPr>
          <w:rFonts w:asciiTheme="majorHAnsi" w:hAnsiTheme="majorHAnsi" w:cstheme="majorBidi"/>
        </w:rPr>
      </w:pPr>
      <w:r w:rsidRPr="27828C27">
        <w:rPr>
          <w:rFonts w:asciiTheme="majorHAnsi" w:hAnsiTheme="majorHAnsi" w:cstheme="majorBidi"/>
        </w:rPr>
        <w:t>a</w:t>
      </w:r>
      <w:r w:rsidR="009C713A" w:rsidRPr="27828C27">
        <w:rPr>
          <w:rFonts w:asciiTheme="majorHAnsi" w:hAnsiTheme="majorHAnsi" w:cstheme="majorBidi"/>
        </w:rPr>
        <w:t xml:space="preserve">. </w:t>
      </w:r>
      <w:r w:rsidR="00AF0E2E" w:rsidRPr="27828C27">
        <w:rPr>
          <w:rFonts w:ascii="Calibri" w:hAnsi="Calibri" w:cs="Calibri"/>
          <w:lang w:eastAsia="ja-JP"/>
        </w:rPr>
        <w:t>V̇</w:t>
      </w:r>
      <w:r w:rsidR="009C713A" w:rsidRPr="27828C27">
        <w:rPr>
          <w:rFonts w:asciiTheme="majorHAnsi" w:hAnsiTheme="majorHAnsi" w:cstheme="majorBidi"/>
        </w:rPr>
        <w:t>O</w:t>
      </w:r>
      <w:r w:rsidR="009C713A" w:rsidRPr="27828C27">
        <w:rPr>
          <w:rFonts w:asciiTheme="majorHAnsi" w:hAnsiTheme="majorHAnsi" w:cstheme="majorBidi"/>
          <w:vertAlign w:val="subscript"/>
        </w:rPr>
        <w:t>2</w:t>
      </w:r>
      <w:r w:rsidR="009C713A" w:rsidRPr="27828C27">
        <w:rPr>
          <w:rFonts w:asciiTheme="majorHAnsi" w:hAnsiTheme="majorHAnsi" w:cstheme="majorBidi"/>
        </w:rPr>
        <w:t xml:space="preserve"> max</w:t>
      </w:r>
      <w:r>
        <w:br/>
      </w:r>
    </w:p>
    <w:p w14:paraId="28EAFDFD" w14:textId="47286C3C" w:rsidR="003E2CE6" w:rsidRPr="007607F7" w:rsidRDefault="003E2CE6" w:rsidP="27828C27">
      <w:pPr>
        <w:spacing w:after="0" w:line="240" w:lineRule="auto"/>
        <w:ind w:left="357"/>
        <w:rPr>
          <w:rFonts w:asciiTheme="majorHAnsi" w:hAnsiTheme="majorHAnsi" w:cstheme="majorBidi"/>
        </w:rPr>
      </w:pPr>
      <w:r w:rsidRPr="27828C27">
        <w:rPr>
          <w:rFonts w:asciiTheme="majorHAnsi" w:hAnsiTheme="majorHAnsi" w:cstheme="majorBidi"/>
        </w:rPr>
        <w:t>*b</w:t>
      </w:r>
      <w:r w:rsidR="009C713A" w:rsidRPr="27828C27">
        <w:rPr>
          <w:rFonts w:asciiTheme="majorHAnsi" w:hAnsiTheme="majorHAnsi" w:cstheme="majorBidi"/>
        </w:rPr>
        <w:t>. Peak flow meter</w:t>
      </w:r>
      <w:r>
        <w:br/>
      </w:r>
    </w:p>
    <w:p w14:paraId="18F81151" w14:textId="1F70683F" w:rsidR="003E2CE6" w:rsidRPr="007607F7" w:rsidRDefault="003E2CE6" w:rsidP="27828C27">
      <w:pPr>
        <w:spacing w:after="0" w:line="240" w:lineRule="auto"/>
        <w:ind w:left="357"/>
        <w:rPr>
          <w:rFonts w:asciiTheme="majorHAnsi" w:hAnsiTheme="majorHAnsi" w:cstheme="majorBidi"/>
        </w:rPr>
      </w:pPr>
      <w:r w:rsidRPr="27828C27">
        <w:rPr>
          <w:rFonts w:asciiTheme="majorHAnsi" w:hAnsiTheme="majorHAnsi" w:cstheme="majorBidi"/>
        </w:rPr>
        <w:t>c</w:t>
      </w:r>
      <w:r w:rsidR="009C713A" w:rsidRPr="27828C27">
        <w:rPr>
          <w:rFonts w:asciiTheme="majorHAnsi" w:hAnsiTheme="majorHAnsi" w:cstheme="majorBidi"/>
        </w:rPr>
        <w:t>. Portable ultrasound</w:t>
      </w:r>
      <w:r>
        <w:br/>
      </w:r>
    </w:p>
    <w:p w14:paraId="40E75D12" w14:textId="468F2D95" w:rsidR="003E2CE6" w:rsidRPr="007607F7" w:rsidRDefault="003E2CE6" w:rsidP="27828C27">
      <w:pPr>
        <w:spacing w:after="0" w:line="240" w:lineRule="auto"/>
        <w:ind w:left="357"/>
        <w:rPr>
          <w:rFonts w:asciiTheme="majorHAnsi" w:hAnsiTheme="majorHAnsi" w:cstheme="majorBidi"/>
        </w:rPr>
      </w:pPr>
      <w:r w:rsidRPr="27828C27">
        <w:rPr>
          <w:rFonts w:asciiTheme="majorHAnsi" w:hAnsiTheme="majorHAnsi" w:cstheme="majorBidi"/>
        </w:rPr>
        <w:t>d</w:t>
      </w:r>
      <w:r w:rsidR="009C713A" w:rsidRPr="27828C27">
        <w:rPr>
          <w:rFonts w:asciiTheme="majorHAnsi" w:hAnsiTheme="majorHAnsi" w:cstheme="majorBidi"/>
        </w:rPr>
        <w:t>. Respirometer</w:t>
      </w:r>
      <w:r>
        <w:br/>
      </w:r>
    </w:p>
    <w:p w14:paraId="265B9EF6" w14:textId="5CB8F61D" w:rsidR="009C713A" w:rsidRPr="007607F7" w:rsidRDefault="003E2CE6" w:rsidP="27828C27">
      <w:pPr>
        <w:spacing w:after="0" w:line="240" w:lineRule="auto"/>
        <w:ind w:left="357"/>
        <w:rPr>
          <w:rFonts w:asciiTheme="majorHAnsi" w:hAnsiTheme="majorHAnsi" w:cstheme="majorBidi"/>
        </w:rPr>
      </w:pPr>
      <w:r w:rsidRPr="27828C27">
        <w:rPr>
          <w:rFonts w:asciiTheme="majorHAnsi" w:hAnsiTheme="majorHAnsi" w:cstheme="majorBidi"/>
        </w:rPr>
        <w:t>e</w:t>
      </w:r>
      <w:r w:rsidR="009C713A" w:rsidRPr="27828C27">
        <w:rPr>
          <w:rFonts w:asciiTheme="majorHAnsi" w:hAnsiTheme="majorHAnsi" w:cstheme="majorBidi"/>
        </w:rPr>
        <w:t>. Fluoroscope</w:t>
      </w:r>
    </w:p>
    <w:p w14:paraId="3A98812E" w14:textId="10F0C480" w:rsidR="009C713A" w:rsidRPr="007607F7" w:rsidRDefault="009C713A" w:rsidP="00D05F63">
      <w:pPr>
        <w:spacing w:after="0" w:line="240" w:lineRule="auto"/>
        <w:rPr>
          <w:rFonts w:asciiTheme="majorHAnsi" w:hAnsiTheme="majorHAnsi" w:cstheme="majorHAnsi"/>
        </w:rPr>
      </w:pPr>
    </w:p>
    <w:p w14:paraId="00CF2CD6" w14:textId="32F9F77F" w:rsidR="009C713A" w:rsidRPr="007607F7" w:rsidRDefault="009C713A" w:rsidP="00D0006F">
      <w:pPr>
        <w:spacing w:after="120" w:line="240" w:lineRule="auto"/>
        <w:rPr>
          <w:rFonts w:asciiTheme="majorHAnsi" w:hAnsiTheme="majorHAnsi" w:cstheme="majorHAnsi"/>
        </w:rPr>
      </w:pPr>
      <w:r w:rsidRPr="007607F7">
        <w:rPr>
          <w:rFonts w:asciiTheme="majorHAnsi" w:hAnsiTheme="majorHAnsi" w:cstheme="majorHAnsi"/>
          <w:b/>
          <w:bCs/>
        </w:rPr>
        <w:t>12. How is asthma defined?</w:t>
      </w:r>
    </w:p>
    <w:p w14:paraId="3E3A2BFD" w14:textId="2EE04C60" w:rsidR="003E2CE6" w:rsidRPr="007607F7" w:rsidRDefault="003E2CE6" w:rsidP="27828C27">
      <w:pPr>
        <w:spacing w:after="0" w:line="240" w:lineRule="auto"/>
        <w:ind w:left="357"/>
        <w:rPr>
          <w:rFonts w:asciiTheme="majorHAnsi" w:hAnsiTheme="majorHAnsi" w:cstheme="majorBidi"/>
        </w:rPr>
      </w:pPr>
      <w:r w:rsidRPr="27828C27">
        <w:rPr>
          <w:rFonts w:asciiTheme="majorHAnsi" w:hAnsiTheme="majorHAnsi" w:cstheme="majorBidi"/>
        </w:rPr>
        <w:t>a</w:t>
      </w:r>
      <w:r w:rsidR="009C713A" w:rsidRPr="27828C27">
        <w:rPr>
          <w:rFonts w:asciiTheme="majorHAnsi" w:hAnsiTheme="majorHAnsi" w:cstheme="majorBidi"/>
        </w:rPr>
        <w:t>. Blood accumulating in the pleural space</w:t>
      </w:r>
      <w:r>
        <w:br/>
      </w:r>
    </w:p>
    <w:p w14:paraId="0C7C8B0A" w14:textId="554B40B6" w:rsidR="003E2CE6" w:rsidRPr="007607F7" w:rsidRDefault="003E2CE6" w:rsidP="27828C27">
      <w:pPr>
        <w:spacing w:after="0" w:line="240" w:lineRule="auto"/>
        <w:ind w:left="357"/>
        <w:rPr>
          <w:rFonts w:asciiTheme="majorHAnsi" w:hAnsiTheme="majorHAnsi" w:cstheme="majorBidi"/>
        </w:rPr>
      </w:pPr>
      <w:r w:rsidRPr="27828C27">
        <w:rPr>
          <w:rFonts w:asciiTheme="majorHAnsi" w:hAnsiTheme="majorHAnsi" w:cstheme="majorBidi"/>
        </w:rPr>
        <w:t>b</w:t>
      </w:r>
      <w:r w:rsidR="009C713A" w:rsidRPr="27828C27">
        <w:rPr>
          <w:rFonts w:asciiTheme="majorHAnsi" w:hAnsiTheme="majorHAnsi" w:cstheme="majorBidi"/>
        </w:rPr>
        <w:t>. Coughing up blood</w:t>
      </w:r>
    </w:p>
    <w:p w14:paraId="2147A3D2" w14:textId="30A2D2CF" w:rsidR="003E2CE6" w:rsidRPr="007607F7" w:rsidRDefault="003E2CE6" w:rsidP="27828C27">
      <w:pPr>
        <w:spacing w:after="0" w:line="240" w:lineRule="auto"/>
        <w:ind w:left="357"/>
        <w:rPr>
          <w:rFonts w:asciiTheme="majorHAnsi" w:hAnsiTheme="majorHAnsi" w:cstheme="majorBidi"/>
        </w:rPr>
      </w:pPr>
      <w:r w:rsidRPr="27828C27">
        <w:rPr>
          <w:rFonts w:asciiTheme="majorHAnsi" w:hAnsiTheme="majorHAnsi" w:cstheme="majorBidi"/>
        </w:rPr>
        <w:t>*</w:t>
      </w:r>
      <w:r>
        <w:br/>
      </w:r>
      <w:r w:rsidRPr="27828C27">
        <w:rPr>
          <w:rFonts w:asciiTheme="majorHAnsi" w:hAnsiTheme="majorHAnsi" w:cstheme="majorBidi"/>
        </w:rPr>
        <w:t>c</w:t>
      </w:r>
      <w:r w:rsidR="009C713A" w:rsidRPr="27828C27">
        <w:rPr>
          <w:rFonts w:asciiTheme="majorHAnsi" w:hAnsiTheme="majorHAnsi" w:cstheme="majorBidi"/>
        </w:rPr>
        <w:t>. A reversible airway obstruction that results from hyperreactivity</w:t>
      </w:r>
      <w:r>
        <w:br/>
      </w:r>
    </w:p>
    <w:p w14:paraId="23335E98" w14:textId="3A23EBA7" w:rsidR="003E2CE6" w:rsidRPr="007607F7" w:rsidRDefault="003E2CE6" w:rsidP="27828C27">
      <w:pPr>
        <w:spacing w:after="0" w:line="240" w:lineRule="auto"/>
        <w:ind w:left="357"/>
        <w:rPr>
          <w:rFonts w:asciiTheme="majorHAnsi" w:hAnsiTheme="majorHAnsi" w:cstheme="majorBidi"/>
        </w:rPr>
      </w:pPr>
      <w:r w:rsidRPr="27828C27">
        <w:rPr>
          <w:rFonts w:asciiTheme="majorHAnsi" w:hAnsiTheme="majorHAnsi" w:cstheme="majorBidi"/>
        </w:rPr>
        <w:t>d</w:t>
      </w:r>
      <w:r w:rsidR="009C713A" w:rsidRPr="27828C27">
        <w:rPr>
          <w:rFonts w:asciiTheme="majorHAnsi" w:hAnsiTheme="majorHAnsi" w:cstheme="majorBidi"/>
        </w:rPr>
        <w:t>. Fluid accumulation in the thorax</w:t>
      </w:r>
      <w:r>
        <w:br/>
      </w:r>
    </w:p>
    <w:p w14:paraId="26F7B741" w14:textId="7655C508" w:rsidR="009C713A" w:rsidRPr="007607F7" w:rsidRDefault="003E2CE6" w:rsidP="27828C27">
      <w:pPr>
        <w:spacing w:after="0" w:line="240" w:lineRule="auto"/>
        <w:ind w:left="357"/>
        <w:rPr>
          <w:rFonts w:asciiTheme="majorHAnsi" w:hAnsiTheme="majorHAnsi" w:cstheme="majorBidi"/>
        </w:rPr>
      </w:pPr>
      <w:r w:rsidRPr="27828C27">
        <w:rPr>
          <w:rFonts w:asciiTheme="majorHAnsi" w:hAnsiTheme="majorHAnsi" w:cstheme="majorBidi"/>
        </w:rPr>
        <w:t>e</w:t>
      </w:r>
      <w:r w:rsidR="009C713A" w:rsidRPr="27828C27">
        <w:rPr>
          <w:rFonts w:asciiTheme="majorHAnsi" w:hAnsiTheme="majorHAnsi" w:cstheme="majorBidi"/>
        </w:rPr>
        <w:t>. A respiratory condition leading to a residual cardiac condition</w:t>
      </w:r>
    </w:p>
    <w:p w14:paraId="4B15035B" w14:textId="77777777" w:rsidR="009C713A" w:rsidRPr="007607F7" w:rsidRDefault="009C713A" w:rsidP="00D05F63">
      <w:pPr>
        <w:spacing w:after="0" w:line="240" w:lineRule="auto"/>
        <w:rPr>
          <w:rFonts w:asciiTheme="majorHAnsi" w:hAnsiTheme="majorHAnsi" w:cstheme="majorHAnsi"/>
        </w:rPr>
      </w:pPr>
    </w:p>
    <w:p w14:paraId="4E34A1E3" w14:textId="6FA5EA28" w:rsidR="009C713A" w:rsidRPr="007607F7" w:rsidRDefault="009C713A" w:rsidP="00D0006F">
      <w:pPr>
        <w:spacing w:after="120" w:line="240" w:lineRule="auto"/>
        <w:rPr>
          <w:rFonts w:asciiTheme="majorHAnsi" w:hAnsiTheme="majorHAnsi" w:cstheme="majorHAnsi"/>
        </w:rPr>
      </w:pPr>
      <w:r w:rsidRPr="007607F7">
        <w:rPr>
          <w:rFonts w:asciiTheme="majorHAnsi" w:hAnsiTheme="majorHAnsi" w:cstheme="majorHAnsi"/>
          <w:b/>
          <w:bCs/>
        </w:rPr>
        <w:t>13. What is the underlying physiological mechanism of sickle cell anemia?</w:t>
      </w:r>
    </w:p>
    <w:p w14:paraId="5BEA53FC" w14:textId="7125794D" w:rsidR="003E2CE6" w:rsidRPr="007607F7" w:rsidRDefault="003E2CE6" w:rsidP="27828C27">
      <w:pPr>
        <w:spacing w:after="0" w:line="240" w:lineRule="auto"/>
        <w:ind w:left="357"/>
        <w:rPr>
          <w:rFonts w:asciiTheme="majorHAnsi" w:hAnsiTheme="majorHAnsi" w:cstheme="majorBidi"/>
        </w:rPr>
      </w:pPr>
      <w:r w:rsidRPr="27828C27">
        <w:rPr>
          <w:rFonts w:asciiTheme="majorHAnsi" w:hAnsiTheme="majorHAnsi" w:cstheme="majorBidi"/>
        </w:rPr>
        <w:t>a</w:t>
      </w:r>
      <w:r w:rsidR="009C713A" w:rsidRPr="27828C27">
        <w:rPr>
          <w:rFonts w:asciiTheme="majorHAnsi" w:hAnsiTheme="majorHAnsi" w:cstheme="majorBidi"/>
        </w:rPr>
        <w:t>. An individual</w:t>
      </w:r>
      <w:r w:rsidR="007607F7" w:rsidRPr="27828C27">
        <w:rPr>
          <w:rFonts w:asciiTheme="majorHAnsi" w:hAnsiTheme="majorHAnsi" w:cstheme="majorBidi"/>
        </w:rPr>
        <w:t>’</w:t>
      </w:r>
      <w:r w:rsidR="009C713A" w:rsidRPr="27828C27">
        <w:rPr>
          <w:rFonts w:asciiTheme="majorHAnsi" w:hAnsiTheme="majorHAnsi" w:cstheme="majorBidi"/>
        </w:rPr>
        <w:t>s race</w:t>
      </w:r>
      <w:r>
        <w:br/>
      </w:r>
    </w:p>
    <w:p w14:paraId="7AAEE8B5" w14:textId="05293DCC" w:rsidR="003E2CE6" w:rsidRPr="007607F7" w:rsidRDefault="003E2CE6" w:rsidP="27828C27">
      <w:pPr>
        <w:spacing w:after="0" w:line="240" w:lineRule="auto"/>
        <w:ind w:left="357"/>
        <w:rPr>
          <w:rFonts w:asciiTheme="majorHAnsi" w:hAnsiTheme="majorHAnsi" w:cstheme="majorBidi"/>
        </w:rPr>
      </w:pPr>
      <w:r w:rsidRPr="27828C27">
        <w:rPr>
          <w:rFonts w:asciiTheme="majorHAnsi" w:hAnsiTheme="majorHAnsi" w:cstheme="majorBidi"/>
        </w:rPr>
        <w:t>b</w:t>
      </w:r>
      <w:r w:rsidR="009C713A" w:rsidRPr="27828C27">
        <w:rPr>
          <w:rFonts w:asciiTheme="majorHAnsi" w:hAnsiTheme="majorHAnsi" w:cstheme="majorBidi"/>
        </w:rPr>
        <w:t>. A decrease in circulating red blood cells</w:t>
      </w:r>
      <w:r>
        <w:br/>
      </w:r>
    </w:p>
    <w:p w14:paraId="304F554E" w14:textId="13A1CEB8" w:rsidR="003E2CE6" w:rsidRPr="007607F7" w:rsidRDefault="003E2CE6" w:rsidP="27828C27">
      <w:pPr>
        <w:spacing w:after="0" w:line="240" w:lineRule="auto"/>
        <w:ind w:left="357"/>
        <w:rPr>
          <w:rFonts w:asciiTheme="majorHAnsi" w:hAnsiTheme="majorHAnsi" w:cstheme="majorBidi"/>
        </w:rPr>
      </w:pPr>
      <w:r w:rsidRPr="27828C27">
        <w:rPr>
          <w:rFonts w:asciiTheme="majorHAnsi" w:hAnsiTheme="majorHAnsi" w:cstheme="majorBidi"/>
        </w:rPr>
        <w:t>c</w:t>
      </w:r>
      <w:r w:rsidR="009C713A" w:rsidRPr="27828C27">
        <w:rPr>
          <w:rFonts w:asciiTheme="majorHAnsi" w:hAnsiTheme="majorHAnsi" w:cstheme="majorBidi"/>
        </w:rPr>
        <w:t>. An iron deficiency in diet</w:t>
      </w:r>
      <w:r>
        <w:br/>
      </w:r>
    </w:p>
    <w:p w14:paraId="3E655A0D" w14:textId="5EC5F13A" w:rsidR="003E2CE6" w:rsidRPr="007607F7" w:rsidRDefault="003E2CE6" w:rsidP="27828C27">
      <w:pPr>
        <w:spacing w:after="0" w:line="240" w:lineRule="auto"/>
        <w:ind w:left="357"/>
        <w:rPr>
          <w:rFonts w:asciiTheme="majorHAnsi" w:hAnsiTheme="majorHAnsi" w:cstheme="majorBidi"/>
        </w:rPr>
      </w:pPr>
      <w:r w:rsidRPr="27828C27">
        <w:rPr>
          <w:rFonts w:asciiTheme="majorHAnsi" w:hAnsiTheme="majorHAnsi" w:cstheme="majorBidi"/>
        </w:rPr>
        <w:lastRenderedPageBreak/>
        <w:t>d</w:t>
      </w:r>
      <w:r w:rsidR="009C713A" w:rsidRPr="27828C27">
        <w:rPr>
          <w:rFonts w:asciiTheme="majorHAnsi" w:hAnsiTheme="majorHAnsi" w:cstheme="majorBidi"/>
        </w:rPr>
        <w:t>. A relative increase in blood plasma volume</w:t>
      </w:r>
      <w:r>
        <w:br/>
      </w:r>
    </w:p>
    <w:p w14:paraId="543352E0" w14:textId="5F155CD9" w:rsidR="009C713A" w:rsidRPr="007607F7" w:rsidRDefault="003E2CE6" w:rsidP="27828C27">
      <w:pPr>
        <w:spacing w:after="0" w:line="240" w:lineRule="auto"/>
        <w:ind w:left="357"/>
        <w:rPr>
          <w:rFonts w:asciiTheme="majorHAnsi" w:hAnsiTheme="majorHAnsi" w:cstheme="majorBidi"/>
        </w:rPr>
      </w:pPr>
      <w:r w:rsidRPr="27828C27">
        <w:rPr>
          <w:rFonts w:asciiTheme="majorHAnsi" w:hAnsiTheme="majorHAnsi" w:cstheme="majorBidi"/>
        </w:rPr>
        <w:t>*e</w:t>
      </w:r>
      <w:r w:rsidR="009C713A" w:rsidRPr="27828C27">
        <w:rPr>
          <w:rFonts w:asciiTheme="majorHAnsi" w:hAnsiTheme="majorHAnsi" w:cstheme="majorBidi"/>
        </w:rPr>
        <w:t>. Abnormally shaped red blood cells</w:t>
      </w:r>
    </w:p>
    <w:p w14:paraId="41090E32" w14:textId="62C089C6" w:rsidR="009C713A" w:rsidRPr="007607F7" w:rsidRDefault="009C713A" w:rsidP="27828C27">
      <w:pPr>
        <w:spacing w:after="0" w:line="240" w:lineRule="auto"/>
        <w:rPr>
          <w:rStyle w:val="SubtleEmphasis"/>
          <w:rFonts w:asciiTheme="majorHAnsi" w:hAnsiTheme="majorHAnsi" w:cstheme="majorBidi"/>
        </w:rPr>
      </w:pPr>
    </w:p>
    <w:p w14:paraId="0BD1BA5B" w14:textId="1A7C3A30" w:rsidR="009C713A" w:rsidRPr="007607F7" w:rsidRDefault="009C713A" w:rsidP="27828C27">
      <w:pPr>
        <w:spacing w:after="120" w:line="240" w:lineRule="auto"/>
        <w:rPr>
          <w:rFonts w:asciiTheme="majorHAnsi" w:hAnsiTheme="majorHAnsi" w:cstheme="majorBidi"/>
        </w:rPr>
      </w:pPr>
      <w:r w:rsidRPr="27828C27">
        <w:rPr>
          <w:rFonts w:asciiTheme="majorHAnsi" w:hAnsiTheme="majorHAnsi" w:cstheme="majorBidi"/>
          <w:b/>
          <w:bCs/>
        </w:rPr>
        <w:t xml:space="preserve">14. What valve is an athletic trainer listening to when performing cardiac auscultation within the right second intercostal space at </w:t>
      </w:r>
      <w:r w:rsidR="003E2CE6" w:rsidRPr="27828C27">
        <w:rPr>
          <w:rFonts w:asciiTheme="majorHAnsi" w:hAnsiTheme="majorHAnsi" w:cstheme="majorBidi"/>
          <w:b/>
          <w:bCs/>
        </w:rPr>
        <w:t xml:space="preserve">the </w:t>
      </w:r>
      <w:r w:rsidRPr="27828C27">
        <w:rPr>
          <w:rFonts w:asciiTheme="majorHAnsi" w:hAnsiTheme="majorHAnsi" w:cstheme="majorBidi"/>
          <w:b/>
          <w:bCs/>
        </w:rPr>
        <w:t>right sternal border?</w:t>
      </w:r>
    </w:p>
    <w:p w14:paraId="5DFB022E" w14:textId="1E990302" w:rsidR="003E2CE6" w:rsidRPr="007607F7" w:rsidRDefault="003E2CE6" w:rsidP="27828C27">
      <w:pPr>
        <w:spacing w:after="0" w:line="240" w:lineRule="auto"/>
        <w:ind w:left="357"/>
        <w:rPr>
          <w:rFonts w:asciiTheme="majorHAnsi" w:hAnsiTheme="majorHAnsi" w:cstheme="majorBidi"/>
        </w:rPr>
      </w:pPr>
      <w:r w:rsidRPr="27828C27">
        <w:rPr>
          <w:rFonts w:asciiTheme="majorHAnsi" w:hAnsiTheme="majorHAnsi" w:cstheme="majorBidi"/>
        </w:rPr>
        <w:t>a</w:t>
      </w:r>
      <w:r w:rsidR="009C713A" w:rsidRPr="27828C27">
        <w:rPr>
          <w:rFonts w:asciiTheme="majorHAnsi" w:hAnsiTheme="majorHAnsi" w:cstheme="majorBidi"/>
        </w:rPr>
        <w:t>. Mitral</w:t>
      </w:r>
      <w:r>
        <w:br/>
      </w:r>
    </w:p>
    <w:p w14:paraId="5E346E41" w14:textId="2E7F757C" w:rsidR="003E2CE6" w:rsidRPr="007607F7" w:rsidRDefault="003E2CE6" w:rsidP="27828C27">
      <w:pPr>
        <w:spacing w:after="0" w:line="240" w:lineRule="auto"/>
        <w:ind w:left="357"/>
        <w:rPr>
          <w:rFonts w:asciiTheme="majorHAnsi" w:hAnsiTheme="majorHAnsi" w:cstheme="majorBidi"/>
        </w:rPr>
      </w:pPr>
      <w:r w:rsidRPr="27828C27">
        <w:rPr>
          <w:rFonts w:asciiTheme="majorHAnsi" w:hAnsiTheme="majorHAnsi" w:cstheme="majorBidi"/>
        </w:rPr>
        <w:t>b</w:t>
      </w:r>
      <w:r w:rsidR="009C713A" w:rsidRPr="27828C27">
        <w:rPr>
          <w:rFonts w:asciiTheme="majorHAnsi" w:hAnsiTheme="majorHAnsi" w:cstheme="majorBidi"/>
        </w:rPr>
        <w:t>. Pulmonary</w:t>
      </w:r>
      <w:r>
        <w:br/>
      </w:r>
    </w:p>
    <w:p w14:paraId="53DFEEEE" w14:textId="43673468" w:rsidR="003E2CE6" w:rsidRPr="007607F7" w:rsidRDefault="003E2CE6" w:rsidP="27828C27">
      <w:pPr>
        <w:spacing w:after="0" w:line="240" w:lineRule="auto"/>
        <w:ind w:left="357"/>
        <w:rPr>
          <w:rFonts w:asciiTheme="majorHAnsi" w:hAnsiTheme="majorHAnsi" w:cstheme="majorBidi"/>
        </w:rPr>
      </w:pPr>
      <w:r w:rsidRPr="27828C27">
        <w:rPr>
          <w:rFonts w:asciiTheme="majorHAnsi" w:hAnsiTheme="majorHAnsi" w:cstheme="majorBidi"/>
        </w:rPr>
        <w:t>*c</w:t>
      </w:r>
      <w:r w:rsidR="009C713A" w:rsidRPr="27828C27">
        <w:rPr>
          <w:rFonts w:asciiTheme="majorHAnsi" w:hAnsiTheme="majorHAnsi" w:cstheme="majorBidi"/>
        </w:rPr>
        <w:t>. Aortic</w:t>
      </w:r>
      <w:r>
        <w:br/>
      </w:r>
    </w:p>
    <w:p w14:paraId="460BC160" w14:textId="30430C06" w:rsidR="003E2CE6" w:rsidRPr="007607F7" w:rsidRDefault="003E2CE6" w:rsidP="27828C27">
      <w:pPr>
        <w:spacing w:after="0" w:line="240" w:lineRule="auto"/>
        <w:ind w:left="357"/>
        <w:rPr>
          <w:rFonts w:asciiTheme="majorHAnsi" w:hAnsiTheme="majorHAnsi" w:cstheme="majorBidi"/>
        </w:rPr>
      </w:pPr>
      <w:r w:rsidRPr="27828C27">
        <w:rPr>
          <w:rFonts w:asciiTheme="majorHAnsi" w:hAnsiTheme="majorHAnsi" w:cstheme="majorBidi"/>
        </w:rPr>
        <w:t>d</w:t>
      </w:r>
      <w:r w:rsidR="009C713A" w:rsidRPr="27828C27">
        <w:rPr>
          <w:rFonts w:asciiTheme="majorHAnsi" w:hAnsiTheme="majorHAnsi" w:cstheme="majorBidi"/>
        </w:rPr>
        <w:t>. Tricuspid</w:t>
      </w:r>
      <w:r>
        <w:br/>
      </w:r>
    </w:p>
    <w:p w14:paraId="07E6EA43" w14:textId="2E687E43" w:rsidR="009C713A" w:rsidRPr="007607F7" w:rsidRDefault="003E2CE6" w:rsidP="27828C27">
      <w:pPr>
        <w:spacing w:after="0" w:line="240" w:lineRule="auto"/>
        <w:ind w:left="357"/>
        <w:rPr>
          <w:rFonts w:asciiTheme="majorHAnsi" w:hAnsiTheme="majorHAnsi" w:cstheme="majorBidi"/>
        </w:rPr>
      </w:pPr>
      <w:r w:rsidRPr="27828C27">
        <w:rPr>
          <w:rFonts w:asciiTheme="majorHAnsi" w:hAnsiTheme="majorHAnsi" w:cstheme="majorBidi"/>
        </w:rPr>
        <w:t>e</w:t>
      </w:r>
      <w:r w:rsidR="009C713A" w:rsidRPr="27828C27">
        <w:rPr>
          <w:rFonts w:asciiTheme="majorHAnsi" w:hAnsiTheme="majorHAnsi" w:cstheme="majorBidi"/>
        </w:rPr>
        <w:t>. Cardiac</w:t>
      </w:r>
    </w:p>
    <w:p w14:paraId="5B0DC197" w14:textId="411C4949" w:rsidR="009C713A" w:rsidRPr="007607F7" w:rsidRDefault="009C713A" w:rsidP="27828C27">
      <w:pPr>
        <w:spacing w:after="0" w:line="240" w:lineRule="auto"/>
        <w:rPr>
          <w:rFonts w:asciiTheme="majorHAnsi" w:hAnsiTheme="majorHAnsi" w:cstheme="majorBidi"/>
          <w:i/>
          <w:iCs/>
        </w:rPr>
      </w:pPr>
    </w:p>
    <w:p w14:paraId="1758C8EE" w14:textId="266BAF5F" w:rsidR="009C713A" w:rsidRPr="007607F7" w:rsidRDefault="009C713A" w:rsidP="27828C27">
      <w:pPr>
        <w:spacing w:after="120" w:line="240" w:lineRule="auto"/>
        <w:rPr>
          <w:rFonts w:asciiTheme="majorHAnsi" w:hAnsiTheme="majorHAnsi" w:cstheme="majorBidi"/>
        </w:rPr>
      </w:pPr>
      <w:r w:rsidRPr="27828C27">
        <w:rPr>
          <w:rFonts w:asciiTheme="majorHAnsi" w:hAnsiTheme="majorHAnsi" w:cstheme="majorBidi"/>
          <w:b/>
          <w:bCs/>
        </w:rPr>
        <w:t xml:space="preserve">15. What valve is an athletic trainer listening to when performing cardiac auscultation within the fourth intercostal space along </w:t>
      </w:r>
      <w:r w:rsidR="003E2CE6" w:rsidRPr="27828C27">
        <w:rPr>
          <w:rFonts w:asciiTheme="majorHAnsi" w:hAnsiTheme="majorHAnsi" w:cstheme="majorBidi"/>
          <w:b/>
          <w:bCs/>
        </w:rPr>
        <w:t xml:space="preserve">the </w:t>
      </w:r>
      <w:r w:rsidRPr="27828C27">
        <w:rPr>
          <w:rFonts w:asciiTheme="majorHAnsi" w:hAnsiTheme="majorHAnsi" w:cstheme="majorBidi"/>
          <w:b/>
          <w:bCs/>
        </w:rPr>
        <w:t>lower left sternal border?</w:t>
      </w:r>
    </w:p>
    <w:p w14:paraId="43A385C2" w14:textId="6DFEA195" w:rsidR="003E2CE6" w:rsidRPr="007607F7" w:rsidRDefault="003E2CE6" w:rsidP="27828C27">
      <w:pPr>
        <w:spacing w:after="0" w:line="240" w:lineRule="auto"/>
        <w:ind w:left="357"/>
        <w:rPr>
          <w:rFonts w:asciiTheme="majorHAnsi" w:hAnsiTheme="majorHAnsi" w:cstheme="majorBidi"/>
        </w:rPr>
      </w:pPr>
      <w:r w:rsidRPr="27828C27">
        <w:rPr>
          <w:rFonts w:asciiTheme="majorHAnsi" w:hAnsiTheme="majorHAnsi" w:cstheme="majorBidi"/>
        </w:rPr>
        <w:t>a</w:t>
      </w:r>
      <w:r w:rsidR="009C713A" w:rsidRPr="27828C27">
        <w:rPr>
          <w:rFonts w:asciiTheme="majorHAnsi" w:hAnsiTheme="majorHAnsi" w:cstheme="majorBidi"/>
        </w:rPr>
        <w:t>. Aortic</w:t>
      </w:r>
      <w:r>
        <w:br/>
      </w:r>
    </w:p>
    <w:p w14:paraId="12412747" w14:textId="19195CFF" w:rsidR="003E2CE6" w:rsidRPr="007607F7" w:rsidRDefault="003E2CE6" w:rsidP="27828C27">
      <w:pPr>
        <w:spacing w:after="0" w:line="240" w:lineRule="auto"/>
        <w:ind w:left="357"/>
        <w:rPr>
          <w:rFonts w:asciiTheme="majorHAnsi" w:hAnsiTheme="majorHAnsi" w:cstheme="majorBidi"/>
        </w:rPr>
      </w:pPr>
      <w:r w:rsidRPr="27828C27">
        <w:rPr>
          <w:rFonts w:asciiTheme="majorHAnsi" w:hAnsiTheme="majorHAnsi" w:cstheme="majorBidi"/>
        </w:rPr>
        <w:t>*b</w:t>
      </w:r>
      <w:r w:rsidR="009C713A" w:rsidRPr="27828C27">
        <w:rPr>
          <w:rFonts w:asciiTheme="majorHAnsi" w:hAnsiTheme="majorHAnsi" w:cstheme="majorBidi"/>
        </w:rPr>
        <w:t>. Tricuspid</w:t>
      </w:r>
    </w:p>
    <w:p w14:paraId="6D193D95" w14:textId="5A458E1E" w:rsidR="003E2CE6" w:rsidRPr="007607F7" w:rsidRDefault="003E2CE6" w:rsidP="27828C27">
      <w:pPr>
        <w:spacing w:after="0" w:line="240" w:lineRule="auto"/>
        <w:ind w:left="357"/>
        <w:rPr>
          <w:rFonts w:asciiTheme="majorHAnsi" w:hAnsiTheme="majorHAnsi" w:cstheme="majorBidi"/>
        </w:rPr>
      </w:pPr>
      <w:r w:rsidRPr="27828C27">
        <w:rPr>
          <w:rFonts w:asciiTheme="majorHAnsi" w:hAnsiTheme="majorHAnsi" w:cstheme="majorBidi"/>
        </w:rPr>
        <w:t>c</w:t>
      </w:r>
      <w:r w:rsidR="009C713A" w:rsidRPr="27828C27">
        <w:rPr>
          <w:rFonts w:asciiTheme="majorHAnsi" w:hAnsiTheme="majorHAnsi" w:cstheme="majorBidi"/>
        </w:rPr>
        <w:t>. Mitral</w:t>
      </w:r>
      <w:r>
        <w:br/>
      </w:r>
    </w:p>
    <w:p w14:paraId="556067EF" w14:textId="3F69421A" w:rsidR="003E2CE6" w:rsidRPr="007607F7" w:rsidRDefault="003E2CE6" w:rsidP="27828C27">
      <w:pPr>
        <w:spacing w:after="0" w:line="240" w:lineRule="auto"/>
        <w:ind w:left="357"/>
        <w:rPr>
          <w:rFonts w:asciiTheme="majorHAnsi" w:hAnsiTheme="majorHAnsi" w:cstheme="majorBidi"/>
        </w:rPr>
      </w:pPr>
      <w:r w:rsidRPr="27828C27">
        <w:rPr>
          <w:rFonts w:asciiTheme="majorHAnsi" w:hAnsiTheme="majorHAnsi" w:cstheme="majorBidi"/>
        </w:rPr>
        <w:t>d</w:t>
      </w:r>
      <w:r w:rsidR="009C713A" w:rsidRPr="27828C27">
        <w:rPr>
          <w:rFonts w:asciiTheme="majorHAnsi" w:hAnsiTheme="majorHAnsi" w:cstheme="majorBidi"/>
        </w:rPr>
        <w:t>. Pulmonary</w:t>
      </w:r>
      <w:r>
        <w:br/>
      </w:r>
    </w:p>
    <w:p w14:paraId="442102F1" w14:textId="365B0724" w:rsidR="009C713A" w:rsidRDefault="003E2CE6" w:rsidP="27828C27">
      <w:pPr>
        <w:spacing w:after="0" w:line="240" w:lineRule="auto"/>
        <w:ind w:left="357"/>
        <w:rPr>
          <w:rFonts w:asciiTheme="majorHAnsi" w:hAnsiTheme="majorHAnsi" w:cstheme="majorBidi"/>
        </w:rPr>
      </w:pPr>
      <w:r w:rsidRPr="27828C27">
        <w:rPr>
          <w:rFonts w:asciiTheme="majorHAnsi" w:hAnsiTheme="majorHAnsi" w:cstheme="majorBidi"/>
        </w:rPr>
        <w:t>e</w:t>
      </w:r>
      <w:r w:rsidR="009C713A" w:rsidRPr="27828C27">
        <w:rPr>
          <w:rFonts w:asciiTheme="majorHAnsi" w:hAnsiTheme="majorHAnsi" w:cstheme="majorBidi"/>
        </w:rPr>
        <w:t>. Cardiac</w:t>
      </w:r>
    </w:p>
    <w:p w14:paraId="53C8DC6C" w14:textId="77777777" w:rsidR="00AF0E2E" w:rsidRPr="007607F7" w:rsidRDefault="00AF0E2E" w:rsidP="00AF0E2E">
      <w:pPr>
        <w:spacing w:after="0" w:line="240" w:lineRule="auto"/>
        <w:rPr>
          <w:rFonts w:asciiTheme="majorHAnsi" w:hAnsiTheme="majorHAnsi" w:cstheme="majorHAnsi"/>
        </w:rPr>
      </w:pPr>
    </w:p>
    <w:p w14:paraId="1833DAB0" w14:textId="0D273031" w:rsidR="009C713A" w:rsidRPr="007607F7" w:rsidRDefault="009C713A" w:rsidP="4DA72797">
      <w:pPr>
        <w:spacing w:after="0" w:line="240" w:lineRule="auto"/>
        <w:rPr>
          <w:rFonts w:asciiTheme="majorHAnsi" w:hAnsiTheme="majorHAnsi" w:cstheme="majorBidi"/>
        </w:rPr>
      </w:pPr>
      <w:r w:rsidRPr="4DA72797">
        <w:rPr>
          <w:rFonts w:asciiTheme="majorHAnsi" w:hAnsiTheme="majorHAnsi" w:cstheme="majorBidi"/>
          <w:b/>
          <w:bCs/>
        </w:rPr>
        <w:t>16. Which of the following ear-related conditions does this image indicate?</w:t>
      </w:r>
    </w:p>
    <w:p w14:paraId="55802393" w14:textId="6CAE222C" w:rsidR="0FA8FD18" w:rsidRDefault="0FA8FD18" w:rsidP="4DA72797">
      <w:pPr>
        <w:widowControl w:val="0"/>
        <w:spacing w:after="80" w:line="480" w:lineRule="auto"/>
        <w:ind w:left="720" w:hanging="360"/>
        <w:rPr>
          <w:rFonts w:ascii="Calibri" w:eastAsia="Calibri" w:hAnsi="Calibri" w:cs="Calibri"/>
          <w:color w:val="000000" w:themeColor="text1"/>
        </w:rPr>
      </w:pPr>
      <w:r w:rsidRPr="4DA72797">
        <w:rPr>
          <w:rFonts w:asciiTheme="majorHAnsi" w:hAnsiTheme="majorHAnsi" w:cstheme="majorBidi"/>
          <w:b/>
          <w:bCs/>
        </w:rPr>
        <w:t xml:space="preserve">Insert: </w:t>
      </w:r>
      <w:r>
        <w:rPr>
          <w:noProof/>
        </w:rPr>
        <w:drawing>
          <wp:inline distT="0" distB="0" distL="0" distR="0" wp14:anchorId="5D95F404" wp14:editId="54D486C5">
            <wp:extent cx="914400" cy="876300"/>
            <wp:effectExtent l="0" t="0" r="0" b="0"/>
            <wp:docPr id="10352701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270197" name="Picture 1035270197"/>
                    <pic:cNvPicPr/>
                  </pic:nvPicPr>
                  <pic:blipFill>
                    <a:blip r:embed="rId17">
                      <a:extLst>
                        <a:ext uri="{28A0092B-C50C-407E-A947-70E740481C1C}">
                          <a14:useLocalDpi xmlns:a14="http://schemas.microsoft.com/office/drawing/2010/main"/>
                        </a:ext>
                      </a:extLst>
                    </a:blip>
                    <a:stretch>
                      <a:fillRect/>
                    </a:stretch>
                  </pic:blipFill>
                  <pic:spPr>
                    <a:xfrm>
                      <a:off x="0" y="0"/>
                      <a:ext cx="914400" cy="876300"/>
                    </a:xfrm>
                    <a:prstGeom prst="rect">
                      <a:avLst/>
                    </a:prstGeom>
                  </pic:spPr>
                </pic:pic>
              </a:graphicData>
            </a:graphic>
          </wp:inline>
        </w:drawing>
      </w:r>
    </w:p>
    <w:p w14:paraId="08B15FA5" w14:textId="3BC571E1" w:rsidR="0FA8FD18" w:rsidRDefault="0FA8FD18" w:rsidP="4DA72797">
      <w:pPr>
        <w:widowControl w:val="0"/>
        <w:spacing w:after="80" w:line="480" w:lineRule="auto"/>
        <w:rPr>
          <w:rFonts w:ascii="Calibri" w:eastAsia="Calibri" w:hAnsi="Calibri" w:cs="Calibri"/>
          <w:color w:val="000000" w:themeColor="text1"/>
        </w:rPr>
      </w:pPr>
      <w:r w:rsidRPr="4DA72797">
        <w:rPr>
          <w:rFonts w:ascii="Calibri" w:eastAsia="Calibri" w:hAnsi="Calibri" w:cs="Calibri"/>
          <w:b/>
          <w:bCs/>
          <w:color w:val="000000" w:themeColor="text1"/>
        </w:rPr>
        <w:t>\P 05.04 ID 701185\</w:t>
      </w:r>
    </w:p>
    <w:p w14:paraId="3672ABE6" w14:textId="770F21FB" w:rsidR="003E2CE6" w:rsidRPr="007607F7" w:rsidRDefault="003E2CE6" w:rsidP="27828C27">
      <w:pPr>
        <w:spacing w:after="0" w:line="240" w:lineRule="auto"/>
        <w:ind w:left="357"/>
        <w:rPr>
          <w:rFonts w:asciiTheme="majorHAnsi" w:hAnsiTheme="majorHAnsi" w:cstheme="majorBidi"/>
        </w:rPr>
      </w:pPr>
      <w:r w:rsidRPr="27828C27">
        <w:rPr>
          <w:rFonts w:asciiTheme="majorHAnsi" w:hAnsiTheme="majorHAnsi" w:cstheme="majorBidi"/>
        </w:rPr>
        <w:t>*a</w:t>
      </w:r>
      <w:r w:rsidR="009C713A" w:rsidRPr="27828C27">
        <w:rPr>
          <w:rFonts w:asciiTheme="majorHAnsi" w:hAnsiTheme="majorHAnsi" w:cstheme="majorBidi"/>
        </w:rPr>
        <w:t>. Otitis externa</w:t>
      </w:r>
      <w:r>
        <w:br/>
      </w:r>
    </w:p>
    <w:p w14:paraId="10E975BD" w14:textId="37F41FCE" w:rsidR="003E2CE6" w:rsidRPr="007607F7" w:rsidRDefault="003E2CE6" w:rsidP="27828C27">
      <w:pPr>
        <w:spacing w:after="0" w:line="240" w:lineRule="auto"/>
        <w:ind w:left="357"/>
        <w:rPr>
          <w:rFonts w:asciiTheme="majorHAnsi" w:hAnsiTheme="majorHAnsi" w:cstheme="majorBidi"/>
        </w:rPr>
      </w:pPr>
      <w:r w:rsidRPr="27828C27">
        <w:rPr>
          <w:rFonts w:asciiTheme="majorHAnsi" w:hAnsiTheme="majorHAnsi" w:cstheme="majorBidi"/>
        </w:rPr>
        <w:t>b</w:t>
      </w:r>
      <w:r w:rsidR="009C713A" w:rsidRPr="27828C27">
        <w:rPr>
          <w:rFonts w:asciiTheme="majorHAnsi" w:hAnsiTheme="majorHAnsi" w:cstheme="majorBidi"/>
        </w:rPr>
        <w:t>. Otitis media</w:t>
      </w:r>
      <w:r>
        <w:br/>
      </w:r>
    </w:p>
    <w:p w14:paraId="1038954D" w14:textId="663FAE53" w:rsidR="003E2CE6" w:rsidRPr="007607F7" w:rsidRDefault="003E2CE6" w:rsidP="27828C27">
      <w:pPr>
        <w:spacing w:after="0" w:line="240" w:lineRule="auto"/>
        <w:ind w:left="357"/>
        <w:rPr>
          <w:rFonts w:asciiTheme="majorHAnsi" w:hAnsiTheme="majorHAnsi" w:cstheme="majorBidi"/>
          <w:lang w:val="en-IN"/>
          <w:rPrChange w:id="7" w:author="" w16du:dateUtc="2026-05-18T20:03:00Z">
            <w:rPr/>
          </w:rPrChange>
        </w:rPr>
      </w:pPr>
      <w:r w:rsidRPr="27828C27">
        <w:rPr>
          <w:rFonts w:asciiTheme="majorHAnsi" w:hAnsiTheme="majorHAnsi" w:cstheme="majorBidi"/>
          <w:lang w:val="en-IN"/>
        </w:rPr>
        <w:t>c</w:t>
      </w:r>
      <w:r w:rsidR="009C713A" w:rsidRPr="27828C27">
        <w:rPr>
          <w:rFonts w:asciiTheme="majorHAnsi" w:hAnsiTheme="majorHAnsi" w:cstheme="majorBidi"/>
          <w:lang w:val="en-IN"/>
        </w:rPr>
        <w:t>. Cholesteatoma</w:t>
      </w:r>
      <w:r>
        <w:br/>
      </w:r>
    </w:p>
    <w:p w14:paraId="6BC064C9" w14:textId="69E03121" w:rsidR="003E2CE6" w:rsidRPr="007607F7" w:rsidRDefault="003E2CE6" w:rsidP="27828C27">
      <w:pPr>
        <w:spacing w:after="0" w:line="240" w:lineRule="auto"/>
        <w:ind w:left="357"/>
        <w:rPr>
          <w:rFonts w:asciiTheme="majorHAnsi" w:hAnsiTheme="majorHAnsi" w:cstheme="majorBidi"/>
          <w:lang w:val="en-IN"/>
          <w:rPrChange w:id="8" w:author="" w16du:dateUtc="2026-05-18T20:03:00Z">
            <w:rPr/>
          </w:rPrChange>
        </w:rPr>
      </w:pPr>
      <w:r w:rsidRPr="27828C27">
        <w:rPr>
          <w:rFonts w:asciiTheme="majorHAnsi" w:hAnsiTheme="majorHAnsi" w:cstheme="majorBidi"/>
          <w:lang w:val="en-IN"/>
        </w:rPr>
        <w:t>d</w:t>
      </w:r>
      <w:r w:rsidR="009C713A" w:rsidRPr="27828C27">
        <w:rPr>
          <w:rFonts w:asciiTheme="majorHAnsi" w:hAnsiTheme="majorHAnsi" w:cstheme="majorBidi"/>
          <w:lang w:val="en-IN"/>
        </w:rPr>
        <w:t>. Normal tympanic membrane</w:t>
      </w:r>
      <w:r>
        <w:br/>
      </w:r>
    </w:p>
    <w:p w14:paraId="6024ECD1" w14:textId="597ED18C" w:rsidR="009C713A" w:rsidRDefault="003E2CE6" w:rsidP="27828C27">
      <w:pPr>
        <w:spacing w:after="0" w:line="240" w:lineRule="auto"/>
        <w:ind w:left="357"/>
        <w:rPr>
          <w:rFonts w:asciiTheme="majorHAnsi" w:hAnsiTheme="majorHAnsi" w:cstheme="majorBidi"/>
        </w:rPr>
      </w:pPr>
      <w:r w:rsidRPr="27828C27">
        <w:rPr>
          <w:rFonts w:asciiTheme="majorHAnsi" w:hAnsiTheme="majorHAnsi" w:cstheme="majorBidi"/>
          <w:lang w:val="en-IN"/>
        </w:rPr>
        <w:t>e</w:t>
      </w:r>
      <w:r w:rsidR="009C713A" w:rsidRPr="27828C27">
        <w:rPr>
          <w:rFonts w:asciiTheme="majorHAnsi" w:hAnsiTheme="majorHAnsi" w:cstheme="majorBidi"/>
          <w:lang w:val="en-IN"/>
        </w:rPr>
        <w:t xml:space="preserve">. </w:t>
      </w:r>
      <w:r w:rsidR="009C713A" w:rsidRPr="27828C27">
        <w:rPr>
          <w:rFonts w:asciiTheme="majorHAnsi" w:hAnsiTheme="majorHAnsi" w:cstheme="majorBidi"/>
        </w:rPr>
        <w:t>Auricular hematoma</w:t>
      </w:r>
    </w:p>
    <w:p w14:paraId="7C128010" w14:textId="77777777" w:rsidR="00AF0E2E" w:rsidRPr="007607F7" w:rsidRDefault="00AF0E2E" w:rsidP="00AF0E2E">
      <w:pPr>
        <w:spacing w:after="0" w:line="240" w:lineRule="auto"/>
        <w:rPr>
          <w:rFonts w:asciiTheme="majorHAnsi" w:hAnsiTheme="majorHAnsi" w:cstheme="majorHAnsi"/>
        </w:rPr>
      </w:pPr>
    </w:p>
    <w:p w14:paraId="59703FEF" w14:textId="591D9D35" w:rsidR="009C713A" w:rsidRPr="007607F7" w:rsidRDefault="009C713A" w:rsidP="4DA72797">
      <w:pPr>
        <w:spacing w:after="120" w:line="240" w:lineRule="auto"/>
        <w:rPr>
          <w:rFonts w:asciiTheme="majorHAnsi" w:hAnsiTheme="majorHAnsi" w:cstheme="majorBidi"/>
        </w:rPr>
      </w:pPr>
      <w:r w:rsidRPr="4DA72797">
        <w:rPr>
          <w:rFonts w:asciiTheme="majorHAnsi" w:hAnsiTheme="majorHAnsi" w:cstheme="majorBidi"/>
          <w:b/>
          <w:bCs/>
        </w:rPr>
        <w:lastRenderedPageBreak/>
        <w:t xml:space="preserve">17. </w:t>
      </w:r>
      <w:commentRangeStart w:id="9"/>
      <w:r w:rsidRPr="4DA72797">
        <w:rPr>
          <w:rFonts w:asciiTheme="majorHAnsi" w:hAnsiTheme="majorHAnsi" w:cstheme="majorBidi"/>
          <w:b/>
          <w:bCs/>
        </w:rPr>
        <w:t xml:space="preserve">What condition is shown </w:t>
      </w:r>
      <w:commentRangeEnd w:id="9"/>
      <w:r w:rsidRPr="4DA72797">
        <w:rPr>
          <w:rStyle w:val="CommentReference"/>
          <w:rFonts w:asciiTheme="majorHAnsi" w:hAnsiTheme="majorHAnsi" w:cstheme="majorBidi"/>
          <w:b/>
          <w:bCs/>
          <w:sz w:val="22"/>
          <w:szCs w:val="22"/>
        </w:rPr>
        <w:commentReference w:id="9"/>
      </w:r>
      <w:r w:rsidRPr="4DA72797">
        <w:rPr>
          <w:rFonts w:asciiTheme="majorHAnsi" w:hAnsiTheme="majorHAnsi" w:cstheme="majorBidi"/>
          <w:b/>
          <w:bCs/>
        </w:rPr>
        <w:t>in this figure?</w:t>
      </w:r>
    </w:p>
    <w:p w14:paraId="096E7EEA" w14:textId="1ED26676" w:rsidR="43E07E34" w:rsidRDefault="43E07E34" w:rsidP="4DA72797">
      <w:pPr>
        <w:spacing w:after="80" w:line="480" w:lineRule="auto"/>
        <w:ind w:left="720" w:hanging="360"/>
        <w:rPr>
          <w:rFonts w:ascii="Calibri" w:eastAsia="Calibri" w:hAnsi="Calibri" w:cs="Calibri"/>
          <w:color w:val="000000" w:themeColor="text1"/>
        </w:rPr>
      </w:pPr>
      <w:r w:rsidRPr="4DA72797">
        <w:rPr>
          <w:rFonts w:asciiTheme="majorHAnsi" w:hAnsiTheme="majorHAnsi" w:cstheme="majorBidi"/>
          <w:b/>
          <w:bCs/>
        </w:rPr>
        <w:t xml:space="preserve">Insert: </w:t>
      </w:r>
      <w:r>
        <w:rPr>
          <w:noProof/>
        </w:rPr>
        <w:drawing>
          <wp:inline distT="0" distB="0" distL="0" distR="0" wp14:anchorId="7888CA27" wp14:editId="65FD19EB">
            <wp:extent cx="895350" cy="914400"/>
            <wp:effectExtent l="0" t="0" r="0" b="0"/>
            <wp:docPr id="17023838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383894" name="Picture 1702383894"/>
                    <pic:cNvPicPr/>
                  </pic:nvPicPr>
                  <pic:blipFill>
                    <a:blip r:embed="rId18">
                      <a:extLst>
                        <a:ext uri="{28A0092B-C50C-407E-A947-70E740481C1C}">
                          <a14:useLocalDpi xmlns:a14="http://schemas.microsoft.com/office/drawing/2010/main"/>
                        </a:ext>
                      </a:extLst>
                    </a:blip>
                    <a:stretch>
                      <a:fillRect/>
                    </a:stretch>
                  </pic:blipFill>
                  <pic:spPr>
                    <a:xfrm>
                      <a:off x="0" y="0"/>
                      <a:ext cx="895350" cy="914400"/>
                    </a:xfrm>
                    <a:prstGeom prst="rect">
                      <a:avLst/>
                    </a:prstGeom>
                  </pic:spPr>
                </pic:pic>
              </a:graphicData>
            </a:graphic>
          </wp:inline>
        </w:drawing>
      </w:r>
    </w:p>
    <w:p w14:paraId="513D6F28" w14:textId="73733999" w:rsidR="43E07E34" w:rsidRDefault="43E07E34" w:rsidP="4DA72797">
      <w:pPr>
        <w:spacing w:after="80" w:line="480" w:lineRule="auto"/>
        <w:ind w:left="720" w:hanging="360"/>
        <w:rPr>
          <w:rFonts w:ascii="Calibri" w:eastAsia="Calibri" w:hAnsi="Calibri" w:cs="Calibri"/>
          <w:color w:val="000000" w:themeColor="text1"/>
        </w:rPr>
      </w:pPr>
      <w:r w:rsidRPr="4DA72797">
        <w:rPr>
          <w:rFonts w:ascii="Calibri" w:eastAsia="Calibri" w:hAnsi="Calibri" w:cs="Calibri"/>
          <w:b/>
          <w:bCs/>
          <w:color w:val="000000" w:themeColor="text1"/>
        </w:rPr>
        <w:t>\P 05.05 ID 701186\</w:t>
      </w:r>
    </w:p>
    <w:p w14:paraId="30E07B1D" w14:textId="18E91E7E" w:rsidR="003E2CE6" w:rsidRPr="007607F7" w:rsidRDefault="003E2CE6" w:rsidP="27828C27">
      <w:pPr>
        <w:spacing w:after="0" w:line="240" w:lineRule="auto"/>
        <w:ind w:left="357"/>
        <w:rPr>
          <w:rFonts w:asciiTheme="majorHAnsi" w:hAnsiTheme="majorHAnsi" w:cstheme="majorBidi"/>
        </w:rPr>
      </w:pPr>
      <w:r w:rsidRPr="27828C27">
        <w:rPr>
          <w:rFonts w:asciiTheme="majorHAnsi" w:hAnsiTheme="majorHAnsi" w:cstheme="majorBidi"/>
        </w:rPr>
        <w:t>a</w:t>
      </w:r>
      <w:r w:rsidR="009C713A" w:rsidRPr="27828C27">
        <w:rPr>
          <w:rFonts w:asciiTheme="majorHAnsi" w:hAnsiTheme="majorHAnsi" w:cstheme="majorBidi"/>
        </w:rPr>
        <w:t>. Otitis externa</w:t>
      </w:r>
      <w:r>
        <w:br/>
      </w:r>
    </w:p>
    <w:p w14:paraId="767EE7A9" w14:textId="716EA583" w:rsidR="003E2CE6" w:rsidRPr="007607F7" w:rsidRDefault="003E2CE6" w:rsidP="27828C27">
      <w:pPr>
        <w:spacing w:after="0" w:line="240" w:lineRule="auto"/>
        <w:ind w:left="357"/>
        <w:rPr>
          <w:rFonts w:asciiTheme="majorHAnsi" w:hAnsiTheme="majorHAnsi" w:cstheme="majorBidi"/>
        </w:rPr>
      </w:pPr>
      <w:r w:rsidRPr="27828C27">
        <w:rPr>
          <w:rFonts w:asciiTheme="majorHAnsi" w:hAnsiTheme="majorHAnsi" w:cstheme="majorBidi"/>
        </w:rPr>
        <w:t>b</w:t>
      </w:r>
      <w:r w:rsidR="009C713A" w:rsidRPr="27828C27">
        <w:rPr>
          <w:rFonts w:asciiTheme="majorHAnsi" w:hAnsiTheme="majorHAnsi" w:cstheme="majorBidi"/>
        </w:rPr>
        <w:t>. Cholesteatoma</w:t>
      </w:r>
      <w:r>
        <w:br/>
      </w:r>
    </w:p>
    <w:p w14:paraId="0F459A5B" w14:textId="58836F65" w:rsidR="003E2CE6" w:rsidRPr="007607F7" w:rsidRDefault="003E2CE6" w:rsidP="27828C27">
      <w:pPr>
        <w:spacing w:after="0" w:line="240" w:lineRule="auto"/>
        <w:ind w:left="357"/>
        <w:rPr>
          <w:rFonts w:asciiTheme="majorHAnsi" w:hAnsiTheme="majorHAnsi" w:cstheme="majorBidi"/>
          <w:lang w:val="en-IN"/>
          <w:rPrChange w:id="10" w:author="" w16du:dateUtc="2026-05-18T20:03:00Z">
            <w:rPr/>
          </w:rPrChange>
        </w:rPr>
      </w:pPr>
      <w:r w:rsidRPr="27828C27">
        <w:rPr>
          <w:rFonts w:asciiTheme="majorHAnsi" w:hAnsiTheme="majorHAnsi" w:cstheme="majorBidi"/>
          <w:lang w:val="en-IN"/>
        </w:rPr>
        <w:t>*c</w:t>
      </w:r>
      <w:r w:rsidR="009C713A" w:rsidRPr="27828C27">
        <w:rPr>
          <w:rFonts w:asciiTheme="majorHAnsi" w:hAnsiTheme="majorHAnsi" w:cstheme="majorBidi"/>
          <w:lang w:val="en-IN"/>
        </w:rPr>
        <w:t>. Otitis media</w:t>
      </w:r>
    </w:p>
    <w:p w14:paraId="71CC52DC" w14:textId="5F1EE843" w:rsidR="003E2CE6" w:rsidRPr="007607F7" w:rsidRDefault="003E2CE6" w:rsidP="27828C27">
      <w:pPr>
        <w:spacing w:after="0" w:line="240" w:lineRule="auto"/>
        <w:ind w:left="357"/>
        <w:rPr>
          <w:rFonts w:asciiTheme="majorHAnsi" w:hAnsiTheme="majorHAnsi" w:cstheme="majorBidi"/>
          <w:lang w:val="en-IN"/>
          <w:rPrChange w:id="11" w:author="" w16du:dateUtc="2026-05-18T20:03:00Z">
            <w:rPr/>
          </w:rPrChange>
        </w:rPr>
      </w:pPr>
      <w:r w:rsidRPr="27828C27">
        <w:rPr>
          <w:rFonts w:asciiTheme="majorHAnsi" w:hAnsiTheme="majorHAnsi" w:cstheme="majorBidi"/>
          <w:lang w:val="en-IN"/>
        </w:rPr>
        <w:t>d</w:t>
      </w:r>
      <w:r w:rsidR="009C713A" w:rsidRPr="27828C27">
        <w:rPr>
          <w:rFonts w:asciiTheme="majorHAnsi" w:hAnsiTheme="majorHAnsi" w:cstheme="majorBidi"/>
          <w:lang w:val="en-IN"/>
        </w:rPr>
        <w:t>. Normal tympanic membrane</w:t>
      </w:r>
      <w:r>
        <w:br/>
      </w:r>
    </w:p>
    <w:p w14:paraId="42519681" w14:textId="5AD7EF1A" w:rsidR="009C713A" w:rsidRPr="007607F7" w:rsidRDefault="003E2CE6" w:rsidP="27828C27">
      <w:pPr>
        <w:spacing w:after="0" w:line="240" w:lineRule="auto"/>
        <w:ind w:left="357"/>
        <w:rPr>
          <w:rFonts w:asciiTheme="majorHAnsi" w:hAnsiTheme="majorHAnsi" w:cstheme="majorBidi"/>
        </w:rPr>
      </w:pPr>
      <w:r w:rsidRPr="27828C27">
        <w:rPr>
          <w:rFonts w:asciiTheme="majorHAnsi" w:hAnsiTheme="majorHAnsi" w:cstheme="majorBidi"/>
          <w:lang w:val="en-IN"/>
        </w:rPr>
        <w:t>e</w:t>
      </w:r>
      <w:r w:rsidR="009C713A" w:rsidRPr="27828C27">
        <w:rPr>
          <w:rFonts w:asciiTheme="majorHAnsi" w:hAnsiTheme="majorHAnsi" w:cstheme="majorBidi"/>
          <w:lang w:val="en-IN"/>
        </w:rPr>
        <w:t xml:space="preserve">. </w:t>
      </w:r>
      <w:r w:rsidR="009C713A" w:rsidRPr="27828C27">
        <w:rPr>
          <w:rFonts w:asciiTheme="majorHAnsi" w:hAnsiTheme="majorHAnsi" w:cstheme="majorBidi"/>
        </w:rPr>
        <w:t>Auricular hematoma</w:t>
      </w:r>
    </w:p>
    <w:p w14:paraId="74F6F18F" w14:textId="2EF4F1C4" w:rsidR="009C713A" w:rsidRPr="007607F7" w:rsidRDefault="009C713A" w:rsidP="27828C27">
      <w:pPr>
        <w:spacing w:after="0" w:line="240" w:lineRule="auto"/>
        <w:rPr>
          <w:rFonts w:asciiTheme="majorHAnsi" w:hAnsiTheme="majorHAnsi" w:cstheme="majorBidi"/>
        </w:rPr>
      </w:pPr>
    </w:p>
    <w:p w14:paraId="75BE1872" w14:textId="7F582E58" w:rsidR="009C713A" w:rsidRPr="007607F7" w:rsidRDefault="009C713A" w:rsidP="00D0006F">
      <w:pPr>
        <w:spacing w:after="120" w:line="240" w:lineRule="auto"/>
        <w:rPr>
          <w:rFonts w:asciiTheme="majorHAnsi" w:hAnsiTheme="majorHAnsi" w:cstheme="majorHAnsi"/>
        </w:rPr>
      </w:pPr>
      <w:r w:rsidRPr="007607F7">
        <w:rPr>
          <w:rFonts w:asciiTheme="majorHAnsi" w:hAnsiTheme="majorHAnsi" w:cstheme="majorHAnsi"/>
          <w:b/>
          <w:bCs/>
        </w:rPr>
        <w:t>18. What part of the eye is composed of a dense white connective tissue that makes up 90% of the outer layer of the eyeball globe?</w:t>
      </w:r>
    </w:p>
    <w:p w14:paraId="38D74210" w14:textId="1FDB2991" w:rsidR="003E2CE6" w:rsidRPr="007607F7" w:rsidRDefault="003E2CE6" w:rsidP="27828C27">
      <w:pPr>
        <w:spacing w:after="0" w:line="240" w:lineRule="auto"/>
        <w:ind w:left="357"/>
        <w:rPr>
          <w:rFonts w:asciiTheme="majorHAnsi" w:hAnsiTheme="majorHAnsi" w:cstheme="majorBidi"/>
        </w:rPr>
      </w:pPr>
      <w:r w:rsidRPr="27828C27">
        <w:rPr>
          <w:rFonts w:asciiTheme="majorHAnsi" w:hAnsiTheme="majorHAnsi" w:cstheme="majorBidi"/>
        </w:rPr>
        <w:t>a</w:t>
      </w:r>
      <w:r w:rsidR="009C713A" w:rsidRPr="27828C27">
        <w:rPr>
          <w:rFonts w:asciiTheme="majorHAnsi" w:hAnsiTheme="majorHAnsi" w:cstheme="majorBidi"/>
        </w:rPr>
        <w:t>. Choriocapillaris</w:t>
      </w:r>
      <w:r>
        <w:br/>
      </w:r>
    </w:p>
    <w:p w14:paraId="15870299" w14:textId="7F2A8154" w:rsidR="003E2CE6" w:rsidRPr="007607F7" w:rsidRDefault="003E2CE6" w:rsidP="27828C27">
      <w:pPr>
        <w:spacing w:after="0" w:line="240" w:lineRule="auto"/>
        <w:ind w:left="357"/>
        <w:rPr>
          <w:rFonts w:asciiTheme="majorHAnsi" w:hAnsiTheme="majorHAnsi" w:cstheme="majorBidi"/>
        </w:rPr>
      </w:pPr>
      <w:r w:rsidRPr="27828C27">
        <w:rPr>
          <w:rFonts w:asciiTheme="majorHAnsi" w:hAnsiTheme="majorHAnsi" w:cstheme="majorBidi"/>
        </w:rPr>
        <w:t>b</w:t>
      </w:r>
      <w:r w:rsidR="009C713A" w:rsidRPr="27828C27">
        <w:rPr>
          <w:rFonts w:asciiTheme="majorHAnsi" w:hAnsiTheme="majorHAnsi" w:cstheme="majorBidi"/>
        </w:rPr>
        <w:t>. Iris</w:t>
      </w:r>
      <w:r>
        <w:br/>
      </w:r>
    </w:p>
    <w:p w14:paraId="6B4A53E1" w14:textId="78B7F16A" w:rsidR="003E2CE6" w:rsidRPr="007607F7" w:rsidRDefault="003E2CE6" w:rsidP="27828C27">
      <w:pPr>
        <w:spacing w:after="0" w:line="240" w:lineRule="auto"/>
        <w:ind w:left="357"/>
        <w:rPr>
          <w:rFonts w:asciiTheme="majorHAnsi" w:hAnsiTheme="majorHAnsi" w:cstheme="majorBidi"/>
          <w:lang w:val="en-IN"/>
          <w:rPrChange w:id="12" w:author="" w16du:dateUtc="2026-05-18T20:03:00Z">
            <w:rPr/>
          </w:rPrChange>
        </w:rPr>
      </w:pPr>
      <w:r w:rsidRPr="27828C27">
        <w:rPr>
          <w:rFonts w:asciiTheme="majorHAnsi" w:hAnsiTheme="majorHAnsi" w:cstheme="majorBidi"/>
        </w:rPr>
        <w:t>*c</w:t>
      </w:r>
      <w:r w:rsidR="009C713A" w:rsidRPr="27828C27">
        <w:rPr>
          <w:rFonts w:asciiTheme="majorHAnsi" w:hAnsiTheme="majorHAnsi" w:cstheme="majorBidi"/>
        </w:rPr>
        <w:t xml:space="preserve">. </w:t>
      </w:r>
      <w:r w:rsidR="009C713A" w:rsidRPr="27828C27">
        <w:rPr>
          <w:rFonts w:asciiTheme="majorHAnsi" w:hAnsiTheme="majorHAnsi" w:cstheme="majorBidi"/>
          <w:lang w:val="en-IN"/>
        </w:rPr>
        <w:t>Sclera</w:t>
      </w:r>
    </w:p>
    <w:p w14:paraId="0139B6B2" w14:textId="0916D499" w:rsidR="003E2CE6" w:rsidRPr="007607F7" w:rsidRDefault="003E2CE6" w:rsidP="27828C27">
      <w:pPr>
        <w:spacing w:after="0" w:line="240" w:lineRule="auto"/>
        <w:ind w:left="357"/>
        <w:rPr>
          <w:rFonts w:asciiTheme="majorHAnsi" w:hAnsiTheme="majorHAnsi" w:cstheme="majorBidi"/>
          <w:lang w:val="en-IN"/>
          <w:rPrChange w:id="13" w:author="" w16du:dateUtc="2026-05-18T20:03:00Z">
            <w:rPr/>
          </w:rPrChange>
        </w:rPr>
      </w:pPr>
      <w:r w:rsidRPr="27828C27">
        <w:rPr>
          <w:rFonts w:asciiTheme="majorHAnsi" w:hAnsiTheme="majorHAnsi" w:cstheme="majorBidi"/>
          <w:lang w:val="en-IN"/>
        </w:rPr>
        <w:t>d</w:t>
      </w:r>
      <w:r w:rsidR="009C713A" w:rsidRPr="27828C27">
        <w:rPr>
          <w:rFonts w:asciiTheme="majorHAnsi" w:hAnsiTheme="majorHAnsi" w:cstheme="majorBidi"/>
          <w:lang w:val="en-IN"/>
        </w:rPr>
        <w:t>. Macula</w:t>
      </w:r>
      <w:r>
        <w:br/>
      </w:r>
    </w:p>
    <w:p w14:paraId="18BCC7DA" w14:textId="63F66988" w:rsidR="009C713A" w:rsidRDefault="003E2CE6" w:rsidP="27828C27">
      <w:pPr>
        <w:spacing w:after="0" w:line="240" w:lineRule="auto"/>
        <w:ind w:left="357"/>
        <w:rPr>
          <w:rFonts w:asciiTheme="majorHAnsi" w:hAnsiTheme="majorHAnsi" w:cstheme="majorBidi"/>
          <w:lang w:val="en-IN"/>
        </w:rPr>
      </w:pPr>
      <w:r w:rsidRPr="27828C27">
        <w:rPr>
          <w:rFonts w:asciiTheme="majorHAnsi" w:hAnsiTheme="majorHAnsi" w:cstheme="majorBidi"/>
          <w:lang w:val="en-IN"/>
        </w:rPr>
        <w:t>e</w:t>
      </w:r>
      <w:r w:rsidR="009C713A" w:rsidRPr="27828C27">
        <w:rPr>
          <w:rFonts w:asciiTheme="majorHAnsi" w:hAnsiTheme="majorHAnsi" w:cstheme="majorBidi"/>
          <w:lang w:val="en-IN"/>
        </w:rPr>
        <w:t>. Retina</w:t>
      </w:r>
    </w:p>
    <w:p w14:paraId="4885BF2B" w14:textId="77777777" w:rsidR="00AF0E2E" w:rsidRPr="007607F7" w:rsidRDefault="00AF0E2E" w:rsidP="27828C27">
      <w:pPr>
        <w:spacing w:after="0" w:line="240" w:lineRule="auto"/>
        <w:rPr>
          <w:rFonts w:asciiTheme="majorHAnsi" w:hAnsiTheme="majorHAnsi" w:cstheme="majorBidi"/>
          <w:lang w:val="en-IN"/>
          <w:rPrChange w:id="14" w:author="" w16du:dateUtc="2026-05-18T20:03:00Z">
            <w:rPr/>
          </w:rPrChange>
        </w:rPr>
      </w:pPr>
    </w:p>
    <w:p w14:paraId="79998A16" w14:textId="0FE7175F" w:rsidR="009C713A" w:rsidRPr="007607F7" w:rsidRDefault="009C713A" w:rsidP="27828C27">
      <w:pPr>
        <w:spacing w:after="0" w:line="240" w:lineRule="auto"/>
        <w:rPr>
          <w:rFonts w:asciiTheme="majorHAnsi" w:hAnsiTheme="majorHAnsi" w:cstheme="majorBidi"/>
        </w:rPr>
      </w:pPr>
      <w:r w:rsidRPr="27828C27">
        <w:rPr>
          <w:rFonts w:asciiTheme="majorHAnsi" w:hAnsiTheme="majorHAnsi" w:cstheme="majorBidi"/>
          <w:b/>
          <w:bCs/>
        </w:rPr>
        <w:t xml:space="preserve">19. Three athletes present in the athletic training facility </w:t>
      </w:r>
      <w:r w:rsidR="003E2CE6" w:rsidRPr="27828C27">
        <w:rPr>
          <w:rFonts w:asciiTheme="majorHAnsi" w:hAnsiTheme="majorHAnsi" w:cstheme="majorBidi"/>
          <w:b/>
          <w:bCs/>
        </w:rPr>
        <w:t xml:space="preserve">with </w:t>
      </w:r>
      <w:r w:rsidRPr="27828C27">
        <w:rPr>
          <w:rFonts w:asciiTheme="majorHAnsi" w:hAnsiTheme="majorHAnsi" w:cstheme="majorBidi"/>
          <w:b/>
          <w:bCs/>
        </w:rPr>
        <w:t>complain</w:t>
      </w:r>
      <w:r w:rsidR="003E2CE6" w:rsidRPr="27828C27">
        <w:rPr>
          <w:rFonts w:asciiTheme="majorHAnsi" w:hAnsiTheme="majorHAnsi" w:cstheme="majorBidi"/>
          <w:b/>
          <w:bCs/>
        </w:rPr>
        <w:t>ts</w:t>
      </w:r>
      <w:r w:rsidRPr="27828C27">
        <w:rPr>
          <w:rFonts w:asciiTheme="majorHAnsi" w:hAnsiTheme="majorHAnsi" w:cstheme="majorBidi"/>
          <w:b/>
          <w:bCs/>
        </w:rPr>
        <w:t xml:space="preserve"> of diarrhea, vomiting, nausea, and abdominal cramping one to three hours after eating at a local restaurant. What may be the problem?</w:t>
      </w:r>
    </w:p>
    <w:p w14:paraId="408F7960" w14:textId="7CCCEDF6" w:rsidR="003E2CE6" w:rsidRPr="007607F7" w:rsidRDefault="003E2CE6" w:rsidP="27828C27">
      <w:pPr>
        <w:spacing w:after="0" w:line="240" w:lineRule="auto"/>
        <w:ind w:left="357"/>
        <w:rPr>
          <w:rFonts w:asciiTheme="majorHAnsi" w:hAnsiTheme="majorHAnsi" w:cstheme="majorBidi"/>
        </w:rPr>
      </w:pPr>
      <w:r w:rsidRPr="27828C27">
        <w:rPr>
          <w:rFonts w:asciiTheme="majorHAnsi" w:hAnsiTheme="majorHAnsi" w:cstheme="majorBidi"/>
        </w:rPr>
        <w:t>a</w:t>
      </w:r>
      <w:r w:rsidR="009C713A" w:rsidRPr="27828C27">
        <w:rPr>
          <w:rFonts w:asciiTheme="majorHAnsi" w:hAnsiTheme="majorHAnsi" w:cstheme="majorBidi"/>
        </w:rPr>
        <w:t>. Bowel obstruction</w:t>
      </w:r>
      <w:r>
        <w:br/>
      </w:r>
    </w:p>
    <w:p w14:paraId="57863B67" w14:textId="44775A3B" w:rsidR="003E2CE6" w:rsidRPr="007607F7" w:rsidRDefault="003E2CE6" w:rsidP="27828C27">
      <w:pPr>
        <w:spacing w:after="0" w:line="240" w:lineRule="auto"/>
        <w:ind w:left="357"/>
        <w:rPr>
          <w:rFonts w:asciiTheme="majorHAnsi" w:hAnsiTheme="majorHAnsi" w:cstheme="majorBidi"/>
        </w:rPr>
      </w:pPr>
      <w:r w:rsidRPr="27828C27">
        <w:rPr>
          <w:rFonts w:asciiTheme="majorHAnsi" w:hAnsiTheme="majorHAnsi" w:cstheme="majorBidi"/>
        </w:rPr>
        <w:t>b</w:t>
      </w:r>
      <w:r w:rsidR="009C713A" w:rsidRPr="27828C27">
        <w:rPr>
          <w:rFonts w:asciiTheme="majorHAnsi" w:hAnsiTheme="majorHAnsi" w:cstheme="majorBidi"/>
        </w:rPr>
        <w:t>. Dysentery</w:t>
      </w:r>
      <w:r>
        <w:br/>
      </w:r>
    </w:p>
    <w:p w14:paraId="56496BED" w14:textId="1F2F8ACF" w:rsidR="003E2CE6" w:rsidRPr="007607F7" w:rsidRDefault="003E2CE6" w:rsidP="27828C27">
      <w:pPr>
        <w:spacing w:after="0" w:line="240" w:lineRule="auto"/>
        <w:ind w:left="357"/>
        <w:rPr>
          <w:rFonts w:asciiTheme="majorHAnsi" w:hAnsiTheme="majorHAnsi" w:cstheme="majorBidi"/>
        </w:rPr>
      </w:pPr>
      <w:r w:rsidRPr="27828C27">
        <w:rPr>
          <w:rFonts w:asciiTheme="majorHAnsi" w:hAnsiTheme="majorHAnsi" w:cstheme="majorBidi"/>
        </w:rPr>
        <w:t>c</w:t>
      </w:r>
      <w:r w:rsidR="009C713A" w:rsidRPr="27828C27">
        <w:rPr>
          <w:rFonts w:asciiTheme="majorHAnsi" w:hAnsiTheme="majorHAnsi" w:cstheme="majorBidi"/>
        </w:rPr>
        <w:t>. Parasitic infection</w:t>
      </w:r>
      <w:r>
        <w:br/>
      </w:r>
    </w:p>
    <w:p w14:paraId="7A00DC12" w14:textId="64019744" w:rsidR="003E2CE6" w:rsidRPr="007607F7" w:rsidRDefault="003E2CE6" w:rsidP="27828C27">
      <w:pPr>
        <w:spacing w:after="0" w:line="240" w:lineRule="auto"/>
        <w:ind w:left="357"/>
        <w:rPr>
          <w:rFonts w:asciiTheme="majorHAnsi" w:hAnsiTheme="majorHAnsi" w:cstheme="majorBidi"/>
        </w:rPr>
      </w:pPr>
      <w:r w:rsidRPr="27828C27">
        <w:rPr>
          <w:rFonts w:asciiTheme="majorHAnsi" w:hAnsiTheme="majorHAnsi" w:cstheme="majorBidi"/>
        </w:rPr>
        <w:t>*d</w:t>
      </w:r>
      <w:r w:rsidR="009C713A" w:rsidRPr="27828C27">
        <w:rPr>
          <w:rFonts w:asciiTheme="majorHAnsi" w:hAnsiTheme="majorHAnsi" w:cstheme="majorBidi"/>
        </w:rPr>
        <w:t>. Food poisoning</w:t>
      </w:r>
      <w:r>
        <w:br/>
      </w:r>
    </w:p>
    <w:p w14:paraId="125363DC" w14:textId="5C9AF94B" w:rsidR="009C713A" w:rsidRPr="007607F7" w:rsidRDefault="003E2CE6" w:rsidP="27828C27">
      <w:pPr>
        <w:spacing w:after="0" w:line="240" w:lineRule="auto"/>
        <w:ind w:left="357"/>
        <w:rPr>
          <w:rFonts w:asciiTheme="majorHAnsi" w:hAnsiTheme="majorHAnsi" w:cstheme="majorBidi"/>
        </w:rPr>
      </w:pPr>
      <w:r w:rsidRPr="27828C27">
        <w:rPr>
          <w:rFonts w:asciiTheme="majorHAnsi" w:hAnsiTheme="majorHAnsi" w:cstheme="majorBidi"/>
        </w:rPr>
        <w:t>e</w:t>
      </w:r>
      <w:r w:rsidR="009C713A" w:rsidRPr="27828C27">
        <w:rPr>
          <w:rFonts w:asciiTheme="majorHAnsi" w:hAnsiTheme="majorHAnsi" w:cstheme="majorBidi"/>
        </w:rPr>
        <w:t>. Viral gastroenteritis</w:t>
      </w:r>
    </w:p>
    <w:p w14:paraId="6D65E34B" w14:textId="05614A49" w:rsidR="009C713A" w:rsidRPr="007607F7" w:rsidRDefault="009C713A" w:rsidP="27828C27">
      <w:pPr>
        <w:spacing w:after="0" w:line="240" w:lineRule="auto"/>
        <w:rPr>
          <w:rFonts w:asciiTheme="majorHAnsi" w:hAnsiTheme="majorHAnsi" w:cstheme="majorBidi"/>
        </w:rPr>
      </w:pPr>
    </w:p>
    <w:p w14:paraId="110CC718" w14:textId="7C6A7C3B" w:rsidR="009C713A" w:rsidRPr="007607F7" w:rsidRDefault="009C713A" w:rsidP="4DA72797">
      <w:pPr>
        <w:spacing w:after="120" w:line="240" w:lineRule="auto"/>
        <w:rPr>
          <w:rFonts w:asciiTheme="majorHAnsi" w:hAnsiTheme="majorHAnsi" w:cstheme="majorBidi"/>
        </w:rPr>
      </w:pPr>
      <w:r w:rsidRPr="27828C27">
        <w:rPr>
          <w:rFonts w:asciiTheme="majorHAnsi" w:hAnsiTheme="majorHAnsi" w:cstheme="majorBidi"/>
          <w:b/>
          <w:bCs/>
        </w:rPr>
        <w:t xml:space="preserve">20. </w:t>
      </w:r>
      <w:commentRangeStart w:id="15"/>
      <w:r w:rsidRPr="27828C27">
        <w:rPr>
          <w:rFonts w:asciiTheme="majorHAnsi" w:hAnsiTheme="majorHAnsi" w:cstheme="majorBidi"/>
          <w:b/>
          <w:bCs/>
        </w:rPr>
        <w:t xml:space="preserve">A patient presents to the athletic trainer in the early morning, before class, with an eye that looks like </w:t>
      </w:r>
      <w:r w:rsidR="003E2CE6" w:rsidRPr="27828C27">
        <w:rPr>
          <w:rFonts w:asciiTheme="majorHAnsi" w:hAnsiTheme="majorHAnsi" w:cstheme="majorBidi"/>
          <w:b/>
          <w:bCs/>
        </w:rPr>
        <w:t xml:space="preserve">that in </w:t>
      </w:r>
      <w:r w:rsidRPr="27828C27">
        <w:rPr>
          <w:rFonts w:asciiTheme="majorHAnsi" w:hAnsiTheme="majorHAnsi" w:cstheme="majorBidi"/>
          <w:b/>
          <w:bCs/>
        </w:rPr>
        <w:t>the photo</w:t>
      </w:r>
      <w:commentRangeEnd w:id="15"/>
      <w:r w:rsidRPr="27828C27">
        <w:rPr>
          <w:rStyle w:val="CommentReference"/>
          <w:rFonts w:asciiTheme="majorHAnsi" w:hAnsiTheme="majorHAnsi" w:cstheme="majorBidi"/>
          <w:b/>
          <w:bCs/>
          <w:sz w:val="22"/>
          <w:szCs w:val="22"/>
        </w:rPr>
        <w:commentReference w:id="15"/>
      </w:r>
      <w:r w:rsidRPr="27828C27">
        <w:rPr>
          <w:rFonts w:asciiTheme="majorHAnsi" w:hAnsiTheme="majorHAnsi" w:cstheme="majorBidi"/>
          <w:b/>
          <w:bCs/>
        </w:rPr>
        <w:t xml:space="preserve">. They complain that their eye is itchy and painful with </w:t>
      </w:r>
      <w:r w:rsidR="007607F7" w:rsidRPr="27828C27">
        <w:rPr>
          <w:rFonts w:asciiTheme="majorHAnsi" w:hAnsiTheme="majorHAnsi" w:cstheme="majorBidi"/>
          <w:b/>
          <w:bCs/>
        </w:rPr>
        <w:t>“</w:t>
      </w:r>
      <w:r w:rsidRPr="27828C27">
        <w:rPr>
          <w:rFonts w:asciiTheme="majorHAnsi" w:hAnsiTheme="majorHAnsi" w:cstheme="majorBidi"/>
          <w:b/>
          <w:bCs/>
        </w:rPr>
        <w:t>disgusting yellow discharge on the pillow.</w:t>
      </w:r>
      <w:r w:rsidR="007607F7" w:rsidRPr="27828C27">
        <w:rPr>
          <w:rFonts w:asciiTheme="majorHAnsi" w:hAnsiTheme="majorHAnsi" w:cstheme="majorBidi"/>
          <w:b/>
          <w:bCs/>
        </w:rPr>
        <w:t>”</w:t>
      </w:r>
      <w:r w:rsidRPr="27828C27">
        <w:rPr>
          <w:rFonts w:asciiTheme="majorHAnsi" w:hAnsiTheme="majorHAnsi" w:cstheme="majorBidi"/>
          <w:b/>
          <w:bCs/>
        </w:rPr>
        <w:t xml:space="preserve"> They are also complaining of blurred vision. What condition could the patient </w:t>
      </w:r>
      <w:r w:rsidR="20B34725" w:rsidRPr="27828C27">
        <w:rPr>
          <w:rFonts w:asciiTheme="majorHAnsi" w:hAnsiTheme="majorHAnsi" w:cstheme="majorBidi"/>
          <w:b/>
          <w:bCs/>
        </w:rPr>
        <w:t>have</w:t>
      </w:r>
      <w:r w:rsidRPr="27828C27">
        <w:rPr>
          <w:rFonts w:asciiTheme="majorHAnsi" w:hAnsiTheme="majorHAnsi" w:cstheme="majorBidi"/>
          <w:b/>
          <w:bCs/>
        </w:rPr>
        <w:t>?</w:t>
      </w:r>
    </w:p>
    <w:p w14:paraId="65B73458" w14:textId="01E04AB4" w:rsidR="5646FEF2" w:rsidRDefault="5646FEF2" w:rsidP="4DA72797">
      <w:pPr>
        <w:spacing w:after="80" w:line="480" w:lineRule="auto"/>
        <w:ind w:left="720" w:hanging="360"/>
        <w:rPr>
          <w:rFonts w:ascii="Calibri" w:eastAsia="Calibri" w:hAnsi="Calibri" w:cs="Calibri"/>
          <w:color w:val="000000" w:themeColor="text1"/>
        </w:rPr>
      </w:pPr>
      <w:r w:rsidRPr="4DA72797">
        <w:rPr>
          <w:rFonts w:asciiTheme="majorHAnsi" w:hAnsiTheme="majorHAnsi" w:cstheme="majorBidi"/>
          <w:b/>
          <w:bCs/>
        </w:rPr>
        <w:lastRenderedPageBreak/>
        <w:t xml:space="preserve">Insert: </w:t>
      </w:r>
      <w:r w:rsidR="735DCA2E">
        <w:rPr>
          <w:noProof/>
        </w:rPr>
        <w:drawing>
          <wp:inline distT="0" distB="0" distL="0" distR="0" wp14:anchorId="7581E431" wp14:editId="25B5777B">
            <wp:extent cx="1466850" cy="1047750"/>
            <wp:effectExtent l="0" t="0" r="0" b="0"/>
            <wp:docPr id="5060337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033734" name="Picture 506033734"/>
                    <pic:cNvPicPr/>
                  </pic:nvPicPr>
                  <pic:blipFill>
                    <a:blip r:embed="rId19">
                      <a:extLst>
                        <a:ext uri="{28A0092B-C50C-407E-A947-70E740481C1C}">
                          <a14:useLocalDpi xmlns:a14="http://schemas.microsoft.com/office/drawing/2010/main"/>
                        </a:ext>
                      </a:extLst>
                    </a:blip>
                    <a:stretch>
                      <a:fillRect/>
                    </a:stretch>
                  </pic:blipFill>
                  <pic:spPr>
                    <a:xfrm>
                      <a:off x="0" y="0"/>
                      <a:ext cx="1466850" cy="1047750"/>
                    </a:xfrm>
                    <a:prstGeom prst="rect">
                      <a:avLst/>
                    </a:prstGeom>
                  </pic:spPr>
                </pic:pic>
              </a:graphicData>
            </a:graphic>
          </wp:inline>
        </w:drawing>
      </w:r>
    </w:p>
    <w:p w14:paraId="4841E482" w14:textId="439B4B6C" w:rsidR="735DCA2E" w:rsidRDefault="735DCA2E" w:rsidP="4DA72797">
      <w:pPr>
        <w:spacing w:after="80" w:line="480" w:lineRule="auto"/>
        <w:ind w:left="720" w:hanging="360"/>
        <w:rPr>
          <w:rFonts w:ascii="Calibri" w:eastAsia="Calibri" w:hAnsi="Calibri" w:cs="Calibri"/>
          <w:color w:val="000000" w:themeColor="text1"/>
        </w:rPr>
      </w:pPr>
      <w:r w:rsidRPr="4DA72797">
        <w:rPr>
          <w:rFonts w:ascii="Calibri" w:eastAsia="Calibri" w:hAnsi="Calibri" w:cs="Calibri"/>
          <w:b/>
          <w:bCs/>
          <w:color w:val="000000" w:themeColor="text1"/>
        </w:rPr>
        <w:t>\P 05.06 ID 701187\</w:t>
      </w:r>
    </w:p>
    <w:p w14:paraId="662129DC" w14:textId="4EDAD168" w:rsidR="003E2CE6" w:rsidRPr="007607F7" w:rsidRDefault="003E2CE6" w:rsidP="27828C27">
      <w:pPr>
        <w:spacing w:after="0" w:line="240" w:lineRule="auto"/>
        <w:ind w:left="357"/>
        <w:rPr>
          <w:rFonts w:asciiTheme="majorHAnsi" w:hAnsiTheme="majorHAnsi" w:cstheme="majorBidi"/>
        </w:rPr>
      </w:pPr>
      <w:r w:rsidRPr="27828C27">
        <w:rPr>
          <w:rFonts w:asciiTheme="majorHAnsi" w:hAnsiTheme="majorHAnsi" w:cstheme="majorBidi"/>
        </w:rPr>
        <w:t>a</w:t>
      </w:r>
      <w:r w:rsidR="009C713A" w:rsidRPr="27828C27">
        <w:rPr>
          <w:rFonts w:asciiTheme="majorHAnsi" w:hAnsiTheme="majorHAnsi" w:cstheme="majorBidi"/>
        </w:rPr>
        <w:t>. Corneal abrasion</w:t>
      </w:r>
      <w:r>
        <w:br/>
      </w:r>
    </w:p>
    <w:p w14:paraId="599A628B" w14:textId="41AA8B9B" w:rsidR="003E2CE6" w:rsidRPr="007607F7" w:rsidRDefault="003E2CE6" w:rsidP="27828C27">
      <w:pPr>
        <w:spacing w:after="0" w:line="240" w:lineRule="auto"/>
        <w:ind w:left="357"/>
        <w:rPr>
          <w:rFonts w:asciiTheme="majorHAnsi" w:hAnsiTheme="majorHAnsi" w:cstheme="majorBidi"/>
        </w:rPr>
      </w:pPr>
      <w:r w:rsidRPr="27828C27">
        <w:rPr>
          <w:rFonts w:asciiTheme="majorHAnsi" w:hAnsiTheme="majorHAnsi" w:cstheme="majorBidi"/>
        </w:rPr>
        <w:t>b</w:t>
      </w:r>
      <w:r w:rsidR="009C713A" w:rsidRPr="27828C27">
        <w:rPr>
          <w:rFonts w:asciiTheme="majorHAnsi" w:hAnsiTheme="majorHAnsi" w:cstheme="majorBidi"/>
        </w:rPr>
        <w:t>. Foreign body in the eye</w:t>
      </w:r>
      <w:r>
        <w:br/>
      </w:r>
    </w:p>
    <w:p w14:paraId="6132AAAD" w14:textId="3DEF22B5" w:rsidR="003E2CE6" w:rsidRPr="007607F7" w:rsidRDefault="003E2CE6" w:rsidP="27828C27">
      <w:pPr>
        <w:spacing w:after="0" w:line="240" w:lineRule="auto"/>
        <w:ind w:left="357"/>
        <w:rPr>
          <w:rFonts w:asciiTheme="majorHAnsi" w:hAnsiTheme="majorHAnsi" w:cstheme="majorBidi"/>
        </w:rPr>
      </w:pPr>
      <w:r w:rsidRPr="27828C27">
        <w:rPr>
          <w:rFonts w:asciiTheme="majorHAnsi" w:hAnsiTheme="majorHAnsi" w:cstheme="majorBidi"/>
        </w:rPr>
        <w:t>c</w:t>
      </w:r>
      <w:r w:rsidR="009C713A" w:rsidRPr="27828C27">
        <w:rPr>
          <w:rFonts w:asciiTheme="majorHAnsi" w:hAnsiTheme="majorHAnsi" w:cstheme="majorBidi"/>
        </w:rPr>
        <w:t>. Iritis</w:t>
      </w:r>
      <w:r>
        <w:br/>
      </w:r>
    </w:p>
    <w:p w14:paraId="28859AC2" w14:textId="7B035E0E" w:rsidR="003E2CE6" w:rsidRPr="007607F7" w:rsidRDefault="003E2CE6" w:rsidP="27828C27">
      <w:pPr>
        <w:spacing w:after="0" w:line="240" w:lineRule="auto"/>
        <w:ind w:left="357"/>
        <w:rPr>
          <w:rFonts w:asciiTheme="majorHAnsi" w:hAnsiTheme="majorHAnsi" w:cstheme="majorBidi"/>
        </w:rPr>
      </w:pPr>
      <w:r w:rsidRPr="27828C27">
        <w:rPr>
          <w:rFonts w:asciiTheme="majorHAnsi" w:hAnsiTheme="majorHAnsi" w:cstheme="majorBidi"/>
        </w:rPr>
        <w:t>*d</w:t>
      </w:r>
      <w:r w:rsidR="009C713A" w:rsidRPr="27828C27">
        <w:rPr>
          <w:rFonts w:asciiTheme="majorHAnsi" w:hAnsiTheme="majorHAnsi" w:cstheme="majorBidi"/>
        </w:rPr>
        <w:t>. Conjunctivitis</w:t>
      </w:r>
    </w:p>
    <w:p w14:paraId="323EA07D" w14:textId="0357939E" w:rsidR="009C713A" w:rsidRDefault="003E2CE6" w:rsidP="27828C27">
      <w:pPr>
        <w:spacing w:after="0" w:line="240" w:lineRule="auto"/>
        <w:ind w:left="357"/>
        <w:rPr>
          <w:rFonts w:asciiTheme="majorHAnsi" w:hAnsiTheme="majorHAnsi" w:cstheme="majorBidi"/>
        </w:rPr>
      </w:pPr>
      <w:r w:rsidRPr="27828C27">
        <w:rPr>
          <w:rFonts w:asciiTheme="majorHAnsi" w:hAnsiTheme="majorHAnsi" w:cstheme="majorBidi"/>
        </w:rPr>
        <w:t>e</w:t>
      </w:r>
      <w:r w:rsidR="009C713A" w:rsidRPr="27828C27">
        <w:rPr>
          <w:rFonts w:asciiTheme="majorHAnsi" w:hAnsiTheme="majorHAnsi" w:cstheme="majorBidi"/>
        </w:rPr>
        <w:t>. Stye</w:t>
      </w:r>
    </w:p>
    <w:p w14:paraId="5E5B3F24" w14:textId="77777777" w:rsidR="00AF0E2E" w:rsidRPr="007607F7" w:rsidRDefault="00AF0E2E" w:rsidP="00AF0E2E">
      <w:pPr>
        <w:spacing w:after="0" w:line="240" w:lineRule="auto"/>
        <w:rPr>
          <w:rFonts w:asciiTheme="majorHAnsi" w:hAnsiTheme="majorHAnsi" w:cstheme="majorHAnsi"/>
        </w:rPr>
      </w:pPr>
    </w:p>
    <w:p w14:paraId="71CF7F47" w14:textId="3D5FDBA3" w:rsidR="009C713A" w:rsidRPr="007607F7" w:rsidRDefault="009C713A" w:rsidP="00D0006F">
      <w:pPr>
        <w:spacing w:after="120" w:line="240" w:lineRule="auto"/>
        <w:rPr>
          <w:rFonts w:asciiTheme="majorHAnsi" w:hAnsiTheme="majorHAnsi" w:cstheme="majorHAnsi"/>
          <w:b/>
          <w:bCs/>
        </w:rPr>
      </w:pPr>
      <w:r w:rsidRPr="007607F7">
        <w:rPr>
          <w:rFonts w:asciiTheme="majorHAnsi" w:hAnsiTheme="majorHAnsi" w:cstheme="majorHAnsi"/>
          <w:b/>
          <w:bCs/>
        </w:rPr>
        <w:t>21. What is poliomyelitis?</w:t>
      </w:r>
    </w:p>
    <w:p w14:paraId="02D16ED7" w14:textId="7A44454E" w:rsidR="003E2CE6" w:rsidRPr="007607F7" w:rsidRDefault="003E2CE6" w:rsidP="27828C27">
      <w:pPr>
        <w:spacing w:after="0" w:line="240" w:lineRule="auto"/>
        <w:ind w:left="357"/>
        <w:rPr>
          <w:rFonts w:asciiTheme="majorHAnsi" w:hAnsiTheme="majorHAnsi" w:cstheme="majorBidi"/>
        </w:rPr>
      </w:pPr>
      <w:r w:rsidRPr="27828C27">
        <w:rPr>
          <w:rFonts w:asciiTheme="majorHAnsi" w:hAnsiTheme="majorHAnsi" w:cstheme="majorBidi"/>
        </w:rPr>
        <w:t>a</w:t>
      </w:r>
      <w:r w:rsidR="009C713A" w:rsidRPr="27828C27">
        <w:rPr>
          <w:rFonts w:asciiTheme="majorHAnsi" w:hAnsiTheme="majorHAnsi" w:cstheme="majorBidi"/>
        </w:rPr>
        <w:t>. An infection by a polio-parasitic infection that attacks motor neurons in the spinal cord</w:t>
      </w:r>
      <w:r>
        <w:br/>
      </w:r>
    </w:p>
    <w:p w14:paraId="121B85DE" w14:textId="00047323" w:rsidR="003E2CE6" w:rsidRPr="007607F7" w:rsidRDefault="003E2CE6" w:rsidP="27828C27">
      <w:pPr>
        <w:spacing w:after="0" w:line="240" w:lineRule="auto"/>
        <w:ind w:left="357"/>
        <w:rPr>
          <w:rFonts w:asciiTheme="majorHAnsi" w:hAnsiTheme="majorHAnsi" w:cstheme="majorBidi"/>
        </w:rPr>
      </w:pPr>
      <w:r w:rsidRPr="27828C27">
        <w:rPr>
          <w:rFonts w:asciiTheme="majorHAnsi" w:hAnsiTheme="majorHAnsi" w:cstheme="majorBidi"/>
        </w:rPr>
        <w:t>*b</w:t>
      </w:r>
      <w:r w:rsidR="009C713A" w:rsidRPr="27828C27">
        <w:rPr>
          <w:rFonts w:asciiTheme="majorHAnsi" w:hAnsiTheme="majorHAnsi" w:cstheme="majorBidi"/>
        </w:rPr>
        <w:t>. An infection by the poliovirus that attacks motor neurons in the spinal cord</w:t>
      </w:r>
      <w:r>
        <w:br/>
      </w:r>
    </w:p>
    <w:p w14:paraId="657F087E" w14:textId="5FBC38F2" w:rsidR="003E2CE6" w:rsidRPr="007607F7" w:rsidRDefault="003E2CE6" w:rsidP="27828C27">
      <w:pPr>
        <w:spacing w:after="0" w:line="240" w:lineRule="auto"/>
        <w:ind w:left="357"/>
        <w:rPr>
          <w:rFonts w:asciiTheme="majorHAnsi" w:hAnsiTheme="majorHAnsi" w:cstheme="majorBidi"/>
        </w:rPr>
      </w:pPr>
      <w:r w:rsidRPr="27828C27">
        <w:rPr>
          <w:rFonts w:asciiTheme="majorHAnsi" w:hAnsiTheme="majorHAnsi" w:cstheme="majorBidi"/>
        </w:rPr>
        <w:t>c</w:t>
      </w:r>
      <w:r w:rsidR="009C713A" w:rsidRPr="27828C27">
        <w:rPr>
          <w:rFonts w:asciiTheme="majorHAnsi" w:hAnsiTheme="majorHAnsi" w:cstheme="majorBidi"/>
        </w:rPr>
        <w:t>. An infection by the polio bacterium that attacks motor neurons in the spinal cord</w:t>
      </w:r>
      <w:r>
        <w:br/>
      </w:r>
    </w:p>
    <w:p w14:paraId="0F8508D5" w14:textId="299A4E09" w:rsidR="003E2CE6" w:rsidRPr="007607F7" w:rsidRDefault="003E2CE6" w:rsidP="27828C27">
      <w:pPr>
        <w:spacing w:after="0" w:line="240" w:lineRule="auto"/>
        <w:ind w:left="357"/>
        <w:rPr>
          <w:rFonts w:asciiTheme="majorHAnsi" w:hAnsiTheme="majorHAnsi" w:cstheme="majorBidi"/>
        </w:rPr>
      </w:pPr>
      <w:r w:rsidRPr="27828C27">
        <w:rPr>
          <w:rFonts w:asciiTheme="majorHAnsi" w:hAnsiTheme="majorHAnsi" w:cstheme="majorBidi"/>
        </w:rPr>
        <w:t>d</w:t>
      </w:r>
      <w:r w:rsidR="009C713A" w:rsidRPr="27828C27">
        <w:rPr>
          <w:rFonts w:asciiTheme="majorHAnsi" w:hAnsiTheme="majorHAnsi" w:cstheme="majorBidi"/>
        </w:rPr>
        <w:t>. An infection by the polio bacterium that attacks sensory neurons in the spinal cord</w:t>
      </w:r>
      <w:r>
        <w:br/>
      </w:r>
    </w:p>
    <w:p w14:paraId="4052C4F9" w14:textId="6B5896C8" w:rsidR="009C713A" w:rsidRDefault="003E2CE6" w:rsidP="27828C27">
      <w:pPr>
        <w:spacing w:after="0" w:line="240" w:lineRule="auto"/>
        <w:ind w:left="357"/>
        <w:rPr>
          <w:rFonts w:asciiTheme="majorHAnsi" w:hAnsiTheme="majorHAnsi" w:cstheme="majorBidi"/>
        </w:rPr>
      </w:pPr>
      <w:r w:rsidRPr="27828C27">
        <w:rPr>
          <w:rFonts w:asciiTheme="majorHAnsi" w:hAnsiTheme="majorHAnsi" w:cstheme="majorBidi"/>
        </w:rPr>
        <w:t>e</w:t>
      </w:r>
      <w:r w:rsidR="009C713A" w:rsidRPr="27828C27">
        <w:rPr>
          <w:rFonts w:asciiTheme="majorHAnsi" w:hAnsiTheme="majorHAnsi" w:cstheme="majorBidi"/>
        </w:rPr>
        <w:t>. An infection by the poliovirus that attacks sensory neurons in the spinal cord</w:t>
      </w:r>
    </w:p>
    <w:p w14:paraId="1F000E6F" w14:textId="77777777" w:rsidR="00AF0E2E" w:rsidRPr="007607F7" w:rsidRDefault="00AF0E2E" w:rsidP="00AF0E2E">
      <w:pPr>
        <w:spacing w:after="0" w:line="240" w:lineRule="auto"/>
        <w:rPr>
          <w:rFonts w:asciiTheme="majorHAnsi" w:hAnsiTheme="majorHAnsi" w:cstheme="majorHAnsi"/>
        </w:rPr>
      </w:pPr>
    </w:p>
    <w:p w14:paraId="4590E30A" w14:textId="48FCD145" w:rsidR="009C713A" w:rsidRPr="007607F7" w:rsidRDefault="009C713A" w:rsidP="27828C27">
      <w:pPr>
        <w:spacing w:after="120" w:line="240" w:lineRule="auto"/>
        <w:rPr>
          <w:rFonts w:asciiTheme="majorHAnsi" w:hAnsiTheme="majorHAnsi" w:cstheme="majorBidi"/>
        </w:rPr>
      </w:pPr>
      <w:r w:rsidRPr="27828C27">
        <w:rPr>
          <w:rFonts w:asciiTheme="majorHAnsi" w:hAnsiTheme="majorHAnsi" w:cstheme="majorBidi"/>
          <w:b/>
          <w:bCs/>
        </w:rPr>
        <w:t>22. Which of the following conditions is associated with disproportionate pain, extreme skin sensitivity, a burning sensation, and hyperhidrosis?</w:t>
      </w:r>
    </w:p>
    <w:p w14:paraId="1965CEE7" w14:textId="4CFC80AE" w:rsidR="003E2CE6" w:rsidRPr="007607F7" w:rsidRDefault="003E2CE6" w:rsidP="27828C27">
      <w:pPr>
        <w:spacing w:after="0" w:line="240" w:lineRule="auto"/>
        <w:ind w:left="357"/>
        <w:rPr>
          <w:rFonts w:asciiTheme="majorHAnsi" w:hAnsiTheme="majorHAnsi" w:cstheme="majorBidi"/>
        </w:rPr>
      </w:pPr>
      <w:r w:rsidRPr="27828C27">
        <w:rPr>
          <w:rFonts w:asciiTheme="majorHAnsi" w:hAnsiTheme="majorHAnsi" w:cstheme="majorBidi"/>
        </w:rPr>
        <w:t>*a</w:t>
      </w:r>
      <w:r w:rsidR="009C713A" w:rsidRPr="27828C27">
        <w:rPr>
          <w:rFonts w:asciiTheme="majorHAnsi" w:hAnsiTheme="majorHAnsi" w:cstheme="majorBidi"/>
        </w:rPr>
        <w:t>. Complex regional pain syndrome</w:t>
      </w:r>
      <w:r>
        <w:br/>
      </w:r>
    </w:p>
    <w:p w14:paraId="334017C3" w14:textId="7AC626BE" w:rsidR="003E2CE6" w:rsidRPr="007607F7" w:rsidRDefault="003E2CE6" w:rsidP="27828C27">
      <w:pPr>
        <w:spacing w:after="0" w:line="240" w:lineRule="auto"/>
        <w:ind w:left="357"/>
        <w:rPr>
          <w:rFonts w:asciiTheme="majorHAnsi" w:hAnsiTheme="majorHAnsi" w:cstheme="majorBidi"/>
        </w:rPr>
      </w:pPr>
      <w:r w:rsidRPr="27828C27">
        <w:rPr>
          <w:rFonts w:asciiTheme="majorHAnsi" w:hAnsiTheme="majorHAnsi" w:cstheme="majorBidi"/>
        </w:rPr>
        <w:t>b</w:t>
      </w:r>
      <w:r w:rsidR="009C713A" w:rsidRPr="27828C27">
        <w:rPr>
          <w:rFonts w:asciiTheme="majorHAnsi" w:hAnsiTheme="majorHAnsi" w:cstheme="majorBidi"/>
        </w:rPr>
        <w:t>. Amyotrophic lateral sclerosis</w:t>
      </w:r>
      <w:r>
        <w:br/>
      </w:r>
    </w:p>
    <w:p w14:paraId="6DA5B822" w14:textId="7D59D58A" w:rsidR="003E2CE6" w:rsidRPr="007607F7" w:rsidRDefault="003E2CE6" w:rsidP="27828C27">
      <w:pPr>
        <w:spacing w:after="0" w:line="240" w:lineRule="auto"/>
        <w:ind w:left="357"/>
        <w:rPr>
          <w:rFonts w:asciiTheme="majorHAnsi" w:hAnsiTheme="majorHAnsi" w:cstheme="majorBidi"/>
        </w:rPr>
      </w:pPr>
      <w:r w:rsidRPr="27828C27">
        <w:rPr>
          <w:rFonts w:asciiTheme="majorHAnsi" w:hAnsiTheme="majorHAnsi" w:cstheme="majorBidi"/>
        </w:rPr>
        <w:t>c</w:t>
      </w:r>
      <w:r w:rsidR="009C713A" w:rsidRPr="27828C27">
        <w:rPr>
          <w:rFonts w:asciiTheme="majorHAnsi" w:hAnsiTheme="majorHAnsi" w:cstheme="majorBidi"/>
        </w:rPr>
        <w:t>. Cerebral palsy</w:t>
      </w:r>
      <w:r>
        <w:br/>
      </w:r>
    </w:p>
    <w:p w14:paraId="5D60A021" w14:textId="6D091825" w:rsidR="003E2CE6" w:rsidRPr="007607F7" w:rsidRDefault="003E2CE6" w:rsidP="27828C27">
      <w:pPr>
        <w:spacing w:after="0" w:line="240" w:lineRule="auto"/>
        <w:ind w:left="357"/>
        <w:rPr>
          <w:rFonts w:asciiTheme="majorHAnsi" w:hAnsiTheme="majorHAnsi" w:cstheme="majorBidi"/>
        </w:rPr>
      </w:pPr>
      <w:r w:rsidRPr="27828C27">
        <w:rPr>
          <w:rFonts w:asciiTheme="majorHAnsi" w:hAnsiTheme="majorHAnsi" w:cstheme="majorBidi"/>
        </w:rPr>
        <w:t>d</w:t>
      </w:r>
      <w:r w:rsidR="009C713A" w:rsidRPr="27828C27">
        <w:rPr>
          <w:rFonts w:asciiTheme="majorHAnsi" w:hAnsiTheme="majorHAnsi" w:cstheme="majorBidi"/>
        </w:rPr>
        <w:t>. Multiple sclerosis</w:t>
      </w:r>
      <w:r>
        <w:br/>
      </w:r>
    </w:p>
    <w:p w14:paraId="6262E11B" w14:textId="4C27C0EF" w:rsidR="009C713A" w:rsidRPr="007607F7" w:rsidRDefault="003E2CE6" w:rsidP="27828C27">
      <w:pPr>
        <w:spacing w:after="0" w:line="240" w:lineRule="auto"/>
        <w:ind w:left="357"/>
        <w:rPr>
          <w:rFonts w:asciiTheme="majorHAnsi" w:hAnsiTheme="majorHAnsi" w:cstheme="majorBidi"/>
        </w:rPr>
      </w:pPr>
      <w:r w:rsidRPr="27828C27">
        <w:rPr>
          <w:rFonts w:asciiTheme="majorHAnsi" w:hAnsiTheme="majorHAnsi" w:cstheme="majorBidi"/>
        </w:rPr>
        <w:t>e</w:t>
      </w:r>
      <w:r w:rsidR="009C713A" w:rsidRPr="27828C27">
        <w:rPr>
          <w:rFonts w:asciiTheme="majorHAnsi" w:hAnsiTheme="majorHAnsi" w:cstheme="majorBidi"/>
        </w:rPr>
        <w:t>. Muscular dystrophy</w:t>
      </w:r>
    </w:p>
    <w:p w14:paraId="36082A48" w14:textId="5572A3D5" w:rsidR="25695022" w:rsidRPr="007607F7" w:rsidRDefault="25695022" w:rsidP="00D05F63">
      <w:pPr>
        <w:spacing w:after="0" w:line="240" w:lineRule="auto"/>
        <w:rPr>
          <w:rStyle w:val="SubtleEmphasis"/>
          <w:rFonts w:asciiTheme="majorHAnsi" w:hAnsiTheme="majorHAnsi" w:cstheme="majorHAnsi"/>
        </w:rPr>
      </w:pPr>
    </w:p>
    <w:p w14:paraId="11AA649C" w14:textId="01DCE4E7" w:rsidR="009C713A" w:rsidRPr="007607F7" w:rsidRDefault="009C713A" w:rsidP="27828C27">
      <w:pPr>
        <w:spacing w:after="120" w:line="240" w:lineRule="auto"/>
        <w:rPr>
          <w:rFonts w:asciiTheme="majorHAnsi" w:hAnsiTheme="majorHAnsi" w:cstheme="majorBidi"/>
        </w:rPr>
      </w:pPr>
      <w:r w:rsidRPr="27828C27">
        <w:rPr>
          <w:rFonts w:asciiTheme="majorHAnsi" w:hAnsiTheme="majorHAnsi" w:cstheme="majorBidi"/>
          <w:b/>
          <w:bCs/>
        </w:rPr>
        <w:t>23. Which of the following consequences may occur after a prolonged bout of diarrhea (24</w:t>
      </w:r>
      <w:r w:rsidR="003E2CE6" w:rsidRPr="27828C27">
        <w:rPr>
          <w:rFonts w:asciiTheme="majorHAnsi" w:hAnsiTheme="majorHAnsi" w:cstheme="majorBidi"/>
          <w:b/>
          <w:bCs/>
        </w:rPr>
        <w:t xml:space="preserve"> to </w:t>
      </w:r>
      <w:r w:rsidRPr="27828C27">
        <w:rPr>
          <w:rFonts w:asciiTheme="majorHAnsi" w:hAnsiTheme="majorHAnsi" w:cstheme="majorBidi"/>
          <w:b/>
          <w:bCs/>
        </w:rPr>
        <w:t>36 hours)?</w:t>
      </w:r>
    </w:p>
    <w:p w14:paraId="0D0174E1" w14:textId="598D234B" w:rsidR="003E2CE6" w:rsidRPr="007607F7" w:rsidRDefault="003E2CE6" w:rsidP="27828C27">
      <w:pPr>
        <w:spacing w:after="0" w:line="240" w:lineRule="auto"/>
        <w:ind w:left="357"/>
        <w:rPr>
          <w:rFonts w:asciiTheme="majorHAnsi" w:hAnsiTheme="majorHAnsi" w:cstheme="majorBidi"/>
        </w:rPr>
      </w:pPr>
      <w:r w:rsidRPr="27828C27">
        <w:rPr>
          <w:rFonts w:asciiTheme="majorHAnsi" w:hAnsiTheme="majorHAnsi" w:cstheme="majorBidi"/>
        </w:rPr>
        <w:t>a</w:t>
      </w:r>
      <w:r w:rsidR="009C713A" w:rsidRPr="27828C27">
        <w:rPr>
          <w:rFonts w:asciiTheme="majorHAnsi" w:hAnsiTheme="majorHAnsi" w:cstheme="majorBidi"/>
        </w:rPr>
        <w:t>. Influenza</w:t>
      </w:r>
      <w:r>
        <w:br/>
      </w:r>
    </w:p>
    <w:p w14:paraId="7B1D29A9" w14:textId="4E8F5431" w:rsidR="003E2CE6" w:rsidRPr="007607F7" w:rsidRDefault="003E2CE6" w:rsidP="27828C27">
      <w:pPr>
        <w:spacing w:after="0" w:line="240" w:lineRule="auto"/>
        <w:ind w:left="357"/>
        <w:rPr>
          <w:rFonts w:asciiTheme="majorHAnsi" w:hAnsiTheme="majorHAnsi" w:cstheme="majorBidi"/>
        </w:rPr>
      </w:pPr>
      <w:r w:rsidRPr="27828C27">
        <w:rPr>
          <w:rFonts w:asciiTheme="majorHAnsi" w:hAnsiTheme="majorHAnsi" w:cstheme="majorBidi"/>
        </w:rPr>
        <w:lastRenderedPageBreak/>
        <w:t>*b</w:t>
      </w:r>
      <w:r w:rsidR="009C713A" w:rsidRPr="27828C27">
        <w:rPr>
          <w:rFonts w:asciiTheme="majorHAnsi" w:hAnsiTheme="majorHAnsi" w:cstheme="majorBidi"/>
        </w:rPr>
        <w:t>. Dehydration</w:t>
      </w:r>
    </w:p>
    <w:p w14:paraId="3E081269" w14:textId="74487FB6" w:rsidR="003E2CE6" w:rsidRPr="007607F7" w:rsidRDefault="003E2CE6" w:rsidP="27828C27">
      <w:pPr>
        <w:spacing w:after="0" w:line="240" w:lineRule="auto"/>
        <w:ind w:left="357"/>
        <w:rPr>
          <w:rFonts w:asciiTheme="majorHAnsi" w:hAnsiTheme="majorHAnsi" w:cstheme="majorBidi"/>
        </w:rPr>
      </w:pPr>
      <w:r w:rsidRPr="27828C27">
        <w:rPr>
          <w:rFonts w:asciiTheme="majorHAnsi" w:hAnsiTheme="majorHAnsi" w:cstheme="majorBidi"/>
        </w:rPr>
        <w:t>c</w:t>
      </w:r>
      <w:r w:rsidR="009C713A" w:rsidRPr="27828C27">
        <w:rPr>
          <w:rFonts w:asciiTheme="majorHAnsi" w:hAnsiTheme="majorHAnsi" w:cstheme="majorBidi"/>
        </w:rPr>
        <w:t>. Loss of appetite</w:t>
      </w:r>
      <w:r>
        <w:br/>
      </w:r>
    </w:p>
    <w:p w14:paraId="7D2F8655" w14:textId="11435E55" w:rsidR="003E2CE6" w:rsidRPr="007607F7" w:rsidRDefault="003E2CE6" w:rsidP="27828C27">
      <w:pPr>
        <w:spacing w:after="0" w:line="240" w:lineRule="auto"/>
        <w:ind w:left="357"/>
        <w:rPr>
          <w:rFonts w:asciiTheme="majorHAnsi" w:hAnsiTheme="majorHAnsi" w:cstheme="majorBidi"/>
        </w:rPr>
      </w:pPr>
      <w:r w:rsidRPr="27828C27">
        <w:rPr>
          <w:rFonts w:asciiTheme="majorHAnsi" w:hAnsiTheme="majorHAnsi" w:cstheme="majorBidi"/>
        </w:rPr>
        <w:t>d</w:t>
      </w:r>
      <w:r w:rsidR="009C713A" w:rsidRPr="27828C27">
        <w:rPr>
          <w:rFonts w:asciiTheme="majorHAnsi" w:hAnsiTheme="majorHAnsi" w:cstheme="majorBidi"/>
        </w:rPr>
        <w:t>. Weight loss</w:t>
      </w:r>
      <w:r>
        <w:br/>
      </w:r>
    </w:p>
    <w:p w14:paraId="50E262FA" w14:textId="05E56CC1" w:rsidR="009C713A" w:rsidRDefault="003E2CE6" w:rsidP="27828C27">
      <w:pPr>
        <w:spacing w:after="0" w:line="240" w:lineRule="auto"/>
        <w:ind w:left="357"/>
        <w:rPr>
          <w:rFonts w:asciiTheme="majorHAnsi" w:hAnsiTheme="majorHAnsi" w:cstheme="majorBidi"/>
        </w:rPr>
      </w:pPr>
      <w:r w:rsidRPr="27828C27">
        <w:rPr>
          <w:rFonts w:asciiTheme="majorHAnsi" w:hAnsiTheme="majorHAnsi" w:cstheme="majorBidi"/>
        </w:rPr>
        <w:t>e</w:t>
      </w:r>
      <w:r w:rsidR="009C713A" w:rsidRPr="27828C27">
        <w:rPr>
          <w:rFonts w:asciiTheme="majorHAnsi" w:hAnsiTheme="majorHAnsi" w:cstheme="majorBidi"/>
        </w:rPr>
        <w:t>. Suppressed immune system</w:t>
      </w:r>
    </w:p>
    <w:p w14:paraId="5E30B281" w14:textId="77777777" w:rsidR="00AF0E2E" w:rsidRPr="007607F7" w:rsidRDefault="00AF0E2E" w:rsidP="00AF0E2E">
      <w:pPr>
        <w:spacing w:after="0" w:line="240" w:lineRule="auto"/>
        <w:rPr>
          <w:rFonts w:asciiTheme="majorHAnsi" w:hAnsiTheme="majorHAnsi" w:cstheme="majorHAnsi"/>
        </w:rPr>
      </w:pPr>
    </w:p>
    <w:p w14:paraId="37DBD641" w14:textId="08D90DF2" w:rsidR="009C713A" w:rsidRPr="007607F7" w:rsidRDefault="009C713A" w:rsidP="00D0006F">
      <w:pPr>
        <w:spacing w:after="120" w:line="240" w:lineRule="auto"/>
        <w:rPr>
          <w:rFonts w:asciiTheme="majorHAnsi" w:hAnsiTheme="majorHAnsi" w:cstheme="majorHAnsi"/>
        </w:rPr>
      </w:pPr>
      <w:r w:rsidRPr="007607F7">
        <w:rPr>
          <w:rFonts w:asciiTheme="majorHAnsi" w:hAnsiTheme="majorHAnsi" w:cstheme="majorHAnsi"/>
          <w:b/>
          <w:bCs/>
        </w:rPr>
        <w:t>24. Which condition can lead to congenital defects or death to infants if the mother becomes infected within the first trimester?</w:t>
      </w:r>
    </w:p>
    <w:p w14:paraId="06111ED7" w14:textId="0A5BA901" w:rsidR="007013F9" w:rsidRPr="007607F7" w:rsidRDefault="007013F9" w:rsidP="27828C27">
      <w:pPr>
        <w:spacing w:after="0" w:line="240" w:lineRule="auto"/>
        <w:ind w:left="357"/>
        <w:rPr>
          <w:rFonts w:asciiTheme="majorHAnsi" w:hAnsiTheme="majorHAnsi" w:cstheme="majorBidi"/>
        </w:rPr>
      </w:pPr>
      <w:r w:rsidRPr="27828C27">
        <w:rPr>
          <w:rFonts w:asciiTheme="majorHAnsi" w:hAnsiTheme="majorHAnsi" w:cstheme="majorBidi"/>
        </w:rPr>
        <w:t>a</w:t>
      </w:r>
      <w:r w:rsidR="009C713A" w:rsidRPr="27828C27">
        <w:rPr>
          <w:rFonts w:asciiTheme="majorHAnsi" w:hAnsiTheme="majorHAnsi" w:cstheme="majorBidi"/>
        </w:rPr>
        <w:t>. Hepatitis</w:t>
      </w:r>
    </w:p>
    <w:p w14:paraId="06195D18" w14:textId="477F33DA" w:rsidR="007013F9" w:rsidRPr="007607F7" w:rsidRDefault="007013F9" w:rsidP="27828C27">
      <w:pPr>
        <w:spacing w:after="0" w:line="240" w:lineRule="auto"/>
        <w:ind w:left="357"/>
        <w:rPr>
          <w:rFonts w:asciiTheme="majorHAnsi" w:hAnsiTheme="majorHAnsi" w:cstheme="majorBidi"/>
        </w:rPr>
      </w:pPr>
      <w:r w:rsidRPr="27828C27">
        <w:rPr>
          <w:rFonts w:asciiTheme="majorHAnsi" w:hAnsiTheme="majorHAnsi" w:cstheme="majorBidi"/>
        </w:rPr>
        <w:t>b</w:t>
      </w:r>
      <w:r>
        <w:br/>
      </w:r>
      <w:r w:rsidR="009C713A" w:rsidRPr="27828C27">
        <w:rPr>
          <w:rFonts w:asciiTheme="majorHAnsi" w:hAnsiTheme="majorHAnsi" w:cstheme="majorBidi"/>
        </w:rPr>
        <w:t>. Lyme disease</w:t>
      </w:r>
      <w:r>
        <w:br/>
      </w:r>
    </w:p>
    <w:p w14:paraId="23752CB6" w14:textId="692BA87A" w:rsidR="007013F9" w:rsidRPr="007607F7" w:rsidRDefault="007013F9" w:rsidP="27828C27">
      <w:pPr>
        <w:spacing w:after="0" w:line="240" w:lineRule="auto"/>
        <w:ind w:left="357"/>
        <w:rPr>
          <w:rFonts w:asciiTheme="majorHAnsi" w:hAnsiTheme="majorHAnsi" w:cstheme="majorBidi"/>
        </w:rPr>
      </w:pPr>
      <w:r w:rsidRPr="27828C27">
        <w:rPr>
          <w:rFonts w:asciiTheme="majorHAnsi" w:hAnsiTheme="majorHAnsi" w:cstheme="majorBidi"/>
        </w:rPr>
        <w:t>c</w:t>
      </w:r>
      <w:r w:rsidR="009C713A" w:rsidRPr="27828C27">
        <w:rPr>
          <w:rFonts w:asciiTheme="majorHAnsi" w:hAnsiTheme="majorHAnsi" w:cstheme="majorBidi"/>
        </w:rPr>
        <w:t>. Streptococcal infections</w:t>
      </w:r>
      <w:r>
        <w:br/>
      </w:r>
    </w:p>
    <w:p w14:paraId="36DA6DC8" w14:textId="71AE9589" w:rsidR="007013F9" w:rsidRPr="007607F7" w:rsidRDefault="007013F9" w:rsidP="27828C27">
      <w:pPr>
        <w:spacing w:after="0" w:line="240" w:lineRule="auto"/>
        <w:ind w:left="357"/>
        <w:rPr>
          <w:rFonts w:asciiTheme="majorHAnsi" w:hAnsiTheme="majorHAnsi" w:cstheme="majorBidi"/>
        </w:rPr>
      </w:pPr>
      <w:r w:rsidRPr="27828C27">
        <w:rPr>
          <w:rFonts w:asciiTheme="majorHAnsi" w:hAnsiTheme="majorHAnsi" w:cstheme="majorBidi"/>
        </w:rPr>
        <w:t>d</w:t>
      </w:r>
      <w:r w:rsidR="009C713A" w:rsidRPr="27828C27">
        <w:rPr>
          <w:rFonts w:asciiTheme="majorHAnsi" w:hAnsiTheme="majorHAnsi" w:cstheme="majorBidi"/>
        </w:rPr>
        <w:t>. Mumps</w:t>
      </w:r>
      <w:r>
        <w:br/>
      </w:r>
    </w:p>
    <w:p w14:paraId="07B7565B" w14:textId="3487A3A9" w:rsidR="009C713A" w:rsidRPr="007607F7" w:rsidRDefault="007013F9" w:rsidP="27828C27">
      <w:pPr>
        <w:spacing w:after="0" w:line="240" w:lineRule="auto"/>
        <w:ind w:left="357"/>
        <w:rPr>
          <w:rFonts w:asciiTheme="majorHAnsi" w:hAnsiTheme="majorHAnsi" w:cstheme="majorBidi"/>
        </w:rPr>
      </w:pPr>
      <w:r w:rsidRPr="27828C27">
        <w:rPr>
          <w:rFonts w:asciiTheme="majorHAnsi" w:hAnsiTheme="majorHAnsi" w:cstheme="majorBidi"/>
        </w:rPr>
        <w:t>*e</w:t>
      </w:r>
      <w:r w:rsidR="009C713A" w:rsidRPr="27828C27">
        <w:rPr>
          <w:rFonts w:asciiTheme="majorHAnsi" w:hAnsiTheme="majorHAnsi" w:cstheme="majorBidi"/>
        </w:rPr>
        <w:t>. Rubella</w:t>
      </w:r>
    </w:p>
    <w:p w14:paraId="173EC591" w14:textId="1636E83F" w:rsidR="009C713A" w:rsidRPr="007607F7" w:rsidRDefault="009C713A" w:rsidP="27828C27">
      <w:pPr>
        <w:spacing w:after="0" w:line="240" w:lineRule="auto"/>
        <w:rPr>
          <w:rFonts w:asciiTheme="majorHAnsi" w:hAnsiTheme="majorHAnsi" w:cstheme="majorBidi"/>
        </w:rPr>
      </w:pPr>
    </w:p>
    <w:p w14:paraId="6FB63FA3" w14:textId="0348B46F" w:rsidR="009C713A" w:rsidRPr="007607F7" w:rsidRDefault="009C713A" w:rsidP="00D0006F">
      <w:pPr>
        <w:spacing w:after="120" w:line="240" w:lineRule="auto"/>
        <w:rPr>
          <w:rFonts w:asciiTheme="majorHAnsi" w:hAnsiTheme="majorHAnsi" w:cstheme="majorHAnsi"/>
        </w:rPr>
      </w:pPr>
      <w:r w:rsidRPr="007607F7">
        <w:rPr>
          <w:rFonts w:asciiTheme="majorHAnsi" w:hAnsiTheme="majorHAnsi" w:cstheme="majorHAnsi"/>
          <w:b/>
          <w:bCs/>
        </w:rPr>
        <w:t>25. What is the underlying pathophysiology of type 2 non-insulin-dependent diabetes mellitus?</w:t>
      </w:r>
    </w:p>
    <w:p w14:paraId="573DDBBC" w14:textId="48CAFD47" w:rsidR="007013F9" w:rsidRPr="007607F7" w:rsidRDefault="007013F9" w:rsidP="27828C27">
      <w:pPr>
        <w:spacing w:after="0" w:line="240" w:lineRule="auto"/>
        <w:ind w:left="357"/>
        <w:rPr>
          <w:rFonts w:asciiTheme="majorHAnsi" w:hAnsiTheme="majorHAnsi" w:cstheme="majorBidi"/>
        </w:rPr>
      </w:pPr>
      <w:r w:rsidRPr="27828C27">
        <w:rPr>
          <w:rFonts w:asciiTheme="majorHAnsi" w:hAnsiTheme="majorHAnsi" w:cstheme="majorBidi"/>
        </w:rPr>
        <w:t>a</w:t>
      </w:r>
      <w:r w:rsidR="009C713A" w:rsidRPr="27828C27">
        <w:rPr>
          <w:rFonts w:asciiTheme="majorHAnsi" w:hAnsiTheme="majorHAnsi" w:cstheme="majorBidi"/>
        </w:rPr>
        <w:t>. Inability to produce insulin</w:t>
      </w:r>
      <w:r>
        <w:br/>
      </w:r>
    </w:p>
    <w:p w14:paraId="2D898534" w14:textId="251CB11C" w:rsidR="007013F9" w:rsidRPr="007607F7" w:rsidRDefault="007013F9" w:rsidP="27828C27">
      <w:pPr>
        <w:spacing w:after="0" w:line="240" w:lineRule="auto"/>
        <w:ind w:left="357"/>
        <w:rPr>
          <w:rFonts w:asciiTheme="majorHAnsi" w:hAnsiTheme="majorHAnsi" w:cstheme="majorBidi"/>
        </w:rPr>
      </w:pPr>
      <w:r w:rsidRPr="27828C27">
        <w:rPr>
          <w:rFonts w:asciiTheme="majorHAnsi" w:hAnsiTheme="majorHAnsi" w:cstheme="majorBidi"/>
        </w:rPr>
        <w:t>b</w:t>
      </w:r>
      <w:r w:rsidR="009C713A" w:rsidRPr="27828C27">
        <w:rPr>
          <w:rFonts w:asciiTheme="majorHAnsi" w:hAnsiTheme="majorHAnsi" w:cstheme="majorBidi"/>
        </w:rPr>
        <w:t>. Increased insulin receptor sensitivity</w:t>
      </w:r>
      <w:r>
        <w:br/>
      </w:r>
    </w:p>
    <w:p w14:paraId="67932E7B" w14:textId="768ABEA4" w:rsidR="007013F9" w:rsidRPr="007607F7" w:rsidRDefault="007013F9" w:rsidP="27828C27">
      <w:pPr>
        <w:spacing w:after="0" w:line="240" w:lineRule="auto"/>
        <w:ind w:left="357"/>
        <w:rPr>
          <w:rFonts w:asciiTheme="majorHAnsi" w:hAnsiTheme="majorHAnsi" w:cstheme="majorBidi"/>
        </w:rPr>
      </w:pPr>
      <w:r w:rsidRPr="27828C27">
        <w:rPr>
          <w:rFonts w:asciiTheme="majorHAnsi" w:hAnsiTheme="majorHAnsi" w:cstheme="majorBidi"/>
        </w:rPr>
        <w:t>*c</w:t>
      </w:r>
      <w:r w:rsidR="009C713A" w:rsidRPr="27828C27">
        <w:rPr>
          <w:rFonts w:asciiTheme="majorHAnsi" w:hAnsiTheme="majorHAnsi" w:cstheme="majorBidi"/>
        </w:rPr>
        <w:t>. Inability to use insulin effectively</w:t>
      </w:r>
      <w:r>
        <w:br/>
      </w:r>
    </w:p>
    <w:p w14:paraId="654441D5" w14:textId="0CC2BBA6" w:rsidR="007013F9" w:rsidRPr="007607F7" w:rsidRDefault="007013F9" w:rsidP="27828C27">
      <w:pPr>
        <w:spacing w:after="0" w:line="240" w:lineRule="auto"/>
        <w:ind w:left="357"/>
        <w:rPr>
          <w:rFonts w:asciiTheme="majorHAnsi" w:hAnsiTheme="majorHAnsi" w:cstheme="majorBidi"/>
        </w:rPr>
      </w:pPr>
      <w:r w:rsidRPr="27828C27">
        <w:rPr>
          <w:rFonts w:asciiTheme="majorHAnsi" w:hAnsiTheme="majorHAnsi" w:cstheme="majorBidi"/>
        </w:rPr>
        <w:t>d</w:t>
      </w:r>
      <w:r w:rsidR="009C713A" w:rsidRPr="27828C27">
        <w:rPr>
          <w:rFonts w:asciiTheme="majorHAnsi" w:hAnsiTheme="majorHAnsi" w:cstheme="majorBidi"/>
        </w:rPr>
        <w:t>. Increased insulin secretion</w:t>
      </w:r>
      <w:r>
        <w:br/>
      </w:r>
    </w:p>
    <w:p w14:paraId="3DB4494D" w14:textId="2ED4C63D" w:rsidR="009C713A" w:rsidRDefault="007013F9" w:rsidP="27828C27">
      <w:pPr>
        <w:spacing w:after="0" w:line="240" w:lineRule="auto"/>
        <w:ind w:left="357"/>
        <w:rPr>
          <w:rFonts w:asciiTheme="majorHAnsi" w:hAnsiTheme="majorHAnsi" w:cstheme="majorBidi"/>
        </w:rPr>
      </w:pPr>
      <w:r w:rsidRPr="27828C27">
        <w:rPr>
          <w:rFonts w:asciiTheme="majorHAnsi" w:hAnsiTheme="majorHAnsi" w:cstheme="majorBidi"/>
        </w:rPr>
        <w:t>e</w:t>
      </w:r>
      <w:r w:rsidR="009C713A" w:rsidRPr="27828C27">
        <w:rPr>
          <w:rFonts w:asciiTheme="majorHAnsi" w:hAnsiTheme="majorHAnsi" w:cstheme="majorBidi"/>
        </w:rPr>
        <w:t>. Inability to produce insulin receptor sites</w:t>
      </w:r>
    </w:p>
    <w:p w14:paraId="6E2FE6CE" w14:textId="77777777" w:rsidR="00AF0E2E" w:rsidRPr="007607F7" w:rsidRDefault="00AF0E2E" w:rsidP="00AF0E2E">
      <w:pPr>
        <w:spacing w:after="0" w:line="240" w:lineRule="auto"/>
        <w:rPr>
          <w:rFonts w:asciiTheme="majorHAnsi" w:hAnsiTheme="majorHAnsi" w:cstheme="majorHAnsi"/>
        </w:rPr>
      </w:pPr>
    </w:p>
    <w:p w14:paraId="127A6447" w14:textId="0F564F42" w:rsidR="009C713A" w:rsidRPr="007607F7" w:rsidRDefault="009C713A" w:rsidP="00D0006F">
      <w:pPr>
        <w:spacing w:after="120" w:line="240" w:lineRule="auto"/>
        <w:rPr>
          <w:rFonts w:asciiTheme="majorHAnsi" w:hAnsiTheme="majorHAnsi" w:cstheme="majorHAnsi"/>
        </w:rPr>
      </w:pPr>
      <w:r w:rsidRPr="007607F7">
        <w:rPr>
          <w:rFonts w:asciiTheme="majorHAnsi" w:hAnsiTheme="majorHAnsi" w:cstheme="majorHAnsi"/>
          <w:b/>
          <w:bCs/>
        </w:rPr>
        <w:t>26. Which definition below best describes sports hematuria?</w:t>
      </w:r>
    </w:p>
    <w:p w14:paraId="4E6F9E28" w14:textId="69513222" w:rsidR="007013F9" w:rsidRPr="007607F7" w:rsidRDefault="007013F9" w:rsidP="27828C27">
      <w:pPr>
        <w:spacing w:after="0" w:line="240" w:lineRule="auto"/>
        <w:ind w:left="357"/>
        <w:rPr>
          <w:rFonts w:asciiTheme="majorHAnsi" w:hAnsiTheme="majorHAnsi" w:cstheme="majorBidi"/>
        </w:rPr>
      </w:pPr>
      <w:r w:rsidRPr="27828C27">
        <w:rPr>
          <w:rFonts w:asciiTheme="majorHAnsi" w:hAnsiTheme="majorHAnsi" w:cstheme="majorBidi"/>
        </w:rPr>
        <w:t>a</w:t>
      </w:r>
      <w:r w:rsidR="009C713A" w:rsidRPr="27828C27">
        <w:rPr>
          <w:rFonts w:asciiTheme="majorHAnsi" w:hAnsiTheme="majorHAnsi" w:cstheme="majorBidi"/>
        </w:rPr>
        <w:t>. An indication that something is wrong with the kidneys</w:t>
      </w:r>
      <w:r>
        <w:br/>
      </w:r>
    </w:p>
    <w:p w14:paraId="1E3C9A4C" w14:textId="07986A43" w:rsidR="007013F9" w:rsidRPr="007607F7" w:rsidRDefault="007013F9" w:rsidP="27828C27">
      <w:pPr>
        <w:spacing w:after="0" w:line="240" w:lineRule="auto"/>
        <w:ind w:left="357"/>
        <w:rPr>
          <w:rFonts w:asciiTheme="majorHAnsi" w:hAnsiTheme="majorHAnsi" w:cstheme="majorBidi"/>
        </w:rPr>
      </w:pPr>
      <w:r w:rsidRPr="27828C27">
        <w:rPr>
          <w:rFonts w:asciiTheme="majorHAnsi" w:hAnsiTheme="majorHAnsi" w:cstheme="majorBidi"/>
        </w:rPr>
        <w:t>*b</w:t>
      </w:r>
      <w:r w:rsidR="009C713A" w:rsidRPr="27828C27">
        <w:rPr>
          <w:rFonts w:asciiTheme="majorHAnsi" w:hAnsiTheme="majorHAnsi" w:cstheme="majorBidi"/>
        </w:rPr>
        <w:t>. Benign self-limiting blood in the urine associated with activity and no associated trauma</w:t>
      </w:r>
      <w:r>
        <w:br/>
      </w:r>
    </w:p>
    <w:p w14:paraId="0E851B38" w14:textId="741E70D2" w:rsidR="007013F9" w:rsidRPr="007607F7" w:rsidRDefault="007013F9" w:rsidP="27828C27">
      <w:pPr>
        <w:spacing w:after="0" w:line="240" w:lineRule="auto"/>
        <w:ind w:left="357"/>
        <w:rPr>
          <w:rFonts w:asciiTheme="majorHAnsi" w:hAnsiTheme="majorHAnsi" w:cstheme="majorBidi"/>
        </w:rPr>
      </w:pPr>
      <w:r w:rsidRPr="27828C27">
        <w:rPr>
          <w:rFonts w:asciiTheme="majorHAnsi" w:hAnsiTheme="majorHAnsi" w:cstheme="majorBidi"/>
        </w:rPr>
        <w:t>c</w:t>
      </w:r>
      <w:r w:rsidR="009C713A" w:rsidRPr="27828C27">
        <w:rPr>
          <w:rFonts w:asciiTheme="majorHAnsi" w:hAnsiTheme="majorHAnsi" w:cstheme="majorBidi"/>
        </w:rPr>
        <w:t>. A lack of a menstrual cycle due to excessive sport activity</w:t>
      </w:r>
      <w:r>
        <w:br/>
      </w:r>
    </w:p>
    <w:p w14:paraId="232E9C33" w14:textId="0372C887" w:rsidR="007013F9" w:rsidRPr="007607F7" w:rsidRDefault="007013F9" w:rsidP="27828C27">
      <w:pPr>
        <w:spacing w:after="0" w:line="240" w:lineRule="auto"/>
        <w:ind w:left="357"/>
        <w:rPr>
          <w:rFonts w:asciiTheme="majorHAnsi" w:hAnsiTheme="majorHAnsi" w:cstheme="majorBidi"/>
        </w:rPr>
      </w:pPr>
      <w:r w:rsidRPr="27828C27">
        <w:rPr>
          <w:rFonts w:asciiTheme="majorHAnsi" w:hAnsiTheme="majorHAnsi" w:cstheme="majorBidi"/>
        </w:rPr>
        <w:t>d</w:t>
      </w:r>
      <w:r w:rsidR="009C713A" w:rsidRPr="27828C27">
        <w:rPr>
          <w:rFonts w:asciiTheme="majorHAnsi" w:hAnsiTheme="majorHAnsi" w:cstheme="majorBidi"/>
        </w:rPr>
        <w:t>. Occult blood in the urine indicating potentially serious kidney damage associated with sports</w:t>
      </w:r>
      <w:r>
        <w:br/>
      </w:r>
    </w:p>
    <w:p w14:paraId="7C65A26C" w14:textId="26545B39" w:rsidR="009C713A" w:rsidRPr="007607F7" w:rsidRDefault="007013F9" w:rsidP="27828C27">
      <w:pPr>
        <w:spacing w:after="0" w:line="240" w:lineRule="auto"/>
        <w:ind w:left="357"/>
        <w:rPr>
          <w:rFonts w:asciiTheme="majorHAnsi" w:hAnsiTheme="majorHAnsi" w:cstheme="majorBidi"/>
        </w:rPr>
      </w:pPr>
      <w:r w:rsidRPr="27828C27">
        <w:rPr>
          <w:rFonts w:asciiTheme="majorHAnsi" w:hAnsiTheme="majorHAnsi" w:cstheme="majorBidi"/>
        </w:rPr>
        <w:t>e</w:t>
      </w:r>
      <w:r w:rsidR="009C713A" w:rsidRPr="27828C27">
        <w:rPr>
          <w:rFonts w:asciiTheme="majorHAnsi" w:hAnsiTheme="majorHAnsi" w:cstheme="majorBidi"/>
        </w:rPr>
        <w:t>. Something found in a high percentage of marathon or long-distance runners</w:t>
      </w:r>
    </w:p>
    <w:p w14:paraId="28FDF3AD" w14:textId="7BF8BAC5" w:rsidR="009C713A" w:rsidRPr="007607F7" w:rsidRDefault="009C713A" w:rsidP="27828C27">
      <w:pPr>
        <w:spacing w:after="0" w:line="240" w:lineRule="auto"/>
        <w:rPr>
          <w:rFonts w:asciiTheme="majorHAnsi" w:hAnsiTheme="majorHAnsi" w:cstheme="majorBidi"/>
          <w:i/>
          <w:iCs/>
        </w:rPr>
      </w:pPr>
    </w:p>
    <w:p w14:paraId="5E2027F3" w14:textId="034F8B59" w:rsidR="009C713A" w:rsidRPr="007607F7" w:rsidRDefault="009C713A" w:rsidP="00D0006F">
      <w:pPr>
        <w:spacing w:after="120" w:line="240" w:lineRule="auto"/>
        <w:rPr>
          <w:rFonts w:asciiTheme="majorHAnsi" w:hAnsiTheme="majorHAnsi" w:cstheme="majorHAnsi"/>
        </w:rPr>
      </w:pPr>
      <w:r w:rsidRPr="007607F7">
        <w:rPr>
          <w:rFonts w:asciiTheme="majorHAnsi" w:hAnsiTheme="majorHAnsi" w:cstheme="majorHAnsi"/>
          <w:b/>
          <w:bCs/>
        </w:rPr>
        <w:t>27. A patient complains to an athletic trainer of unplanned weight loss, polyuria, and polydipsia. The team physician suspects the patient may be diabetic and orders a blood test. What would confirm the physician</w:t>
      </w:r>
      <w:r w:rsidR="007607F7" w:rsidRPr="007607F7">
        <w:rPr>
          <w:rFonts w:asciiTheme="majorHAnsi" w:hAnsiTheme="majorHAnsi" w:cstheme="majorHAnsi"/>
          <w:b/>
          <w:bCs/>
        </w:rPr>
        <w:t>’</w:t>
      </w:r>
      <w:r w:rsidRPr="007607F7">
        <w:rPr>
          <w:rFonts w:asciiTheme="majorHAnsi" w:hAnsiTheme="majorHAnsi" w:cstheme="majorHAnsi"/>
          <w:b/>
          <w:bCs/>
        </w:rPr>
        <w:t>s suspicion this person is a diabetic?</w:t>
      </w:r>
    </w:p>
    <w:p w14:paraId="4DBDC05A" w14:textId="319A4C9E" w:rsidR="007013F9" w:rsidRPr="007607F7" w:rsidRDefault="007013F9" w:rsidP="27828C27">
      <w:pPr>
        <w:spacing w:after="0" w:line="240" w:lineRule="auto"/>
        <w:ind w:left="720"/>
        <w:rPr>
          <w:rFonts w:asciiTheme="majorHAnsi" w:hAnsiTheme="majorHAnsi" w:cstheme="majorBidi"/>
        </w:rPr>
      </w:pPr>
      <w:r w:rsidRPr="27828C27">
        <w:rPr>
          <w:rFonts w:asciiTheme="majorHAnsi" w:hAnsiTheme="majorHAnsi" w:cstheme="majorBidi"/>
        </w:rPr>
        <w:lastRenderedPageBreak/>
        <w:t>a</w:t>
      </w:r>
      <w:r w:rsidR="009C713A" w:rsidRPr="27828C27">
        <w:rPr>
          <w:rFonts w:asciiTheme="majorHAnsi" w:hAnsiTheme="majorHAnsi" w:cstheme="majorBidi"/>
        </w:rPr>
        <w:t>. &lt;150 mg/dl</w:t>
      </w:r>
      <w:r>
        <w:br/>
      </w:r>
    </w:p>
    <w:p w14:paraId="776E6531" w14:textId="715533F3" w:rsidR="007013F9" w:rsidRPr="007607F7" w:rsidRDefault="007013F9" w:rsidP="27828C27">
      <w:pPr>
        <w:spacing w:after="0" w:line="240" w:lineRule="auto"/>
        <w:ind w:left="720"/>
        <w:rPr>
          <w:rFonts w:asciiTheme="majorHAnsi" w:hAnsiTheme="majorHAnsi" w:cstheme="majorBidi"/>
        </w:rPr>
      </w:pPr>
      <w:r w:rsidRPr="27828C27">
        <w:rPr>
          <w:rFonts w:asciiTheme="majorHAnsi" w:hAnsiTheme="majorHAnsi" w:cstheme="majorBidi"/>
        </w:rPr>
        <w:t>b</w:t>
      </w:r>
      <w:r w:rsidR="009C713A" w:rsidRPr="27828C27">
        <w:rPr>
          <w:rFonts w:asciiTheme="majorHAnsi" w:hAnsiTheme="majorHAnsi" w:cstheme="majorBidi"/>
        </w:rPr>
        <w:t>. 100 mg/dl</w:t>
      </w:r>
      <w:r>
        <w:br/>
      </w:r>
    </w:p>
    <w:p w14:paraId="5B6890C3" w14:textId="107D0A11" w:rsidR="007013F9" w:rsidRPr="007607F7" w:rsidRDefault="007013F9" w:rsidP="27828C27">
      <w:pPr>
        <w:spacing w:after="0" w:line="240" w:lineRule="auto"/>
        <w:ind w:left="720"/>
        <w:rPr>
          <w:rFonts w:asciiTheme="majorHAnsi" w:hAnsiTheme="majorHAnsi" w:cstheme="majorBidi"/>
        </w:rPr>
      </w:pPr>
      <w:r w:rsidRPr="27828C27">
        <w:rPr>
          <w:rFonts w:asciiTheme="majorHAnsi" w:hAnsiTheme="majorHAnsi" w:cstheme="majorBidi"/>
        </w:rPr>
        <w:t>c</w:t>
      </w:r>
      <w:r w:rsidR="009C713A" w:rsidRPr="27828C27">
        <w:rPr>
          <w:rFonts w:asciiTheme="majorHAnsi" w:hAnsiTheme="majorHAnsi" w:cstheme="majorBidi"/>
        </w:rPr>
        <w:t xml:space="preserve">. </w:t>
      </w:r>
      <w:r w:rsidR="25DE4DA7" w:rsidRPr="27828C27">
        <w:rPr>
          <w:rFonts w:asciiTheme="majorHAnsi" w:hAnsiTheme="majorHAnsi" w:cstheme="majorBidi"/>
        </w:rPr>
        <w:t>A1C of 6.2</w:t>
      </w:r>
      <w:r>
        <w:br/>
      </w:r>
    </w:p>
    <w:p w14:paraId="1B717660" w14:textId="0529B179" w:rsidR="007013F9" w:rsidRPr="007607F7" w:rsidRDefault="007013F9" w:rsidP="27828C27">
      <w:pPr>
        <w:spacing w:after="0" w:line="240" w:lineRule="auto"/>
        <w:ind w:left="720"/>
        <w:rPr>
          <w:rFonts w:asciiTheme="majorHAnsi" w:hAnsiTheme="majorHAnsi" w:cstheme="majorBidi"/>
        </w:rPr>
      </w:pPr>
      <w:r w:rsidRPr="27828C27">
        <w:rPr>
          <w:rFonts w:asciiTheme="majorHAnsi" w:hAnsiTheme="majorHAnsi" w:cstheme="majorBidi"/>
        </w:rPr>
        <w:t>*d</w:t>
      </w:r>
      <w:r w:rsidR="009C713A" w:rsidRPr="27828C27">
        <w:rPr>
          <w:rFonts w:asciiTheme="majorHAnsi" w:hAnsiTheme="majorHAnsi" w:cstheme="majorBidi"/>
        </w:rPr>
        <w:t>. &gt;200 mg/dl</w:t>
      </w:r>
      <w:r>
        <w:br/>
      </w:r>
    </w:p>
    <w:p w14:paraId="12A98406" w14:textId="13E0BE3D" w:rsidR="009C713A" w:rsidRDefault="007013F9" w:rsidP="27828C27">
      <w:pPr>
        <w:spacing w:after="0" w:line="240" w:lineRule="auto"/>
        <w:ind w:left="720"/>
        <w:rPr>
          <w:rFonts w:asciiTheme="majorHAnsi" w:hAnsiTheme="majorHAnsi" w:cstheme="majorBidi"/>
        </w:rPr>
      </w:pPr>
      <w:r w:rsidRPr="27828C27">
        <w:rPr>
          <w:rFonts w:asciiTheme="majorHAnsi" w:hAnsiTheme="majorHAnsi" w:cstheme="majorBidi"/>
        </w:rPr>
        <w:t>e</w:t>
      </w:r>
      <w:r w:rsidR="009C713A" w:rsidRPr="27828C27">
        <w:rPr>
          <w:rFonts w:asciiTheme="majorHAnsi" w:hAnsiTheme="majorHAnsi" w:cstheme="majorBidi"/>
        </w:rPr>
        <w:t xml:space="preserve">. </w:t>
      </w:r>
      <w:r w:rsidR="218E0C61" w:rsidRPr="27828C27">
        <w:rPr>
          <w:rFonts w:asciiTheme="majorHAnsi" w:hAnsiTheme="majorHAnsi" w:cstheme="majorBidi"/>
        </w:rPr>
        <w:t>A1C of 5.4</w:t>
      </w:r>
    </w:p>
    <w:p w14:paraId="784281C9" w14:textId="77777777" w:rsidR="00AF0E2E" w:rsidRPr="007607F7" w:rsidRDefault="00AF0E2E" w:rsidP="00AF0E2E">
      <w:pPr>
        <w:spacing w:after="0" w:line="240" w:lineRule="auto"/>
        <w:rPr>
          <w:rFonts w:asciiTheme="majorHAnsi" w:hAnsiTheme="majorHAnsi" w:cstheme="majorHAnsi"/>
        </w:rPr>
      </w:pPr>
    </w:p>
    <w:p w14:paraId="400558ED" w14:textId="51AF8438" w:rsidR="009C713A" w:rsidRPr="007607F7" w:rsidRDefault="009C713A" w:rsidP="00D0006F">
      <w:pPr>
        <w:spacing w:after="120" w:line="240" w:lineRule="auto"/>
        <w:rPr>
          <w:rFonts w:asciiTheme="majorHAnsi" w:hAnsiTheme="majorHAnsi" w:cstheme="majorHAnsi"/>
        </w:rPr>
      </w:pPr>
      <w:r w:rsidRPr="007607F7">
        <w:rPr>
          <w:rFonts w:asciiTheme="majorHAnsi" w:hAnsiTheme="majorHAnsi" w:cstheme="majorHAnsi"/>
          <w:b/>
          <w:bCs/>
        </w:rPr>
        <w:t>28. Which of the following diseases is malignant?</w:t>
      </w:r>
    </w:p>
    <w:p w14:paraId="282A284F" w14:textId="632B880D" w:rsidR="007013F9" w:rsidRPr="007607F7" w:rsidRDefault="007013F9" w:rsidP="27828C27">
      <w:pPr>
        <w:spacing w:after="0" w:line="240" w:lineRule="auto"/>
        <w:ind w:left="357"/>
        <w:rPr>
          <w:rFonts w:asciiTheme="majorHAnsi" w:hAnsiTheme="majorHAnsi" w:cstheme="majorBidi"/>
        </w:rPr>
      </w:pPr>
      <w:r w:rsidRPr="27828C27">
        <w:rPr>
          <w:rFonts w:asciiTheme="majorHAnsi" w:hAnsiTheme="majorHAnsi" w:cstheme="majorBidi"/>
        </w:rPr>
        <w:t>a</w:t>
      </w:r>
      <w:r w:rsidR="009C713A" w:rsidRPr="27828C27">
        <w:rPr>
          <w:rFonts w:asciiTheme="majorHAnsi" w:hAnsiTheme="majorHAnsi" w:cstheme="majorBidi"/>
        </w:rPr>
        <w:t>. Fibromyalgia</w:t>
      </w:r>
      <w:r>
        <w:br/>
      </w:r>
    </w:p>
    <w:p w14:paraId="6771CFFF" w14:textId="756EEB13" w:rsidR="007013F9" w:rsidRPr="007607F7" w:rsidRDefault="007013F9" w:rsidP="27828C27">
      <w:pPr>
        <w:spacing w:after="0" w:line="240" w:lineRule="auto"/>
        <w:ind w:left="357"/>
        <w:rPr>
          <w:rFonts w:asciiTheme="majorHAnsi" w:hAnsiTheme="majorHAnsi" w:cstheme="majorBidi"/>
        </w:rPr>
      </w:pPr>
      <w:r w:rsidRPr="27828C27">
        <w:rPr>
          <w:rFonts w:asciiTheme="majorHAnsi" w:hAnsiTheme="majorHAnsi" w:cstheme="majorBidi"/>
        </w:rPr>
        <w:t>b</w:t>
      </w:r>
      <w:r w:rsidR="009C713A" w:rsidRPr="27828C27">
        <w:rPr>
          <w:rFonts w:asciiTheme="majorHAnsi" w:hAnsiTheme="majorHAnsi" w:cstheme="majorBidi"/>
        </w:rPr>
        <w:t>. Lyme disease</w:t>
      </w:r>
      <w:r>
        <w:br/>
      </w:r>
    </w:p>
    <w:p w14:paraId="4F14C686" w14:textId="75A2774F" w:rsidR="007013F9" w:rsidRPr="007607F7" w:rsidRDefault="007013F9" w:rsidP="27828C27">
      <w:pPr>
        <w:spacing w:after="0" w:line="240" w:lineRule="auto"/>
        <w:ind w:left="357"/>
        <w:rPr>
          <w:rFonts w:asciiTheme="majorHAnsi" w:hAnsiTheme="majorHAnsi" w:cstheme="majorBidi"/>
        </w:rPr>
      </w:pPr>
      <w:r w:rsidRPr="27828C27">
        <w:rPr>
          <w:rFonts w:asciiTheme="majorHAnsi" w:hAnsiTheme="majorHAnsi" w:cstheme="majorBidi"/>
        </w:rPr>
        <w:t>c</w:t>
      </w:r>
      <w:r w:rsidR="009C713A" w:rsidRPr="27828C27">
        <w:rPr>
          <w:rFonts w:asciiTheme="majorHAnsi" w:hAnsiTheme="majorHAnsi" w:cstheme="majorBidi"/>
        </w:rPr>
        <w:t>. Scleroderma</w:t>
      </w:r>
      <w:r>
        <w:br/>
      </w:r>
    </w:p>
    <w:p w14:paraId="44DA6A8C" w14:textId="22AB8044" w:rsidR="007013F9" w:rsidRPr="007607F7" w:rsidRDefault="007013F9" w:rsidP="27828C27">
      <w:pPr>
        <w:spacing w:after="0" w:line="240" w:lineRule="auto"/>
        <w:ind w:left="357"/>
        <w:rPr>
          <w:rFonts w:asciiTheme="majorHAnsi" w:hAnsiTheme="majorHAnsi" w:cstheme="majorBidi"/>
        </w:rPr>
      </w:pPr>
      <w:r w:rsidRPr="27828C27">
        <w:rPr>
          <w:rFonts w:asciiTheme="majorHAnsi" w:hAnsiTheme="majorHAnsi" w:cstheme="majorBidi"/>
        </w:rPr>
        <w:t>*d</w:t>
      </w:r>
      <w:r w:rsidR="009C713A" w:rsidRPr="27828C27">
        <w:rPr>
          <w:rFonts w:asciiTheme="majorHAnsi" w:hAnsiTheme="majorHAnsi" w:cstheme="majorBidi"/>
        </w:rPr>
        <w:t>. Hodgkin</w:t>
      </w:r>
      <w:r w:rsidR="007607F7" w:rsidRPr="27828C27">
        <w:rPr>
          <w:rFonts w:asciiTheme="majorHAnsi" w:hAnsiTheme="majorHAnsi" w:cstheme="majorBidi"/>
        </w:rPr>
        <w:t>’</w:t>
      </w:r>
      <w:r w:rsidR="009C713A" w:rsidRPr="27828C27">
        <w:rPr>
          <w:rFonts w:asciiTheme="majorHAnsi" w:hAnsiTheme="majorHAnsi" w:cstheme="majorBidi"/>
        </w:rPr>
        <w:t>s lymphoma</w:t>
      </w:r>
      <w:r>
        <w:br/>
      </w:r>
    </w:p>
    <w:p w14:paraId="28313FC2" w14:textId="69B9954A" w:rsidR="009C713A" w:rsidRDefault="007013F9" w:rsidP="27828C27">
      <w:pPr>
        <w:spacing w:after="0" w:line="240" w:lineRule="auto"/>
        <w:ind w:left="357"/>
        <w:rPr>
          <w:rFonts w:asciiTheme="majorHAnsi" w:hAnsiTheme="majorHAnsi" w:cstheme="majorBidi"/>
        </w:rPr>
      </w:pPr>
      <w:r w:rsidRPr="27828C27">
        <w:rPr>
          <w:rFonts w:asciiTheme="majorHAnsi" w:hAnsiTheme="majorHAnsi" w:cstheme="majorBidi"/>
        </w:rPr>
        <w:t>e</w:t>
      </w:r>
      <w:r w:rsidR="009C713A" w:rsidRPr="27828C27">
        <w:rPr>
          <w:rFonts w:asciiTheme="majorHAnsi" w:hAnsiTheme="majorHAnsi" w:cstheme="majorBidi"/>
        </w:rPr>
        <w:t>. Amyotrophic lateral sclerosis</w:t>
      </w:r>
    </w:p>
    <w:p w14:paraId="25B0FE50" w14:textId="77777777" w:rsidR="00AF0E2E" w:rsidRPr="007607F7" w:rsidRDefault="00AF0E2E" w:rsidP="00AF0E2E">
      <w:pPr>
        <w:spacing w:after="0" w:line="240" w:lineRule="auto"/>
        <w:rPr>
          <w:rFonts w:asciiTheme="majorHAnsi" w:hAnsiTheme="majorHAnsi" w:cstheme="majorHAnsi"/>
        </w:rPr>
      </w:pPr>
    </w:p>
    <w:p w14:paraId="1DA8C6AD" w14:textId="361E56ED" w:rsidR="009C713A" w:rsidRPr="007607F7" w:rsidRDefault="009C713A" w:rsidP="00D0006F">
      <w:pPr>
        <w:spacing w:after="120" w:line="240" w:lineRule="auto"/>
        <w:rPr>
          <w:rFonts w:asciiTheme="majorHAnsi" w:hAnsiTheme="majorHAnsi" w:cstheme="majorHAnsi"/>
          <w:b/>
          <w:bCs/>
        </w:rPr>
      </w:pPr>
      <w:r w:rsidRPr="007607F7">
        <w:rPr>
          <w:rFonts w:asciiTheme="majorHAnsi" w:hAnsiTheme="majorHAnsi" w:cstheme="majorHAnsi"/>
          <w:b/>
          <w:bCs/>
        </w:rPr>
        <w:t>29. Which term best describes the end-feel created when two muscles come in contact with each other?</w:t>
      </w:r>
    </w:p>
    <w:p w14:paraId="1F10F589" w14:textId="28400C32" w:rsidR="007013F9" w:rsidRPr="007607F7" w:rsidRDefault="007013F9" w:rsidP="27828C27">
      <w:pPr>
        <w:spacing w:after="0" w:line="240" w:lineRule="auto"/>
        <w:ind w:left="357"/>
        <w:rPr>
          <w:rFonts w:asciiTheme="majorHAnsi" w:hAnsiTheme="majorHAnsi" w:cstheme="majorBidi"/>
        </w:rPr>
      </w:pPr>
      <w:r w:rsidRPr="27828C27">
        <w:rPr>
          <w:rFonts w:asciiTheme="majorHAnsi" w:hAnsiTheme="majorHAnsi" w:cstheme="majorBidi"/>
        </w:rPr>
        <w:t>a</w:t>
      </w:r>
      <w:r w:rsidR="009C713A" w:rsidRPr="27828C27">
        <w:rPr>
          <w:rFonts w:asciiTheme="majorHAnsi" w:hAnsiTheme="majorHAnsi" w:cstheme="majorBidi"/>
        </w:rPr>
        <w:t>. Open</w:t>
      </w:r>
      <w:r>
        <w:br/>
      </w:r>
    </w:p>
    <w:p w14:paraId="262DB8E5" w14:textId="63BFB202" w:rsidR="007013F9" w:rsidRPr="007607F7" w:rsidRDefault="007013F9" w:rsidP="27828C27">
      <w:pPr>
        <w:spacing w:after="0" w:line="240" w:lineRule="auto"/>
        <w:ind w:left="357"/>
        <w:rPr>
          <w:rFonts w:asciiTheme="majorHAnsi" w:hAnsiTheme="majorHAnsi" w:cstheme="majorBidi"/>
        </w:rPr>
      </w:pPr>
      <w:r w:rsidRPr="27828C27">
        <w:rPr>
          <w:rFonts w:asciiTheme="majorHAnsi" w:hAnsiTheme="majorHAnsi" w:cstheme="majorBidi"/>
        </w:rPr>
        <w:t>b</w:t>
      </w:r>
      <w:r w:rsidR="009C713A" w:rsidRPr="27828C27">
        <w:rPr>
          <w:rFonts w:asciiTheme="majorHAnsi" w:hAnsiTheme="majorHAnsi" w:cstheme="majorBidi"/>
        </w:rPr>
        <w:t>. Firm</w:t>
      </w:r>
      <w:r>
        <w:br/>
      </w:r>
    </w:p>
    <w:p w14:paraId="1B4F8C93" w14:textId="54E29BB6" w:rsidR="007013F9" w:rsidRPr="007607F7" w:rsidRDefault="007013F9" w:rsidP="27828C27">
      <w:pPr>
        <w:spacing w:after="0" w:line="240" w:lineRule="auto"/>
        <w:ind w:left="357"/>
        <w:rPr>
          <w:rFonts w:asciiTheme="majorHAnsi" w:hAnsiTheme="majorHAnsi" w:cstheme="majorBidi"/>
        </w:rPr>
      </w:pPr>
      <w:r w:rsidRPr="27828C27">
        <w:rPr>
          <w:rFonts w:asciiTheme="majorHAnsi" w:hAnsiTheme="majorHAnsi" w:cstheme="majorBidi"/>
        </w:rPr>
        <w:t>c</w:t>
      </w:r>
      <w:r w:rsidR="009C713A" w:rsidRPr="27828C27">
        <w:rPr>
          <w:rFonts w:asciiTheme="majorHAnsi" w:hAnsiTheme="majorHAnsi" w:cstheme="majorBidi"/>
        </w:rPr>
        <w:t>. Hard</w:t>
      </w:r>
      <w:r>
        <w:br/>
      </w:r>
    </w:p>
    <w:p w14:paraId="000FB530" w14:textId="767E6DDA" w:rsidR="007013F9" w:rsidRPr="007607F7" w:rsidRDefault="007013F9" w:rsidP="27828C27">
      <w:pPr>
        <w:spacing w:after="0" w:line="240" w:lineRule="auto"/>
        <w:ind w:left="357"/>
        <w:rPr>
          <w:rFonts w:asciiTheme="majorHAnsi" w:hAnsiTheme="majorHAnsi" w:cstheme="majorBidi"/>
        </w:rPr>
      </w:pPr>
      <w:r w:rsidRPr="27828C27">
        <w:rPr>
          <w:rFonts w:asciiTheme="majorHAnsi" w:hAnsiTheme="majorHAnsi" w:cstheme="majorBidi"/>
        </w:rPr>
        <w:t>*d</w:t>
      </w:r>
      <w:r w:rsidR="009C713A" w:rsidRPr="27828C27">
        <w:rPr>
          <w:rFonts w:asciiTheme="majorHAnsi" w:hAnsiTheme="majorHAnsi" w:cstheme="majorBidi"/>
        </w:rPr>
        <w:t>. Soft</w:t>
      </w:r>
      <w:r>
        <w:br/>
      </w:r>
    </w:p>
    <w:p w14:paraId="6EDAAD44" w14:textId="2F18628D" w:rsidR="009C713A" w:rsidRPr="007607F7" w:rsidRDefault="007013F9" w:rsidP="27828C27">
      <w:pPr>
        <w:spacing w:after="0" w:line="240" w:lineRule="auto"/>
        <w:ind w:left="357"/>
        <w:rPr>
          <w:rFonts w:asciiTheme="majorHAnsi" w:hAnsiTheme="majorHAnsi" w:cstheme="majorBidi"/>
        </w:rPr>
      </w:pPr>
      <w:r w:rsidRPr="27828C27">
        <w:rPr>
          <w:rFonts w:asciiTheme="majorHAnsi" w:hAnsiTheme="majorHAnsi" w:cstheme="majorBidi"/>
        </w:rPr>
        <w:t>e</w:t>
      </w:r>
      <w:r w:rsidR="009C713A" w:rsidRPr="27828C27">
        <w:rPr>
          <w:rFonts w:asciiTheme="majorHAnsi" w:hAnsiTheme="majorHAnsi" w:cstheme="majorBidi"/>
        </w:rPr>
        <w:t>. Boggy</w:t>
      </w:r>
    </w:p>
    <w:p w14:paraId="705FBF2D" w14:textId="0DF9314C" w:rsidR="009C713A" w:rsidRPr="007607F7" w:rsidRDefault="009C713A" w:rsidP="27828C27">
      <w:pPr>
        <w:spacing w:after="0" w:line="240" w:lineRule="auto"/>
        <w:rPr>
          <w:rStyle w:val="SubtleEmphasis"/>
          <w:rFonts w:asciiTheme="majorHAnsi" w:hAnsiTheme="majorHAnsi" w:cstheme="majorBidi"/>
          <w:i w:val="0"/>
          <w:iCs w:val="0"/>
        </w:rPr>
      </w:pPr>
    </w:p>
    <w:p w14:paraId="710767F5" w14:textId="381B50EE" w:rsidR="009C713A" w:rsidRPr="007607F7" w:rsidRDefault="009C713A" w:rsidP="00D0006F">
      <w:pPr>
        <w:spacing w:after="120" w:line="240" w:lineRule="auto"/>
        <w:rPr>
          <w:rFonts w:asciiTheme="majorHAnsi" w:hAnsiTheme="majorHAnsi" w:cstheme="majorHAnsi"/>
        </w:rPr>
      </w:pPr>
      <w:r w:rsidRPr="007607F7">
        <w:rPr>
          <w:rFonts w:asciiTheme="majorHAnsi" w:hAnsiTheme="majorHAnsi" w:cstheme="majorHAnsi"/>
          <w:b/>
          <w:bCs/>
        </w:rPr>
        <w:t>30. Which of the following refers to the process by which a patient</w:t>
      </w:r>
      <w:r w:rsidR="007607F7" w:rsidRPr="007607F7">
        <w:rPr>
          <w:rFonts w:asciiTheme="majorHAnsi" w:hAnsiTheme="majorHAnsi" w:cstheme="majorHAnsi"/>
          <w:b/>
          <w:bCs/>
        </w:rPr>
        <w:t>’</w:t>
      </w:r>
      <w:r w:rsidRPr="007607F7">
        <w:rPr>
          <w:rFonts w:asciiTheme="majorHAnsi" w:hAnsiTheme="majorHAnsi" w:cstheme="majorHAnsi"/>
          <w:b/>
          <w:bCs/>
        </w:rPr>
        <w:t>s condition is defined through a progressive exclusion of conditions that are inconsistent with the signs and symptoms presented?</w:t>
      </w:r>
    </w:p>
    <w:p w14:paraId="17C29226" w14:textId="33245D33" w:rsidR="007013F9" w:rsidRPr="007607F7" w:rsidRDefault="007013F9" w:rsidP="27828C27">
      <w:pPr>
        <w:spacing w:after="0" w:line="240" w:lineRule="auto"/>
        <w:ind w:left="357"/>
        <w:rPr>
          <w:rFonts w:asciiTheme="majorHAnsi" w:hAnsiTheme="majorHAnsi" w:cstheme="majorBidi"/>
        </w:rPr>
      </w:pPr>
      <w:r w:rsidRPr="27828C27">
        <w:rPr>
          <w:rFonts w:asciiTheme="majorHAnsi" w:hAnsiTheme="majorHAnsi" w:cstheme="majorBidi"/>
        </w:rPr>
        <w:t>a</w:t>
      </w:r>
      <w:r w:rsidR="009C713A" w:rsidRPr="27828C27">
        <w:rPr>
          <w:rFonts w:asciiTheme="majorHAnsi" w:hAnsiTheme="majorHAnsi" w:cstheme="majorBidi"/>
        </w:rPr>
        <w:t>. Disposition</w:t>
      </w:r>
      <w:r>
        <w:br/>
      </w:r>
    </w:p>
    <w:p w14:paraId="693C18E5" w14:textId="531F74E7" w:rsidR="007013F9" w:rsidRPr="007607F7" w:rsidRDefault="007013F9" w:rsidP="27828C27">
      <w:pPr>
        <w:spacing w:after="0" w:line="240" w:lineRule="auto"/>
        <w:ind w:left="357"/>
        <w:rPr>
          <w:rFonts w:asciiTheme="majorHAnsi" w:hAnsiTheme="majorHAnsi" w:cstheme="majorBidi"/>
        </w:rPr>
      </w:pPr>
      <w:r w:rsidRPr="27828C27">
        <w:rPr>
          <w:rFonts w:asciiTheme="majorHAnsi" w:hAnsiTheme="majorHAnsi" w:cstheme="majorBidi"/>
        </w:rPr>
        <w:t>b</w:t>
      </w:r>
      <w:r w:rsidR="009C713A" w:rsidRPr="27828C27">
        <w:rPr>
          <w:rFonts w:asciiTheme="majorHAnsi" w:hAnsiTheme="majorHAnsi" w:cstheme="majorBidi"/>
        </w:rPr>
        <w:t>. Objective assessment</w:t>
      </w:r>
      <w:r>
        <w:br/>
      </w:r>
    </w:p>
    <w:p w14:paraId="55EB94FC" w14:textId="434A0084" w:rsidR="007013F9" w:rsidRPr="007607F7" w:rsidRDefault="007013F9" w:rsidP="27828C27">
      <w:pPr>
        <w:spacing w:after="0" w:line="240" w:lineRule="auto"/>
        <w:ind w:left="357"/>
        <w:rPr>
          <w:rFonts w:asciiTheme="majorHAnsi" w:hAnsiTheme="majorHAnsi" w:cstheme="majorBidi"/>
        </w:rPr>
      </w:pPr>
      <w:r w:rsidRPr="27828C27">
        <w:rPr>
          <w:rFonts w:asciiTheme="majorHAnsi" w:hAnsiTheme="majorHAnsi" w:cstheme="majorBidi"/>
        </w:rPr>
        <w:t>c</w:t>
      </w:r>
      <w:r w:rsidR="009C713A" w:rsidRPr="27828C27">
        <w:rPr>
          <w:rFonts w:asciiTheme="majorHAnsi" w:hAnsiTheme="majorHAnsi" w:cstheme="majorBidi"/>
        </w:rPr>
        <w:t>. Subjective assessment</w:t>
      </w:r>
      <w:r>
        <w:br/>
      </w:r>
    </w:p>
    <w:p w14:paraId="6CEEDE96" w14:textId="174A1FFA" w:rsidR="007013F9" w:rsidRPr="007607F7" w:rsidRDefault="007013F9" w:rsidP="27828C27">
      <w:pPr>
        <w:spacing w:after="0" w:line="240" w:lineRule="auto"/>
        <w:ind w:left="357"/>
        <w:rPr>
          <w:rFonts w:asciiTheme="majorHAnsi" w:hAnsiTheme="majorHAnsi" w:cstheme="majorBidi"/>
        </w:rPr>
      </w:pPr>
      <w:r w:rsidRPr="27828C27">
        <w:rPr>
          <w:rFonts w:asciiTheme="majorHAnsi" w:hAnsiTheme="majorHAnsi" w:cstheme="majorBidi"/>
        </w:rPr>
        <w:t>*d</w:t>
      </w:r>
      <w:r w:rsidR="009C713A" w:rsidRPr="27828C27">
        <w:rPr>
          <w:rFonts w:asciiTheme="majorHAnsi" w:hAnsiTheme="majorHAnsi" w:cstheme="majorBidi"/>
        </w:rPr>
        <w:t>. Differential diagnosis</w:t>
      </w:r>
      <w:r>
        <w:br/>
      </w:r>
    </w:p>
    <w:p w14:paraId="442C1ED6" w14:textId="34100BBB" w:rsidR="009C713A" w:rsidRDefault="007013F9" w:rsidP="27828C27">
      <w:pPr>
        <w:spacing w:after="0" w:line="240" w:lineRule="auto"/>
        <w:ind w:left="357"/>
        <w:rPr>
          <w:rFonts w:asciiTheme="majorHAnsi" w:hAnsiTheme="majorHAnsi" w:cstheme="majorBidi"/>
        </w:rPr>
      </w:pPr>
      <w:r w:rsidRPr="27828C27">
        <w:rPr>
          <w:rFonts w:asciiTheme="majorHAnsi" w:hAnsiTheme="majorHAnsi" w:cstheme="majorBidi"/>
        </w:rPr>
        <w:t>e</w:t>
      </w:r>
      <w:r w:rsidR="009C713A" w:rsidRPr="27828C27">
        <w:rPr>
          <w:rFonts w:asciiTheme="majorHAnsi" w:hAnsiTheme="majorHAnsi" w:cstheme="majorBidi"/>
        </w:rPr>
        <w:t>. Triage</w:t>
      </w:r>
    </w:p>
    <w:p w14:paraId="67B04483" w14:textId="77777777" w:rsidR="00AF0E2E" w:rsidRPr="007607F7" w:rsidRDefault="00AF0E2E" w:rsidP="00AF0E2E">
      <w:pPr>
        <w:spacing w:after="0" w:line="240" w:lineRule="auto"/>
        <w:rPr>
          <w:rFonts w:asciiTheme="majorHAnsi" w:hAnsiTheme="majorHAnsi" w:cstheme="majorHAnsi"/>
        </w:rPr>
      </w:pPr>
    </w:p>
    <w:p w14:paraId="2635CEB1" w14:textId="439C8CAC" w:rsidR="009C713A" w:rsidRPr="007607F7" w:rsidRDefault="009C713A" w:rsidP="00D0006F">
      <w:pPr>
        <w:spacing w:after="120" w:line="240" w:lineRule="auto"/>
        <w:rPr>
          <w:rFonts w:asciiTheme="majorHAnsi" w:hAnsiTheme="majorHAnsi" w:cstheme="majorHAnsi"/>
          <w:b/>
          <w:bCs/>
        </w:rPr>
      </w:pPr>
      <w:r w:rsidRPr="007607F7">
        <w:rPr>
          <w:rFonts w:asciiTheme="majorHAnsi" w:hAnsiTheme="majorHAnsi" w:cstheme="majorHAnsi"/>
          <w:b/>
          <w:bCs/>
        </w:rPr>
        <w:lastRenderedPageBreak/>
        <w:t>31. Which of the following refers to chronic irritation and excess secretion of synovial fluid within the joint capsule?</w:t>
      </w:r>
    </w:p>
    <w:p w14:paraId="09055A74" w14:textId="74F2BA9C" w:rsidR="00A83049" w:rsidRPr="007607F7" w:rsidRDefault="00A83049" w:rsidP="27828C27">
      <w:pPr>
        <w:spacing w:after="0" w:line="240" w:lineRule="auto"/>
        <w:ind w:left="357"/>
        <w:rPr>
          <w:rFonts w:asciiTheme="majorHAnsi" w:hAnsiTheme="majorHAnsi" w:cstheme="majorBidi"/>
        </w:rPr>
      </w:pPr>
      <w:r w:rsidRPr="27828C27">
        <w:rPr>
          <w:rFonts w:asciiTheme="majorHAnsi" w:hAnsiTheme="majorHAnsi" w:cstheme="majorBidi"/>
        </w:rPr>
        <w:t>a</w:t>
      </w:r>
      <w:r w:rsidR="009C713A" w:rsidRPr="27828C27">
        <w:rPr>
          <w:rFonts w:asciiTheme="majorHAnsi" w:hAnsiTheme="majorHAnsi" w:cstheme="majorBidi"/>
        </w:rPr>
        <w:t>. Tenosynovitis</w:t>
      </w:r>
      <w:r>
        <w:br/>
      </w:r>
    </w:p>
    <w:p w14:paraId="55E3E67E" w14:textId="17C2265C" w:rsidR="00A83049" w:rsidRPr="007607F7" w:rsidRDefault="00A83049" w:rsidP="27828C27">
      <w:pPr>
        <w:spacing w:after="0" w:line="240" w:lineRule="auto"/>
        <w:ind w:left="357"/>
        <w:rPr>
          <w:rFonts w:asciiTheme="majorHAnsi" w:hAnsiTheme="majorHAnsi" w:cstheme="majorBidi"/>
        </w:rPr>
      </w:pPr>
      <w:r w:rsidRPr="27828C27">
        <w:rPr>
          <w:rFonts w:asciiTheme="majorHAnsi" w:hAnsiTheme="majorHAnsi" w:cstheme="majorBidi"/>
        </w:rPr>
        <w:t>b</w:t>
      </w:r>
      <w:r w:rsidR="009C713A" w:rsidRPr="27828C27">
        <w:rPr>
          <w:rFonts w:asciiTheme="majorHAnsi" w:hAnsiTheme="majorHAnsi" w:cstheme="majorBidi"/>
        </w:rPr>
        <w:t>. Tendinitis</w:t>
      </w:r>
      <w:r>
        <w:br/>
      </w:r>
    </w:p>
    <w:p w14:paraId="431D7CFD" w14:textId="49C0838A" w:rsidR="00A83049" w:rsidRPr="007607F7" w:rsidRDefault="00A83049" w:rsidP="27828C27">
      <w:pPr>
        <w:spacing w:after="0" w:line="240" w:lineRule="auto"/>
        <w:ind w:left="357"/>
        <w:rPr>
          <w:rFonts w:asciiTheme="majorHAnsi" w:hAnsiTheme="majorHAnsi" w:cstheme="majorBidi"/>
        </w:rPr>
      </w:pPr>
      <w:r w:rsidRPr="27828C27">
        <w:rPr>
          <w:rFonts w:asciiTheme="majorHAnsi" w:hAnsiTheme="majorHAnsi" w:cstheme="majorBidi"/>
        </w:rPr>
        <w:t>c</w:t>
      </w:r>
      <w:r w:rsidR="009C713A" w:rsidRPr="27828C27">
        <w:rPr>
          <w:rFonts w:asciiTheme="majorHAnsi" w:hAnsiTheme="majorHAnsi" w:cstheme="majorBidi"/>
        </w:rPr>
        <w:t>. Tendinosis</w:t>
      </w:r>
      <w:r>
        <w:br/>
      </w:r>
    </w:p>
    <w:p w14:paraId="461F37DC" w14:textId="63C7EB50" w:rsidR="00A83049" w:rsidRPr="007607F7" w:rsidRDefault="00A83049" w:rsidP="27828C27">
      <w:pPr>
        <w:spacing w:after="0" w:line="240" w:lineRule="auto"/>
        <w:ind w:left="357"/>
        <w:rPr>
          <w:rFonts w:asciiTheme="majorHAnsi" w:hAnsiTheme="majorHAnsi" w:cstheme="majorBidi"/>
        </w:rPr>
      </w:pPr>
      <w:r w:rsidRPr="27828C27">
        <w:rPr>
          <w:rFonts w:asciiTheme="majorHAnsi" w:hAnsiTheme="majorHAnsi" w:cstheme="majorBidi"/>
        </w:rPr>
        <w:t>*d</w:t>
      </w:r>
      <w:r w:rsidR="009C713A" w:rsidRPr="27828C27">
        <w:rPr>
          <w:rFonts w:asciiTheme="majorHAnsi" w:hAnsiTheme="majorHAnsi" w:cstheme="majorBidi"/>
        </w:rPr>
        <w:t>. Synovitis</w:t>
      </w:r>
      <w:r>
        <w:br/>
      </w:r>
    </w:p>
    <w:p w14:paraId="79472042" w14:textId="10482B58" w:rsidR="009C713A" w:rsidRDefault="00A83049" w:rsidP="27828C27">
      <w:pPr>
        <w:spacing w:after="0" w:line="240" w:lineRule="auto"/>
        <w:ind w:left="357"/>
        <w:rPr>
          <w:rFonts w:asciiTheme="majorHAnsi" w:hAnsiTheme="majorHAnsi" w:cstheme="majorBidi"/>
        </w:rPr>
      </w:pPr>
      <w:r w:rsidRPr="27828C27">
        <w:rPr>
          <w:rFonts w:asciiTheme="majorHAnsi" w:hAnsiTheme="majorHAnsi" w:cstheme="majorBidi"/>
        </w:rPr>
        <w:t>e</w:t>
      </w:r>
      <w:r w:rsidR="009C713A" w:rsidRPr="27828C27">
        <w:rPr>
          <w:rFonts w:asciiTheme="majorHAnsi" w:hAnsiTheme="majorHAnsi" w:cstheme="majorBidi"/>
        </w:rPr>
        <w:t>. Arthritis</w:t>
      </w:r>
    </w:p>
    <w:p w14:paraId="1212A620" w14:textId="77777777" w:rsidR="00AF0E2E" w:rsidRPr="007607F7" w:rsidRDefault="00AF0E2E" w:rsidP="00AF0E2E">
      <w:pPr>
        <w:spacing w:after="0" w:line="240" w:lineRule="auto"/>
        <w:rPr>
          <w:rFonts w:asciiTheme="majorHAnsi" w:hAnsiTheme="majorHAnsi" w:cstheme="majorHAnsi"/>
        </w:rPr>
      </w:pPr>
    </w:p>
    <w:p w14:paraId="7241DB37" w14:textId="22992B47" w:rsidR="009C713A" w:rsidRPr="007607F7" w:rsidRDefault="009C713A" w:rsidP="27828C27">
      <w:pPr>
        <w:spacing w:after="120" w:line="240" w:lineRule="auto"/>
        <w:rPr>
          <w:rFonts w:asciiTheme="majorHAnsi" w:hAnsiTheme="majorHAnsi" w:cstheme="majorBidi"/>
        </w:rPr>
      </w:pPr>
      <w:r w:rsidRPr="27828C27">
        <w:rPr>
          <w:rFonts w:asciiTheme="majorHAnsi" w:hAnsiTheme="majorHAnsi" w:cstheme="majorBidi"/>
          <w:b/>
          <w:bCs/>
        </w:rPr>
        <w:t xml:space="preserve">32. </w:t>
      </w:r>
      <w:r w:rsidR="00A83049" w:rsidRPr="27828C27">
        <w:rPr>
          <w:rFonts w:asciiTheme="majorHAnsi" w:hAnsiTheme="majorHAnsi" w:cstheme="majorBidi"/>
          <w:b/>
          <w:bCs/>
        </w:rPr>
        <w:t>Over which of the following anatomic structures would t</w:t>
      </w:r>
      <w:r w:rsidRPr="27828C27">
        <w:rPr>
          <w:rFonts w:asciiTheme="majorHAnsi" w:hAnsiTheme="majorHAnsi" w:cstheme="majorBidi"/>
          <w:b/>
          <w:bCs/>
        </w:rPr>
        <w:t>ightness of the iliotibial band create excessive friction?</w:t>
      </w:r>
    </w:p>
    <w:p w14:paraId="3CD30C75" w14:textId="0F7AC1FD" w:rsidR="00A83049" w:rsidRPr="007607F7" w:rsidRDefault="00A83049" w:rsidP="27828C27">
      <w:pPr>
        <w:spacing w:after="0" w:line="240" w:lineRule="auto"/>
        <w:ind w:left="357"/>
        <w:rPr>
          <w:rFonts w:asciiTheme="majorHAnsi" w:hAnsiTheme="majorHAnsi" w:cstheme="majorBidi"/>
        </w:rPr>
      </w:pPr>
      <w:r w:rsidRPr="27828C27">
        <w:rPr>
          <w:rFonts w:asciiTheme="majorHAnsi" w:hAnsiTheme="majorHAnsi" w:cstheme="majorBidi"/>
        </w:rPr>
        <w:t>a</w:t>
      </w:r>
      <w:r w:rsidR="009C713A" w:rsidRPr="27828C27">
        <w:rPr>
          <w:rFonts w:asciiTheme="majorHAnsi" w:hAnsiTheme="majorHAnsi" w:cstheme="majorBidi"/>
        </w:rPr>
        <w:t>. Greater trochanter of femur</w:t>
      </w:r>
      <w:r>
        <w:br/>
      </w:r>
    </w:p>
    <w:p w14:paraId="4546F52B" w14:textId="7E07725F" w:rsidR="00A83049" w:rsidRPr="007607F7" w:rsidRDefault="00A83049" w:rsidP="27828C27">
      <w:pPr>
        <w:spacing w:after="0" w:line="240" w:lineRule="auto"/>
        <w:ind w:left="357"/>
        <w:rPr>
          <w:rFonts w:asciiTheme="majorHAnsi" w:hAnsiTheme="majorHAnsi" w:cstheme="majorBidi"/>
        </w:rPr>
      </w:pPr>
      <w:r w:rsidRPr="27828C27">
        <w:rPr>
          <w:rFonts w:asciiTheme="majorHAnsi" w:hAnsiTheme="majorHAnsi" w:cstheme="majorBidi"/>
        </w:rPr>
        <w:t>b</w:t>
      </w:r>
      <w:r w:rsidR="009C713A" w:rsidRPr="27828C27">
        <w:rPr>
          <w:rFonts w:asciiTheme="majorHAnsi" w:hAnsiTheme="majorHAnsi" w:cstheme="majorBidi"/>
        </w:rPr>
        <w:t>. Gerdy</w:t>
      </w:r>
      <w:r w:rsidR="007607F7" w:rsidRPr="27828C27">
        <w:rPr>
          <w:rFonts w:asciiTheme="majorHAnsi" w:hAnsiTheme="majorHAnsi" w:cstheme="majorBidi"/>
        </w:rPr>
        <w:t>’</w:t>
      </w:r>
      <w:r w:rsidR="009C713A" w:rsidRPr="27828C27">
        <w:rPr>
          <w:rFonts w:asciiTheme="majorHAnsi" w:hAnsiTheme="majorHAnsi" w:cstheme="majorBidi"/>
        </w:rPr>
        <w:t>s tubercle</w:t>
      </w:r>
      <w:r>
        <w:br/>
      </w:r>
    </w:p>
    <w:p w14:paraId="352B71F7" w14:textId="6306A06E" w:rsidR="00A83049" w:rsidRPr="007607F7" w:rsidRDefault="00A83049" w:rsidP="27828C27">
      <w:pPr>
        <w:spacing w:after="0" w:line="240" w:lineRule="auto"/>
        <w:ind w:left="357"/>
        <w:rPr>
          <w:rFonts w:asciiTheme="majorHAnsi" w:hAnsiTheme="majorHAnsi" w:cstheme="majorBidi"/>
        </w:rPr>
      </w:pPr>
      <w:r w:rsidRPr="27828C27">
        <w:rPr>
          <w:rFonts w:asciiTheme="majorHAnsi" w:hAnsiTheme="majorHAnsi" w:cstheme="majorBidi"/>
        </w:rPr>
        <w:t>*c</w:t>
      </w:r>
      <w:r w:rsidR="009C713A" w:rsidRPr="27828C27">
        <w:rPr>
          <w:rFonts w:asciiTheme="majorHAnsi" w:hAnsiTheme="majorHAnsi" w:cstheme="majorBidi"/>
        </w:rPr>
        <w:t>. Lateral femoral condyle</w:t>
      </w:r>
      <w:r>
        <w:br/>
      </w:r>
    </w:p>
    <w:p w14:paraId="66B2A1E3" w14:textId="300DA4EB" w:rsidR="00A83049" w:rsidRPr="007607F7" w:rsidRDefault="00A83049" w:rsidP="27828C27">
      <w:pPr>
        <w:spacing w:after="0" w:line="240" w:lineRule="auto"/>
        <w:ind w:left="357"/>
        <w:rPr>
          <w:rFonts w:asciiTheme="majorHAnsi" w:hAnsiTheme="majorHAnsi" w:cstheme="majorBidi"/>
          <w:lang w:val="it-IT"/>
        </w:rPr>
      </w:pPr>
      <w:r w:rsidRPr="27828C27">
        <w:rPr>
          <w:rFonts w:asciiTheme="majorHAnsi" w:hAnsiTheme="majorHAnsi" w:cstheme="majorBidi"/>
          <w:lang w:val="it-IT"/>
        </w:rPr>
        <w:t>d</w:t>
      </w:r>
      <w:r w:rsidR="009C713A" w:rsidRPr="27828C27">
        <w:rPr>
          <w:rFonts w:asciiTheme="majorHAnsi" w:hAnsiTheme="majorHAnsi" w:cstheme="majorBidi"/>
          <w:lang w:val="it-IT"/>
        </w:rPr>
        <w:t>. Medial femoral condyle</w:t>
      </w:r>
      <w:r>
        <w:br/>
      </w:r>
    </w:p>
    <w:p w14:paraId="6383AED6" w14:textId="2C8849C1" w:rsidR="009C713A" w:rsidRDefault="00A83049" w:rsidP="27828C27">
      <w:pPr>
        <w:spacing w:after="0" w:line="240" w:lineRule="auto"/>
        <w:ind w:left="357"/>
        <w:rPr>
          <w:rFonts w:asciiTheme="majorHAnsi" w:hAnsiTheme="majorHAnsi" w:cstheme="majorBidi"/>
          <w:lang w:val="it-IT"/>
        </w:rPr>
      </w:pPr>
      <w:r w:rsidRPr="27828C27">
        <w:rPr>
          <w:rFonts w:asciiTheme="majorHAnsi" w:hAnsiTheme="majorHAnsi" w:cstheme="majorBidi"/>
          <w:lang w:val="it-IT"/>
        </w:rPr>
        <w:t>e</w:t>
      </w:r>
      <w:r w:rsidR="009C713A" w:rsidRPr="27828C27">
        <w:rPr>
          <w:rFonts w:asciiTheme="majorHAnsi" w:hAnsiTheme="majorHAnsi" w:cstheme="majorBidi"/>
          <w:lang w:val="it-IT"/>
        </w:rPr>
        <w:t>. Tibial tuberosity</w:t>
      </w:r>
    </w:p>
    <w:p w14:paraId="584A322F" w14:textId="77777777" w:rsidR="00AF0E2E" w:rsidRPr="007607F7" w:rsidRDefault="00AF0E2E" w:rsidP="27828C27">
      <w:pPr>
        <w:spacing w:after="0" w:line="240" w:lineRule="auto"/>
        <w:rPr>
          <w:rFonts w:asciiTheme="majorHAnsi" w:hAnsiTheme="majorHAnsi" w:cstheme="majorBidi"/>
          <w:lang w:val="it-IT"/>
          <w:rPrChange w:id="16" w:author="" w16du:dateUtc="2026-05-18T20:03:00Z">
            <w:rPr/>
          </w:rPrChange>
        </w:rPr>
      </w:pPr>
    </w:p>
    <w:p w14:paraId="527D93CC" w14:textId="2F52EE84" w:rsidR="009C713A" w:rsidRPr="007607F7" w:rsidRDefault="009C713A" w:rsidP="00D0006F">
      <w:pPr>
        <w:spacing w:after="120" w:line="240" w:lineRule="auto"/>
        <w:rPr>
          <w:rFonts w:asciiTheme="majorHAnsi" w:hAnsiTheme="majorHAnsi" w:cstheme="majorHAnsi"/>
        </w:rPr>
      </w:pPr>
      <w:r w:rsidRPr="007607F7">
        <w:rPr>
          <w:rFonts w:asciiTheme="majorHAnsi" w:hAnsiTheme="majorHAnsi" w:cstheme="majorHAnsi"/>
          <w:b/>
          <w:bCs/>
        </w:rPr>
        <w:t>33. Besides performing a valgus and varus knee stress test with the knee straight, at what joint angle should the knee be stressed in a flexed position?</w:t>
      </w:r>
    </w:p>
    <w:p w14:paraId="2777946E" w14:textId="31457BA1" w:rsidR="009D77E1" w:rsidRPr="007607F7" w:rsidRDefault="009D77E1" w:rsidP="27828C27">
      <w:pPr>
        <w:spacing w:after="0" w:line="240" w:lineRule="auto"/>
        <w:ind w:left="357"/>
        <w:rPr>
          <w:rFonts w:asciiTheme="majorHAnsi" w:hAnsiTheme="majorHAnsi" w:cstheme="majorBidi"/>
        </w:rPr>
      </w:pPr>
      <w:r w:rsidRPr="27828C27">
        <w:rPr>
          <w:rFonts w:asciiTheme="majorHAnsi" w:hAnsiTheme="majorHAnsi" w:cstheme="majorBidi"/>
        </w:rPr>
        <w:t>a</w:t>
      </w:r>
      <w:r w:rsidR="009C713A" w:rsidRPr="27828C27">
        <w:rPr>
          <w:rFonts w:asciiTheme="majorHAnsi" w:hAnsiTheme="majorHAnsi" w:cstheme="majorBidi"/>
        </w:rPr>
        <w:t>. 10° to 20°</w:t>
      </w:r>
      <w:r>
        <w:br/>
      </w:r>
    </w:p>
    <w:p w14:paraId="6196B317" w14:textId="221978E9" w:rsidR="009D77E1" w:rsidRPr="007607F7" w:rsidRDefault="009D77E1" w:rsidP="27828C27">
      <w:pPr>
        <w:spacing w:after="0" w:line="240" w:lineRule="auto"/>
        <w:ind w:left="357"/>
        <w:rPr>
          <w:rFonts w:asciiTheme="majorHAnsi" w:hAnsiTheme="majorHAnsi" w:cstheme="majorBidi"/>
        </w:rPr>
      </w:pPr>
      <w:r w:rsidRPr="27828C27">
        <w:rPr>
          <w:rFonts w:asciiTheme="majorHAnsi" w:hAnsiTheme="majorHAnsi" w:cstheme="majorBidi"/>
        </w:rPr>
        <w:t>b</w:t>
      </w:r>
      <w:r w:rsidR="009C713A" w:rsidRPr="27828C27">
        <w:rPr>
          <w:rFonts w:asciiTheme="majorHAnsi" w:hAnsiTheme="majorHAnsi" w:cstheme="majorBidi"/>
        </w:rPr>
        <w:t>. 15° to 25°</w:t>
      </w:r>
      <w:r>
        <w:br/>
      </w:r>
    </w:p>
    <w:p w14:paraId="0A98532C" w14:textId="40FADEE2" w:rsidR="009D77E1" w:rsidRPr="007607F7" w:rsidRDefault="009D77E1" w:rsidP="27828C27">
      <w:pPr>
        <w:spacing w:after="0" w:line="240" w:lineRule="auto"/>
        <w:ind w:left="357"/>
        <w:rPr>
          <w:rFonts w:asciiTheme="majorHAnsi" w:hAnsiTheme="majorHAnsi" w:cstheme="majorBidi"/>
        </w:rPr>
      </w:pPr>
      <w:r w:rsidRPr="27828C27">
        <w:rPr>
          <w:rFonts w:asciiTheme="majorHAnsi" w:hAnsiTheme="majorHAnsi" w:cstheme="majorBidi"/>
        </w:rPr>
        <w:t>*c</w:t>
      </w:r>
      <w:r w:rsidR="009C713A" w:rsidRPr="27828C27">
        <w:rPr>
          <w:rFonts w:asciiTheme="majorHAnsi" w:hAnsiTheme="majorHAnsi" w:cstheme="majorBidi"/>
        </w:rPr>
        <w:t>. 20° to 30°</w:t>
      </w:r>
      <w:r>
        <w:br/>
      </w:r>
    </w:p>
    <w:p w14:paraId="18502D81" w14:textId="223C7AD0" w:rsidR="009D77E1" w:rsidRPr="007607F7" w:rsidRDefault="009D77E1" w:rsidP="27828C27">
      <w:pPr>
        <w:spacing w:after="0" w:line="240" w:lineRule="auto"/>
        <w:ind w:left="357"/>
        <w:rPr>
          <w:rFonts w:asciiTheme="majorHAnsi" w:hAnsiTheme="majorHAnsi" w:cstheme="majorBidi"/>
        </w:rPr>
      </w:pPr>
      <w:r w:rsidRPr="27828C27">
        <w:rPr>
          <w:rFonts w:asciiTheme="majorHAnsi" w:hAnsiTheme="majorHAnsi" w:cstheme="majorBidi"/>
        </w:rPr>
        <w:t>d</w:t>
      </w:r>
      <w:r w:rsidR="009C713A" w:rsidRPr="27828C27">
        <w:rPr>
          <w:rFonts w:asciiTheme="majorHAnsi" w:hAnsiTheme="majorHAnsi" w:cstheme="majorBidi"/>
        </w:rPr>
        <w:t>. 25° to 35°</w:t>
      </w:r>
      <w:r>
        <w:br/>
      </w:r>
    </w:p>
    <w:p w14:paraId="782DD595" w14:textId="2DA50156" w:rsidR="009D77E1" w:rsidRPr="007607F7" w:rsidRDefault="009D77E1" w:rsidP="27828C27">
      <w:pPr>
        <w:spacing w:after="0" w:line="240" w:lineRule="auto"/>
        <w:ind w:left="357"/>
        <w:rPr>
          <w:rFonts w:asciiTheme="majorHAnsi" w:hAnsiTheme="majorHAnsi" w:cstheme="majorBidi"/>
        </w:rPr>
      </w:pPr>
      <w:r w:rsidRPr="27828C27">
        <w:rPr>
          <w:rFonts w:asciiTheme="majorHAnsi" w:hAnsiTheme="majorHAnsi" w:cstheme="majorBidi"/>
        </w:rPr>
        <w:t>e</w:t>
      </w:r>
      <w:r w:rsidR="009C713A" w:rsidRPr="27828C27">
        <w:rPr>
          <w:rFonts w:asciiTheme="majorHAnsi" w:hAnsiTheme="majorHAnsi" w:cstheme="majorBidi"/>
        </w:rPr>
        <w:t>. 30° to 40°</w:t>
      </w:r>
      <w:r>
        <w:br/>
      </w:r>
    </w:p>
    <w:p w14:paraId="369BE72E" w14:textId="53925D3E" w:rsidR="009C713A" w:rsidRDefault="009D77E1" w:rsidP="27828C27">
      <w:pPr>
        <w:spacing w:after="0" w:line="240" w:lineRule="auto"/>
        <w:ind w:left="357"/>
        <w:rPr>
          <w:rFonts w:asciiTheme="majorHAnsi" w:hAnsiTheme="majorHAnsi" w:cstheme="majorBidi"/>
        </w:rPr>
      </w:pPr>
      <w:r w:rsidRPr="27828C27">
        <w:rPr>
          <w:rFonts w:asciiTheme="majorHAnsi" w:hAnsiTheme="majorHAnsi" w:cstheme="majorBidi"/>
        </w:rPr>
        <w:t>f</w:t>
      </w:r>
      <w:r w:rsidR="009C713A" w:rsidRPr="27828C27">
        <w:rPr>
          <w:rFonts w:asciiTheme="majorHAnsi" w:hAnsiTheme="majorHAnsi" w:cstheme="majorBidi"/>
        </w:rPr>
        <w:t>. 35° to 45°</w:t>
      </w:r>
    </w:p>
    <w:p w14:paraId="5083499B" w14:textId="77777777" w:rsidR="00AF0E2E" w:rsidRPr="007607F7" w:rsidRDefault="00AF0E2E" w:rsidP="00AF0E2E">
      <w:pPr>
        <w:spacing w:after="0" w:line="240" w:lineRule="auto"/>
        <w:rPr>
          <w:rFonts w:asciiTheme="majorHAnsi" w:hAnsiTheme="majorHAnsi" w:cstheme="majorHAnsi"/>
        </w:rPr>
      </w:pPr>
    </w:p>
    <w:p w14:paraId="317B4326" w14:textId="29024C97" w:rsidR="009C713A" w:rsidRPr="007607F7" w:rsidRDefault="009C713A" w:rsidP="27828C27">
      <w:pPr>
        <w:spacing w:after="120" w:line="240" w:lineRule="auto"/>
        <w:rPr>
          <w:rFonts w:asciiTheme="majorHAnsi" w:hAnsiTheme="majorHAnsi" w:cstheme="majorBidi"/>
        </w:rPr>
      </w:pPr>
      <w:r w:rsidRPr="27828C27">
        <w:rPr>
          <w:rFonts w:asciiTheme="majorHAnsi" w:hAnsiTheme="majorHAnsi" w:cstheme="majorBidi"/>
          <w:b/>
          <w:bCs/>
        </w:rPr>
        <w:t>34. Which of the following conditions is associated with a predisposition for patella subluxation?</w:t>
      </w:r>
    </w:p>
    <w:p w14:paraId="487A888B" w14:textId="08C6C060" w:rsidR="009D77E1" w:rsidRPr="007607F7" w:rsidRDefault="009D77E1" w:rsidP="27828C27">
      <w:pPr>
        <w:spacing w:after="0" w:line="240" w:lineRule="auto"/>
        <w:ind w:left="357"/>
        <w:rPr>
          <w:rFonts w:asciiTheme="majorHAnsi" w:hAnsiTheme="majorHAnsi" w:cstheme="majorBidi"/>
        </w:rPr>
      </w:pPr>
      <w:r w:rsidRPr="27828C27">
        <w:rPr>
          <w:rFonts w:asciiTheme="majorHAnsi" w:hAnsiTheme="majorHAnsi" w:cstheme="majorBidi"/>
        </w:rPr>
        <w:t>a</w:t>
      </w:r>
      <w:r w:rsidR="009C713A" w:rsidRPr="27828C27">
        <w:rPr>
          <w:rFonts w:asciiTheme="majorHAnsi" w:hAnsiTheme="majorHAnsi" w:cstheme="majorBidi"/>
        </w:rPr>
        <w:t>. Abnormally deep femoral groove</w:t>
      </w:r>
      <w:r>
        <w:br/>
      </w:r>
    </w:p>
    <w:p w14:paraId="438DD246" w14:textId="169FFBBA" w:rsidR="009D77E1" w:rsidRPr="007607F7" w:rsidRDefault="009D77E1" w:rsidP="27828C27">
      <w:pPr>
        <w:spacing w:after="0" w:line="240" w:lineRule="auto"/>
        <w:ind w:left="357"/>
        <w:rPr>
          <w:rFonts w:asciiTheme="majorHAnsi" w:hAnsiTheme="majorHAnsi" w:cstheme="majorBidi"/>
        </w:rPr>
      </w:pPr>
      <w:r w:rsidRPr="27828C27">
        <w:rPr>
          <w:rFonts w:asciiTheme="majorHAnsi" w:hAnsiTheme="majorHAnsi" w:cstheme="majorBidi"/>
        </w:rPr>
        <w:t>b</w:t>
      </w:r>
      <w:r w:rsidR="009C713A" w:rsidRPr="27828C27">
        <w:rPr>
          <w:rFonts w:asciiTheme="majorHAnsi" w:hAnsiTheme="majorHAnsi" w:cstheme="majorBidi"/>
        </w:rPr>
        <w:t>. Mild Q-angle</w:t>
      </w:r>
      <w:r>
        <w:br/>
      </w:r>
    </w:p>
    <w:p w14:paraId="3FEEF610" w14:textId="4E418E32" w:rsidR="009D77E1" w:rsidRPr="007607F7" w:rsidRDefault="009D77E1" w:rsidP="27828C27">
      <w:pPr>
        <w:spacing w:after="0" w:line="240" w:lineRule="auto"/>
        <w:ind w:left="357"/>
        <w:rPr>
          <w:rFonts w:asciiTheme="majorHAnsi" w:hAnsiTheme="majorHAnsi" w:cstheme="majorBidi"/>
          <w:lang w:val="it-IT"/>
          <w:rPrChange w:id="17" w:author="" w16du:dateUtc="2026-05-18T16:02:00Z">
            <w:rPr/>
          </w:rPrChange>
        </w:rPr>
      </w:pPr>
      <w:r w:rsidRPr="27828C27">
        <w:rPr>
          <w:rFonts w:asciiTheme="majorHAnsi" w:hAnsiTheme="majorHAnsi" w:cstheme="majorBidi"/>
        </w:rPr>
        <w:t>c</w:t>
      </w:r>
      <w:r w:rsidR="009C713A" w:rsidRPr="27828C27">
        <w:rPr>
          <w:rFonts w:asciiTheme="majorHAnsi" w:hAnsiTheme="majorHAnsi" w:cstheme="majorBidi"/>
        </w:rPr>
        <w:t xml:space="preserve">. </w:t>
      </w:r>
      <w:r w:rsidR="009C713A" w:rsidRPr="27828C27">
        <w:rPr>
          <w:rFonts w:asciiTheme="majorHAnsi" w:hAnsiTheme="majorHAnsi" w:cstheme="majorBidi"/>
          <w:lang w:val="it-IT"/>
        </w:rPr>
        <w:t>Hypomobile patella</w:t>
      </w:r>
      <w:r>
        <w:br/>
      </w:r>
    </w:p>
    <w:p w14:paraId="60CBC917" w14:textId="47082F3E" w:rsidR="009C713A" w:rsidRDefault="009D77E1" w:rsidP="27828C27">
      <w:pPr>
        <w:spacing w:after="0" w:line="240" w:lineRule="auto"/>
        <w:ind w:left="357"/>
        <w:rPr>
          <w:rFonts w:asciiTheme="majorHAnsi" w:hAnsiTheme="majorHAnsi" w:cstheme="majorBidi"/>
          <w:lang w:val="it-IT"/>
        </w:rPr>
      </w:pPr>
      <w:r w:rsidRPr="27828C27">
        <w:rPr>
          <w:rFonts w:asciiTheme="majorHAnsi" w:hAnsiTheme="majorHAnsi" w:cstheme="majorBidi"/>
          <w:lang w:val="it-IT"/>
        </w:rPr>
        <w:lastRenderedPageBreak/>
        <w:t>*d</w:t>
      </w:r>
      <w:r w:rsidR="009C713A" w:rsidRPr="27828C27">
        <w:rPr>
          <w:rFonts w:asciiTheme="majorHAnsi" w:hAnsiTheme="majorHAnsi" w:cstheme="majorBidi"/>
          <w:lang w:val="it-IT"/>
        </w:rPr>
        <w:t>. Patella alta</w:t>
      </w:r>
    </w:p>
    <w:p w14:paraId="6106DC0D" w14:textId="77777777" w:rsidR="00AF0E2E" w:rsidRPr="007607F7" w:rsidRDefault="00AF0E2E" w:rsidP="27828C27">
      <w:pPr>
        <w:spacing w:after="0" w:line="240" w:lineRule="auto"/>
        <w:rPr>
          <w:rFonts w:asciiTheme="majorHAnsi" w:hAnsiTheme="majorHAnsi" w:cstheme="majorBidi"/>
          <w:b/>
          <w:bCs/>
          <w:lang w:val="it-IT"/>
          <w:rPrChange w:id="18" w:author="" w16du:dateUtc="2026-05-18T16:02:00Z">
            <w:rPr>
              <w:b/>
              <w:bCs/>
            </w:rPr>
          </w:rPrChange>
        </w:rPr>
      </w:pPr>
    </w:p>
    <w:p w14:paraId="4A8D44B5" w14:textId="42718A92" w:rsidR="009C713A" w:rsidRPr="007607F7" w:rsidRDefault="009C713A" w:rsidP="27828C27">
      <w:pPr>
        <w:spacing w:after="120" w:line="240" w:lineRule="auto"/>
        <w:rPr>
          <w:rFonts w:asciiTheme="majorHAnsi" w:hAnsiTheme="majorHAnsi" w:cstheme="majorBidi"/>
        </w:rPr>
      </w:pPr>
      <w:r w:rsidRPr="27828C27">
        <w:rPr>
          <w:rFonts w:asciiTheme="majorHAnsi" w:hAnsiTheme="majorHAnsi" w:cstheme="majorBidi"/>
          <w:b/>
          <w:bCs/>
        </w:rPr>
        <w:t xml:space="preserve">35. What test is used to differentiate between </w:t>
      </w:r>
      <w:r w:rsidR="009D77E1" w:rsidRPr="27828C27">
        <w:rPr>
          <w:rFonts w:asciiTheme="majorHAnsi" w:hAnsiTheme="majorHAnsi" w:cstheme="majorBidi"/>
          <w:b/>
          <w:bCs/>
        </w:rPr>
        <w:t xml:space="preserve">the </w:t>
      </w:r>
      <w:r w:rsidRPr="27828C27">
        <w:rPr>
          <w:rFonts w:asciiTheme="majorHAnsi" w:hAnsiTheme="majorHAnsi" w:cstheme="majorBidi"/>
          <w:b/>
          <w:bCs/>
        </w:rPr>
        <w:t xml:space="preserve">tightness of the iliopsoas muscle and </w:t>
      </w:r>
      <w:r w:rsidR="009D77E1" w:rsidRPr="27828C27">
        <w:rPr>
          <w:rFonts w:asciiTheme="majorHAnsi" w:hAnsiTheme="majorHAnsi" w:cstheme="majorBidi"/>
          <w:b/>
          <w:bCs/>
        </w:rPr>
        <w:t xml:space="preserve">the </w:t>
      </w:r>
      <w:r w:rsidRPr="27828C27">
        <w:rPr>
          <w:rFonts w:asciiTheme="majorHAnsi" w:hAnsiTheme="majorHAnsi" w:cstheme="majorBidi"/>
          <w:b/>
          <w:bCs/>
        </w:rPr>
        <w:t>tightness of the rectus femoris muscle?</w:t>
      </w:r>
    </w:p>
    <w:p w14:paraId="048169BB" w14:textId="1B086048" w:rsidR="009D77E1" w:rsidRPr="007607F7" w:rsidRDefault="009D77E1" w:rsidP="27828C27">
      <w:pPr>
        <w:spacing w:after="0" w:line="240" w:lineRule="auto"/>
        <w:ind w:left="357"/>
        <w:rPr>
          <w:rFonts w:asciiTheme="majorHAnsi" w:hAnsiTheme="majorHAnsi" w:cstheme="majorBidi"/>
        </w:rPr>
      </w:pPr>
      <w:r w:rsidRPr="27828C27">
        <w:rPr>
          <w:rFonts w:asciiTheme="majorHAnsi" w:hAnsiTheme="majorHAnsi" w:cstheme="majorBidi"/>
        </w:rPr>
        <w:t>a</w:t>
      </w:r>
      <w:r w:rsidR="009C713A" w:rsidRPr="27828C27">
        <w:rPr>
          <w:rFonts w:asciiTheme="majorHAnsi" w:hAnsiTheme="majorHAnsi" w:cstheme="majorBidi"/>
        </w:rPr>
        <w:t>. Craig test</w:t>
      </w:r>
      <w:r>
        <w:br/>
      </w:r>
    </w:p>
    <w:p w14:paraId="5D50F093" w14:textId="6A78FFAA" w:rsidR="009D77E1" w:rsidRPr="007607F7" w:rsidRDefault="009D77E1" w:rsidP="27828C27">
      <w:pPr>
        <w:spacing w:after="0" w:line="240" w:lineRule="auto"/>
        <w:ind w:left="357"/>
        <w:rPr>
          <w:rFonts w:asciiTheme="majorHAnsi" w:hAnsiTheme="majorHAnsi" w:cstheme="majorBidi"/>
        </w:rPr>
      </w:pPr>
      <w:r w:rsidRPr="27828C27">
        <w:rPr>
          <w:rFonts w:asciiTheme="majorHAnsi" w:hAnsiTheme="majorHAnsi" w:cstheme="majorBidi"/>
        </w:rPr>
        <w:t>b</w:t>
      </w:r>
      <w:r w:rsidR="009C713A" w:rsidRPr="27828C27">
        <w:rPr>
          <w:rFonts w:asciiTheme="majorHAnsi" w:hAnsiTheme="majorHAnsi" w:cstheme="majorBidi"/>
        </w:rPr>
        <w:t>. Thomas test</w:t>
      </w:r>
      <w:r>
        <w:br/>
      </w:r>
    </w:p>
    <w:p w14:paraId="4663D9D8" w14:textId="5176622A" w:rsidR="009D77E1" w:rsidRPr="007607F7" w:rsidRDefault="009D77E1" w:rsidP="27828C27">
      <w:pPr>
        <w:spacing w:after="0" w:line="240" w:lineRule="auto"/>
        <w:ind w:left="357"/>
        <w:rPr>
          <w:rFonts w:asciiTheme="majorHAnsi" w:hAnsiTheme="majorHAnsi" w:cstheme="majorBidi"/>
        </w:rPr>
      </w:pPr>
      <w:r w:rsidRPr="27828C27">
        <w:rPr>
          <w:rFonts w:asciiTheme="majorHAnsi" w:hAnsiTheme="majorHAnsi" w:cstheme="majorBidi"/>
        </w:rPr>
        <w:t>*c</w:t>
      </w:r>
      <w:r w:rsidR="009C713A" w:rsidRPr="27828C27">
        <w:rPr>
          <w:rFonts w:asciiTheme="majorHAnsi" w:hAnsiTheme="majorHAnsi" w:cstheme="majorBidi"/>
        </w:rPr>
        <w:t>. FABER test</w:t>
      </w:r>
    </w:p>
    <w:p w14:paraId="065205EE" w14:textId="5A18C8A0" w:rsidR="009D77E1" w:rsidRPr="007607F7" w:rsidRDefault="009D77E1" w:rsidP="27828C27">
      <w:pPr>
        <w:spacing w:after="0" w:line="240" w:lineRule="auto"/>
        <w:ind w:left="357"/>
        <w:rPr>
          <w:rFonts w:asciiTheme="majorHAnsi" w:hAnsiTheme="majorHAnsi" w:cstheme="majorBidi"/>
        </w:rPr>
      </w:pPr>
      <w:r w:rsidRPr="27828C27">
        <w:rPr>
          <w:rFonts w:asciiTheme="majorHAnsi" w:hAnsiTheme="majorHAnsi" w:cstheme="majorBidi"/>
        </w:rPr>
        <w:t>d</w:t>
      </w:r>
      <w:r w:rsidR="009C713A" w:rsidRPr="27828C27">
        <w:rPr>
          <w:rFonts w:asciiTheme="majorHAnsi" w:hAnsiTheme="majorHAnsi" w:cstheme="majorBidi"/>
        </w:rPr>
        <w:t>. Thompson test</w:t>
      </w:r>
      <w:r>
        <w:br/>
      </w:r>
    </w:p>
    <w:p w14:paraId="2891BBAE" w14:textId="3C6CC417" w:rsidR="009C713A" w:rsidRDefault="009D77E1" w:rsidP="27828C27">
      <w:pPr>
        <w:spacing w:after="0" w:line="240" w:lineRule="auto"/>
        <w:ind w:left="357"/>
        <w:rPr>
          <w:rFonts w:asciiTheme="majorHAnsi" w:hAnsiTheme="majorHAnsi" w:cstheme="majorBidi"/>
        </w:rPr>
      </w:pPr>
      <w:r w:rsidRPr="27828C27">
        <w:rPr>
          <w:rFonts w:asciiTheme="majorHAnsi" w:hAnsiTheme="majorHAnsi" w:cstheme="majorBidi"/>
        </w:rPr>
        <w:t>e</w:t>
      </w:r>
      <w:r w:rsidR="009C713A" w:rsidRPr="27828C27">
        <w:rPr>
          <w:rFonts w:asciiTheme="majorHAnsi" w:hAnsiTheme="majorHAnsi" w:cstheme="majorBidi"/>
        </w:rPr>
        <w:t>. Trendelenburg test</w:t>
      </w:r>
    </w:p>
    <w:p w14:paraId="509FE680" w14:textId="77777777" w:rsidR="00AF0E2E" w:rsidRPr="007607F7" w:rsidRDefault="00AF0E2E" w:rsidP="00AF0E2E">
      <w:pPr>
        <w:spacing w:after="0" w:line="240" w:lineRule="auto"/>
        <w:rPr>
          <w:rFonts w:asciiTheme="majorHAnsi" w:hAnsiTheme="majorHAnsi" w:cstheme="majorHAnsi"/>
        </w:rPr>
      </w:pPr>
    </w:p>
    <w:p w14:paraId="357CD4AA" w14:textId="33CD46CB" w:rsidR="009C713A" w:rsidRPr="007607F7" w:rsidRDefault="009C713A" w:rsidP="27828C27">
      <w:pPr>
        <w:spacing w:after="120" w:line="240" w:lineRule="auto"/>
        <w:rPr>
          <w:rFonts w:asciiTheme="majorHAnsi" w:hAnsiTheme="majorHAnsi" w:cstheme="majorBidi"/>
          <w:b/>
          <w:bCs/>
        </w:rPr>
      </w:pPr>
      <w:r w:rsidRPr="27828C27">
        <w:rPr>
          <w:rFonts w:asciiTheme="majorHAnsi" w:hAnsiTheme="majorHAnsi" w:cstheme="majorBidi"/>
          <w:b/>
          <w:bCs/>
        </w:rPr>
        <w:t xml:space="preserve">36. </w:t>
      </w:r>
      <w:r w:rsidR="2C796379" w:rsidRPr="27828C27">
        <w:rPr>
          <w:rFonts w:asciiTheme="majorHAnsi" w:hAnsiTheme="majorHAnsi" w:cstheme="majorBidi"/>
          <w:b/>
          <w:bCs/>
        </w:rPr>
        <w:t xml:space="preserve">You are </w:t>
      </w:r>
      <w:r w:rsidR="3A12F981" w:rsidRPr="27828C27">
        <w:rPr>
          <w:rFonts w:asciiTheme="majorHAnsi" w:hAnsiTheme="majorHAnsi" w:cstheme="majorBidi"/>
          <w:b/>
          <w:bCs/>
        </w:rPr>
        <w:t>evaluating</w:t>
      </w:r>
      <w:r w:rsidR="2C796379" w:rsidRPr="27828C27">
        <w:rPr>
          <w:rFonts w:asciiTheme="majorHAnsi" w:hAnsiTheme="majorHAnsi" w:cstheme="majorBidi"/>
          <w:b/>
          <w:bCs/>
        </w:rPr>
        <w:t xml:space="preserve"> a </w:t>
      </w:r>
      <w:r w:rsidR="4FBBFD1A" w:rsidRPr="27828C27">
        <w:rPr>
          <w:rFonts w:asciiTheme="majorHAnsi" w:hAnsiTheme="majorHAnsi" w:cstheme="majorBidi"/>
          <w:b/>
          <w:bCs/>
        </w:rPr>
        <w:t>13-year-old</w:t>
      </w:r>
      <w:r w:rsidR="2C796379" w:rsidRPr="27828C27">
        <w:rPr>
          <w:rFonts w:asciiTheme="majorHAnsi" w:hAnsiTheme="majorHAnsi" w:cstheme="majorBidi"/>
          <w:b/>
          <w:bCs/>
        </w:rPr>
        <w:t xml:space="preserve"> boy who presents with pain at t</w:t>
      </w:r>
      <w:r w:rsidR="3669BD63" w:rsidRPr="27828C27">
        <w:rPr>
          <w:rFonts w:asciiTheme="majorHAnsi" w:hAnsiTheme="majorHAnsi" w:cstheme="majorBidi"/>
          <w:b/>
          <w:bCs/>
        </w:rPr>
        <w:t xml:space="preserve">he patellar tendon. He reports pain especially when jumping or running. Upon observation, you notice a large bump at the tibial </w:t>
      </w:r>
      <w:r w:rsidR="069044DB" w:rsidRPr="27828C27">
        <w:rPr>
          <w:rFonts w:asciiTheme="majorHAnsi" w:hAnsiTheme="majorHAnsi" w:cstheme="majorBidi"/>
          <w:b/>
          <w:bCs/>
        </w:rPr>
        <w:t>tuberosity</w:t>
      </w:r>
      <w:r w:rsidR="3669BD63" w:rsidRPr="27828C27">
        <w:rPr>
          <w:rFonts w:asciiTheme="majorHAnsi" w:hAnsiTheme="majorHAnsi" w:cstheme="majorBidi"/>
          <w:b/>
          <w:bCs/>
        </w:rPr>
        <w:t xml:space="preserve">. </w:t>
      </w:r>
      <w:r w:rsidRPr="27828C27">
        <w:rPr>
          <w:rFonts w:asciiTheme="majorHAnsi" w:hAnsiTheme="majorHAnsi" w:cstheme="majorBidi"/>
          <w:b/>
          <w:bCs/>
        </w:rPr>
        <w:t xml:space="preserve">Which condition </w:t>
      </w:r>
      <w:r w:rsidR="009D77E1" w:rsidRPr="27828C27">
        <w:rPr>
          <w:rFonts w:asciiTheme="majorHAnsi" w:hAnsiTheme="majorHAnsi" w:cstheme="majorBidi"/>
          <w:b/>
          <w:bCs/>
        </w:rPr>
        <w:t xml:space="preserve">would </w:t>
      </w:r>
      <w:r w:rsidRPr="27828C27">
        <w:rPr>
          <w:rFonts w:asciiTheme="majorHAnsi" w:hAnsiTheme="majorHAnsi" w:cstheme="majorBidi"/>
          <w:b/>
          <w:bCs/>
        </w:rPr>
        <w:t xml:space="preserve">the </w:t>
      </w:r>
      <w:r w:rsidR="34F2C3DF" w:rsidRPr="27828C27">
        <w:rPr>
          <w:rFonts w:asciiTheme="majorHAnsi" w:hAnsiTheme="majorHAnsi" w:cstheme="majorBidi"/>
          <w:b/>
          <w:bCs/>
        </w:rPr>
        <w:t>patient most likely present with</w:t>
      </w:r>
      <w:r w:rsidR="009D77E1" w:rsidRPr="27828C27">
        <w:rPr>
          <w:rFonts w:asciiTheme="majorHAnsi" w:hAnsiTheme="majorHAnsi" w:cstheme="majorBidi"/>
          <w:b/>
          <w:bCs/>
        </w:rPr>
        <w:t>?</w:t>
      </w:r>
    </w:p>
    <w:p w14:paraId="4A8C60FE" w14:textId="1490C82B" w:rsidR="009D77E1" w:rsidRPr="007607F7" w:rsidRDefault="009D77E1" w:rsidP="27828C27">
      <w:pPr>
        <w:spacing w:after="0" w:line="240" w:lineRule="auto"/>
        <w:ind w:left="357"/>
        <w:rPr>
          <w:rFonts w:asciiTheme="majorHAnsi" w:hAnsiTheme="majorHAnsi" w:cstheme="majorBidi"/>
        </w:rPr>
      </w:pPr>
      <w:r w:rsidRPr="27828C27">
        <w:rPr>
          <w:rFonts w:asciiTheme="majorHAnsi" w:hAnsiTheme="majorHAnsi" w:cstheme="majorBidi"/>
        </w:rPr>
        <w:t>a</w:t>
      </w:r>
      <w:r w:rsidR="009C713A" w:rsidRPr="27828C27">
        <w:rPr>
          <w:rFonts w:asciiTheme="majorHAnsi" w:hAnsiTheme="majorHAnsi" w:cstheme="majorBidi"/>
        </w:rPr>
        <w:t>. Legg-Calvé-Perthes disease</w:t>
      </w:r>
      <w:r>
        <w:br/>
      </w:r>
    </w:p>
    <w:p w14:paraId="242430D5" w14:textId="112AA6F2" w:rsidR="009D77E1" w:rsidRPr="007607F7" w:rsidRDefault="009D77E1" w:rsidP="27828C27">
      <w:pPr>
        <w:spacing w:after="0" w:line="240" w:lineRule="auto"/>
        <w:ind w:left="357"/>
        <w:rPr>
          <w:rFonts w:asciiTheme="majorHAnsi" w:hAnsiTheme="majorHAnsi" w:cstheme="majorBidi"/>
        </w:rPr>
      </w:pPr>
      <w:r w:rsidRPr="27828C27">
        <w:rPr>
          <w:rFonts w:asciiTheme="majorHAnsi" w:hAnsiTheme="majorHAnsi" w:cstheme="majorBidi"/>
        </w:rPr>
        <w:t>b</w:t>
      </w:r>
      <w:r w:rsidR="009C713A" w:rsidRPr="27828C27">
        <w:rPr>
          <w:rFonts w:asciiTheme="majorHAnsi" w:hAnsiTheme="majorHAnsi" w:cstheme="majorBidi"/>
        </w:rPr>
        <w:t>. Sinding-Larsen-Johannson syndrome</w:t>
      </w:r>
      <w:r>
        <w:br/>
      </w:r>
    </w:p>
    <w:p w14:paraId="75844A10" w14:textId="11602FFE" w:rsidR="009D77E1" w:rsidRPr="007607F7" w:rsidRDefault="009D77E1" w:rsidP="27828C27">
      <w:pPr>
        <w:spacing w:after="0" w:line="240" w:lineRule="auto"/>
        <w:ind w:left="357"/>
        <w:rPr>
          <w:rFonts w:asciiTheme="majorHAnsi" w:hAnsiTheme="majorHAnsi" w:cstheme="majorBidi"/>
        </w:rPr>
      </w:pPr>
      <w:r w:rsidRPr="27828C27">
        <w:rPr>
          <w:rFonts w:asciiTheme="majorHAnsi" w:hAnsiTheme="majorHAnsi" w:cstheme="majorBidi"/>
        </w:rPr>
        <w:t>*c</w:t>
      </w:r>
      <w:r w:rsidR="009C713A" w:rsidRPr="27828C27">
        <w:rPr>
          <w:rFonts w:asciiTheme="majorHAnsi" w:hAnsiTheme="majorHAnsi" w:cstheme="majorBidi"/>
        </w:rPr>
        <w:t>. Osgood-Schlatter</w:t>
      </w:r>
      <w:r w:rsidR="007607F7" w:rsidRPr="27828C27">
        <w:rPr>
          <w:rFonts w:asciiTheme="majorHAnsi" w:hAnsiTheme="majorHAnsi" w:cstheme="majorBidi"/>
        </w:rPr>
        <w:t>’</w:t>
      </w:r>
      <w:r w:rsidR="009C713A" w:rsidRPr="27828C27">
        <w:rPr>
          <w:rFonts w:asciiTheme="majorHAnsi" w:hAnsiTheme="majorHAnsi" w:cstheme="majorBidi"/>
        </w:rPr>
        <w:t>s disease</w:t>
      </w:r>
    </w:p>
    <w:p w14:paraId="4FC9BB82" w14:textId="11590ADE" w:rsidR="009D77E1" w:rsidRPr="007607F7" w:rsidRDefault="009D77E1" w:rsidP="27828C27">
      <w:pPr>
        <w:spacing w:after="0" w:line="240" w:lineRule="auto"/>
        <w:ind w:left="357"/>
        <w:rPr>
          <w:rFonts w:asciiTheme="majorHAnsi" w:hAnsiTheme="majorHAnsi" w:cstheme="majorBidi"/>
        </w:rPr>
      </w:pPr>
      <w:r w:rsidRPr="27828C27">
        <w:rPr>
          <w:rFonts w:asciiTheme="majorHAnsi" w:hAnsiTheme="majorHAnsi" w:cstheme="majorBidi"/>
        </w:rPr>
        <w:t>d</w:t>
      </w:r>
      <w:r w:rsidR="009C713A" w:rsidRPr="27828C27">
        <w:rPr>
          <w:rFonts w:asciiTheme="majorHAnsi" w:hAnsiTheme="majorHAnsi" w:cstheme="majorBidi"/>
        </w:rPr>
        <w:t>. Salter-Harris fracture</w:t>
      </w:r>
      <w:r>
        <w:br/>
      </w:r>
    </w:p>
    <w:p w14:paraId="10F745C4" w14:textId="3BFBAC07" w:rsidR="009C713A" w:rsidRDefault="009D77E1" w:rsidP="27828C27">
      <w:pPr>
        <w:spacing w:after="0" w:line="240" w:lineRule="auto"/>
        <w:ind w:left="357"/>
        <w:rPr>
          <w:rFonts w:asciiTheme="majorHAnsi" w:hAnsiTheme="majorHAnsi" w:cstheme="majorBidi"/>
        </w:rPr>
      </w:pPr>
      <w:r w:rsidRPr="27828C27">
        <w:rPr>
          <w:rFonts w:asciiTheme="majorHAnsi" w:hAnsiTheme="majorHAnsi" w:cstheme="majorBidi"/>
        </w:rPr>
        <w:t>e</w:t>
      </w:r>
      <w:r w:rsidR="009C713A" w:rsidRPr="27828C27">
        <w:rPr>
          <w:rFonts w:asciiTheme="majorHAnsi" w:hAnsiTheme="majorHAnsi" w:cstheme="majorBidi"/>
        </w:rPr>
        <w:t>. Anterior tibial syndrome</w:t>
      </w:r>
    </w:p>
    <w:p w14:paraId="75BE57F4" w14:textId="77777777" w:rsidR="00AF0E2E" w:rsidRPr="007607F7" w:rsidRDefault="00AF0E2E" w:rsidP="00AF0E2E">
      <w:pPr>
        <w:spacing w:after="0" w:line="240" w:lineRule="auto"/>
        <w:rPr>
          <w:rFonts w:asciiTheme="majorHAnsi" w:hAnsiTheme="majorHAnsi" w:cstheme="majorHAnsi"/>
        </w:rPr>
      </w:pPr>
    </w:p>
    <w:p w14:paraId="1664D707" w14:textId="6F74AF94" w:rsidR="009C713A" w:rsidRPr="007607F7" w:rsidRDefault="009C713A" w:rsidP="00D0006F">
      <w:pPr>
        <w:spacing w:after="120" w:line="240" w:lineRule="auto"/>
        <w:rPr>
          <w:rFonts w:asciiTheme="majorHAnsi" w:hAnsiTheme="majorHAnsi" w:cstheme="majorHAnsi"/>
        </w:rPr>
      </w:pPr>
      <w:r w:rsidRPr="007607F7">
        <w:rPr>
          <w:rFonts w:asciiTheme="majorHAnsi" w:hAnsiTheme="majorHAnsi" w:cstheme="majorHAnsi"/>
          <w:b/>
          <w:bCs/>
        </w:rPr>
        <w:t>37. Which of the following mechanisms is associated with a contact rupture mechanism of the ACL?</w:t>
      </w:r>
    </w:p>
    <w:p w14:paraId="526FB712" w14:textId="74021AD1" w:rsidR="00B65FA8" w:rsidRPr="007607F7" w:rsidRDefault="00B65FA8" w:rsidP="27828C27">
      <w:pPr>
        <w:spacing w:after="0" w:line="240" w:lineRule="auto"/>
        <w:ind w:left="357"/>
        <w:rPr>
          <w:rFonts w:asciiTheme="majorHAnsi" w:hAnsiTheme="majorHAnsi" w:cstheme="majorBidi"/>
        </w:rPr>
      </w:pPr>
      <w:r w:rsidRPr="27828C27">
        <w:rPr>
          <w:rFonts w:asciiTheme="majorHAnsi" w:hAnsiTheme="majorHAnsi" w:cstheme="majorBidi"/>
        </w:rPr>
        <w:t>a</w:t>
      </w:r>
      <w:r w:rsidR="009C713A" w:rsidRPr="27828C27">
        <w:rPr>
          <w:rFonts w:asciiTheme="majorHAnsi" w:hAnsiTheme="majorHAnsi" w:cstheme="majorBidi"/>
        </w:rPr>
        <w:t>. Internal tibial rotation plus varus force</w:t>
      </w:r>
      <w:r>
        <w:br/>
      </w:r>
    </w:p>
    <w:p w14:paraId="0C0413B0" w14:textId="4C5C83F3" w:rsidR="00B65FA8" w:rsidRPr="007607F7" w:rsidRDefault="00B65FA8" w:rsidP="27828C27">
      <w:pPr>
        <w:spacing w:after="0" w:line="240" w:lineRule="auto"/>
        <w:ind w:left="357"/>
        <w:rPr>
          <w:rFonts w:asciiTheme="majorHAnsi" w:hAnsiTheme="majorHAnsi" w:cstheme="majorBidi"/>
        </w:rPr>
      </w:pPr>
      <w:r w:rsidRPr="27828C27">
        <w:rPr>
          <w:rFonts w:asciiTheme="majorHAnsi" w:hAnsiTheme="majorHAnsi" w:cstheme="majorBidi"/>
        </w:rPr>
        <w:t>*b</w:t>
      </w:r>
      <w:r w:rsidR="009C713A" w:rsidRPr="27828C27">
        <w:rPr>
          <w:rFonts w:asciiTheme="majorHAnsi" w:hAnsiTheme="majorHAnsi" w:cstheme="majorBidi"/>
        </w:rPr>
        <w:t>. External tibial rotation plus valgus force</w:t>
      </w:r>
      <w:r>
        <w:br/>
      </w:r>
    </w:p>
    <w:p w14:paraId="0BE93547" w14:textId="3A6833F0" w:rsidR="00B65FA8" w:rsidRPr="007607F7" w:rsidRDefault="00B65FA8" w:rsidP="27828C27">
      <w:pPr>
        <w:spacing w:after="0" w:line="240" w:lineRule="auto"/>
        <w:ind w:left="357"/>
        <w:rPr>
          <w:rFonts w:asciiTheme="majorHAnsi" w:hAnsiTheme="majorHAnsi" w:cstheme="majorBidi"/>
        </w:rPr>
      </w:pPr>
      <w:r w:rsidRPr="27828C27">
        <w:rPr>
          <w:rFonts w:asciiTheme="majorHAnsi" w:hAnsiTheme="majorHAnsi" w:cstheme="majorBidi"/>
        </w:rPr>
        <w:t>c</w:t>
      </w:r>
      <w:r w:rsidR="009C713A" w:rsidRPr="27828C27">
        <w:rPr>
          <w:rFonts w:asciiTheme="majorHAnsi" w:hAnsiTheme="majorHAnsi" w:cstheme="majorBidi"/>
        </w:rPr>
        <w:t>. Internal tibial rotation plus valgus force</w:t>
      </w:r>
      <w:r>
        <w:br/>
      </w:r>
    </w:p>
    <w:p w14:paraId="3E09295B" w14:textId="0C353EAD" w:rsidR="00B65FA8" w:rsidRPr="007607F7" w:rsidRDefault="00B65FA8" w:rsidP="27828C27">
      <w:pPr>
        <w:spacing w:after="0" w:line="240" w:lineRule="auto"/>
        <w:ind w:left="357"/>
        <w:rPr>
          <w:rFonts w:asciiTheme="majorHAnsi" w:hAnsiTheme="majorHAnsi" w:cstheme="majorBidi"/>
        </w:rPr>
      </w:pPr>
      <w:r w:rsidRPr="27828C27">
        <w:rPr>
          <w:rFonts w:asciiTheme="majorHAnsi" w:hAnsiTheme="majorHAnsi" w:cstheme="majorBidi"/>
        </w:rPr>
        <w:t>d</w:t>
      </w:r>
      <w:r w:rsidR="009C713A" w:rsidRPr="27828C27">
        <w:rPr>
          <w:rFonts w:asciiTheme="majorHAnsi" w:hAnsiTheme="majorHAnsi" w:cstheme="majorBidi"/>
        </w:rPr>
        <w:t>. External tibial rotation plus varus force</w:t>
      </w:r>
      <w:r>
        <w:br/>
      </w:r>
    </w:p>
    <w:p w14:paraId="3599E968" w14:textId="675126DF" w:rsidR="009C713A" w:rsidRPr="007607F7" w:rsidRDefault="00B65FA8" w:rsidP="27828C27">
      <w:pPr>
        <w:spacing w:after="0" w:line="240" w:lineRule="auto"/>
        <w:ind w:left="357"/>
        <w:rPr>
          <w:rFonts w:asciiTheme="majorHAnsi" w:hAnsiTheme="majorHAnsi" w:cstheme="majorBidi"/>
        </w:rPr>
      </w:pPr>
      <w:r w:rsidRPr="27828C27">
        <w:rPr>
          <w:rFonts w:asciiTheme="majorHAnsi" w:hAnsiTheme="majorHAnsi" w:cstheme="majorBidi"/>
        </w:rPr>
        <w:t>e</w:t>
      </w:r>
      <w:r w:rsidR="009C713A" w:rsidRPr="27828C27">
        <w:rPr>
          <w:rFonts w:asciiTheme="majorHAnsi" w:hAnsiTheme="majorHAnsi" w:cstheme="majorBidi"/>
        </w:rPr>
        <w:t>. Internal tibial rotation plus anterior force</w:t>
      </w:r>
    </w:p>
    <w:p w14:paraId="3B1DF2E6" w14:textId="400CD266" w:rsidR="009C713A" w:rsidRPr="007607F7" w:rsidRDefault="009C713A" w:rsidP="27828C27">
      <w:pPr>
        <w:spacing w:after="0" w:line="240" w:lineRule="auto"/>
        <w:rPr>
          <w:rStyle w:val="SubtleEmphasis"/>
          <w:rFonts w:asciiTheme="majorHAnsi" w:hAnsiTheme="majorHAnsi" w:cstheme="majorBidi"/>
        </w:rPr>
      </w:pPr>
    </w:p>
    <w:p w14:paraId="38DE9FCF" w14:textId="7C02DE10" w:rsidR="009C713A" w:rsidRPr="007607F7" w:rsidRDefault="009C713A" w:rsidP="00D0006F">
      <w:pPr>
        <w:spacing w:after="120" w:line="240" w:lineRule="auto"/>
        <w:rPr>
          <w:rFonts w:asciiTheme="majorHAnsi" w:hAnsiTheme="majorHAnsi" w:cstheme="majorHAnsi"/>
        </w:rPr>
      </w:pPr>
      <w:r w:rsidRPr="007607F7">
        <w:rPr>
          <w:rFonts w:asciiTheme="majorHAnsi" w:hAnsiTheme="majorHAnsi" w:cstheme="majorHAnsi"/>
          <w:b/>
          <w:bCs/>
        </w:rPr>
        <w:t xml:space="preserve">38. Which of the following terms is defined as a lower-extremity alignment that is commonly referred to as </w:t>
      </w:r>
      <w:r w:rsidR="007607F7" w:rsidRPr="007607F7">
        <w:rPr>
          <w:rFonts w:asciiTheme="majorHAnsi" w:hAnsiTheme="majorHAnsi" w:cstheme="majorHAnsi"/>
          <w:b/>
          <w:bCs/>
        </w:rPr>
        <w:t>“</w:t>
      </w:r>
      <w:r w:rsidRPr="007607F7">
        <w:rPr>
          <w:rFonts w:asciiTheme="majorHAnsi" w:hAnsiTheme="majorHAnsi" w:cstheme="majorHAnsi"/>
          <w:b/>
          <w:bCs/>
        </w:rPr>
        <w:t>bow-legged</w:t>
      </w:r>
      <w:r w:rsidR="007607F7" w:rsidRPr="007607F7">
        <w:rPr>
          <w:rFonts w:asciiTheme="majorHAnsi" w:hAnsiTheme="majorHAnsi" w:cstheme="majorHAnsi"/>
          <w:b/>
          <w:bCs/>
        </w:rPr>
        <w:t>”</w:t>
      </w:r>
      <w:r w:rsidRPr="007607F7">
        <w:rPr>
          <w:rFonts w:asciiTheme="majorHAnsi" w:hAnsiTheme="majorHAnsi" w:cstheme="majorHAnsi"/>
          <w:b/>
          <w:bCs/>
        </w:rPr>
        <w:t>?</w:t>
      </w:r>
    </w:p>
    <w:p w14:paraId="0DC2F2BB" w14:textId="03346D33" w:rsidR="00B65FA8" w:rsidRPr="007607F7" w:rsidRDefault="00B65FA8" w:rsidP="27828C27">
      <w:pPr>
        <w:spacing w:after="0" w:line="240" w:lineRule="auto"/>
        <w:ind w:left="357"/>
        <w:rPr>
          <w:rFonts w:asciiTheme="majorHAnsi" w:hAnsiTheme="majorHAnsi" w:cstheme="majorBidi"/>
          <w:lang w:val="it-IT"/>
          <w:rPrChange w:id="19" w:author="" w16du:dateUtc="2026-05-18T16:02:00Z">
            <w:rPr/>
          </w:rPrChange>
        </w:rPr>
      </w:pPr>
      <w:r w:rsidRPr="27828C27">
        <w:rPr>
          <w:rFonts w:asciiTheme="majorHAnsi" w:hAnsiTheme="majorHAnsi" w:cstheme="majorBidi"/>
          <w:lang w:val="it-IT"/>
        </w:rPr>
        <w:t>*a</w:t>
      </w:r>
      <w:r w:rsidR="009C713A" w:rsidRPr="27828C27">
        <w:rPr>
          <w:rFonts w:asciiTheme="majorHAnsi" w:hAnsiTheme="majorHAnsi" w:cstheme="majorBidi"/>
          <w:lang w:val="it-IT"/>
        </w:rPr>
        <w:t>. Genu varum</w:t>
      </w:r>
      <w:r>
        <w:br/>
      </w:r>
    </w:p>
    <w:p w14:paraId="492A510B" w14:textId="248ABB3C" w:rsidR="00B65FA8" w:rsidRPr="007607F7" w:rsidRDefault="00B65FA8" w:rsidP="27828C27">
      <w:pPr>
        <w:spacing w:after="0" w:line="240" w:lineRule="auto"/>
        <w:ind w:left="357"/>
        <w:rPr>
          <w:rFonts w:asciiTheme="majorHAnsi" w:hAnsiTheme="majorHAnsi" w:cstheme="majorBidi"/>
          <w:lang w:val="it-IT"/>
        </w:rPr>
      </w:pPr>
      <w:r w:rsidRPr="27828C27">
        <w:rPr>
          <w:rFonts w:asciiTheme="majorHAnsi" w:hAnsiTheme="majorHAnsi" w:cstheme="majorBidi"/>
          <w:lang w:val="it-IT"/>
        </w:rPr>
        <w:t>b</w:t>
      </w:r>
      <w:r w:rsidR="009C713A" w:rsidRPr="27828C27">
        <w:rPr>
          <w:rFonts w:asciiTheme="majorHAnsi" w:hAnsiTheme="majorHAnsi" w:cstheme="majorBidi"/>
          <w:lang w:val="it-IT"/>
        </w:rPr>
        <w:t>. Genu valgum</w:t>
      </w:r>
      <w:r>
        <w:br/>
      </w:r>
    </w:p>
    <w:p w14:paraId="40924DF0" w14:textId="65D46060" w:rsidR="00B65FA8" w:rsidRPr="007607F7" w:rsidRDefault="00B65FA8" w:rsidP="27828C27">
      <w:pPr>
        <w:spacing w:after="0" w:line="240" w:lineRule="auto"/>
        <w:ind w:left="357"/>
        <w:rPr>
          <w:rFonts w:asciiTheme="majorHAnsi" w:hAnsiTheme="majorHAnsi" w:cstheme="majorBidi"/>
          <w:lang w:val="en-IN"/>
          <w:rPrChange w:id="20" w:author="" w16du:dateUtc="2026-05-18T20:03:00Z">
            <w:rPr>
              <w:lang w:val="it-IT"/>
            </w:rPr>
          </w:rPrChange>
        </w:rPr>
      </w:pPr>
      <w:r w:rsidRPr="27828C27">
        <w:rPr>
          <w:rFonts w:asciiTheme="majorHAnsi" w:hAnsiTheme="majorHAnsi" w:cstheme="majorBidi"/>
          <w:lang w:val="en-IN"/>
        </w:rPr>
        <w:t>c</w:t>
      </w:r>
      <w:r w:rsidR="009C713A" w:rsidRPr="27828C27">
        <w:rPr>
          <w:rFonts w:asciiTheme="majorHAnsi" w:hAnsiTheme="majorHAnsi" w:cstheme="majorBidi"/>
          <w:lang w:val="en-IN"/>
        </w:rPr>
        <w:t>. Genu recurvatum</w:t>
      </w:r>
      <w:r>
        <w:br/>
      </w:r>
    </w:p>
    <w:p w14:paraId="1774F1FD" w14:textId="02F979D5" w:rsidR="00B65FA8" w:rsidRPr="007607F7" w:rsidRDefault="00B65FA8" w:rsidP="27828C27">
      <w:pPr>
        <w:spacing w:after="0" w:line="240" w:lineRule="auto"/>
        <w:ind w:left="357"/>
        <w:rPr>
          <w:rFonts w:asciiTheme="majorHAnsi" w:hAnsiTheme="majorHAnsi" w:cstheme="majorBidi"/>
          <w:lang w:val="en-IN"/>
          <w:rPrChange w:id="21" w:author="" w16du:dateUtc="2026-05-18T20:03:00Z">
            <w:rPr>
              <w:lang w:val="it-IT"/>
            </w:rPr>
          </w:rPrChange>
        </w:rPr>
      </w:pPr>
      <w:r w:rsidRPr="27828C27">
        <w:rPr>
          <w:rFonts w:asciiTheme="majorHAnsi" w:hAnsiTheme="majorHAnsi" w:cstheme="majorBidi"/>
          <w:lang w:val="en-IN"/>
        </w:rPr>
        <w:lastRenderedPageBreak/>
        <w:t>d</w:t>
      </w:r>
      <w:r w:rsidR="009C713A" w:rsidRPr="27828C27">
        <w:rPr>
          <w:rFonts w:asciiTheme="majorHAnsi" w:hAnsiTheme="majorHAnsi" w:cstheme="majorBidi"/>
          <w:lang w:val="en-IN"/>
        </w:rPr>
        <w:t>. Femoral retroversion</w:t>
      </w:r>
      <w:r>
        <w:br/>
      </w:r>
    </w:p>
    <w:p w14:paraId="4FA591B4" w14:textId="225B855C" w:rsidR="009C713A" w:rsidRPr="007607F7" w:rsidRDefault="00B65FA8" w:rsidP="27828C27">
      <w:pPr>
        <w:spacing w:after="0" w:line="240" w:lineRule="auto"/>
        <w:ind w:left="357"/>
        <w:rPr>
          <w:rFonts w:asciiTheme="majorHAnsi" w:hAnsiTheme="majorHAnsi" w:cstheme="majorBidi"/>
        </w:rPr>
      </w:pPr>
      <w:r w:rsidRPr="27828C27">
        <w:rPr>
          <w:rFonts w:asciiTheme="majorHAnsi" w:hAnsiTheme="majorHAnsi" w:cstheme="majorBidi"/>
          <w:lang w:val="en-IN"/>
        </w:rPr>
        <w:t>e</w:t>
      </w:r>
      <w:r w:rsidR="009C713A" w:rsidRPr="27828C27">
        <w:rPr>
          <w:rFonts w:asciiTheme="majorHAnsi" w:hAnsiTheme="majorHAnsi" w:cstheme="majorBidi"/>
          <w:lang w:val="en-IN"/>
        </w:rPr>
        <w:t xml:space="preserve">. </w:t>
      </w:r>
      <w:r w:rsidR="009C713A" w:rsidRPr="27828C27">
        <w:rPr>
          <w:rFonts w:asciiTheme="majorHAnsi" w:hAnsiTheme="majorHAnsi" w:cstheme="majorBidi"/>
        </w:rPr>
        <w:t>Femoral anteversion</w:t>
      </w:r>
    </w:p>
    <w:p w14:paraId="7D014D24" w14:textId="68EBB72A" w:rsidR="009A770D" w:rsidRPr="007607F7" w:rsidRDefault="009A770D" w:rsidP="27828C27">
      <w:pPr>
        <w:spacing w:after="0" w:line="240" w:lineRule="auto"/>
        <w:rPr>
          <w:rStyle w:val="SubtleEmphasis"/>
          <w:rFonts w:asciiTheme="majorHAnsi" w:hAnsiTheme="majorHAnsi" w:cstheme="majorBidi"/>
        </w:rPr>
      </w:pPr>
    </w:p>
    <w:p w14:paraId="5701FC8F" w14:textId="5F772A99" w:rsidR="009C713A" w:rsidRPr="007607F7" w:rsidRDefault="009C713A" w:rsidP="00D0006F">
      <w:pPr>
        <w:spacing w:after="120" w:line="240" w:lineRule="auto"/>
        <w:rPr>
          <w:rFonts w:asciiTheme="majorHAnsi" w:hAnsiTheme="majorHAnsi" w:cstheme="majorHAnsi"/>
        </w:rPr>
      </w:pPr>
      <w:r w:rsidRPr="007607F7">
        <w:rPr>
          <w:rFonts w:asciiTheme="majorHAnsi" w:hAnsiTheme="majorHAnsi" w:cstheme="majorHAnsi"/>
          <w:b/>
          <w:bCs/>
        </w:rPr>
        <w:t>39. Which of the following terms properly designates the foot alignment and structure associated with a navicular tuberosity location that is above the Feiss line in a weight-bearing condition?</w:t>
      </w:r>
    </w:p>
    <w:p w14:paraId="5863E3A2" w14:textId="0CC5F8F2" w:rsidR="00B65FA8" w:rsidRPr="007607F7" w:rsidRDefault="00B65FA8" w:rsidP="27828C27">
      <w:pPr>
        <w:spacing w:after="0" w:line="240" w:lineRule="auto"/>
        <w:ind w:left="357"/>
        <w:rPr>
          <w:rFonts w:asciiTheme="majorHAnsi" w:hAnsiTheme="majorHAnsi" w:cstheme="majorBidi"/>
        </w:rPr>
      </w:pPr>
      <w:r w:rsidRPr="27828C27">
        <w:rPr>
          <w:rFonts w:asciiTheme="majorHAnsi" w:hAnsiTheme="majorHAnsi" w:cstheme="majorBidi"/>
        </w:rPr>
        <w:t>*a</w:t>
      </w:r>
      <w:r w:rsidR="009C713A" w:rsidRPr="27828C27">
        <w:rPr>
          <w:rFonts w:asciiTheme="majorHAnsi" w:hAnsiTheme="majorHAnsi" w:cstheme="majorBidi"/>
        </w:rPr>
        <w:t>. Pes cavus</w:t>
      </w:r>
      <w:r>
        <w:br/>
      </w:r>
    </w:p>
    <w:p w14:paraId="26008009" w14:textId="502850D4" w:rsidR="00B65FA8" w:rsidRPr="007607F7" w:rsidRDefault="00B65FA8" w:rsidP="27828C27">
      <w:pPr>
        <w:spacing w:after="0" w:line="240" w:lineRule="auto"/>
        <w:ind w:left="357"/>
        <w:rPr>
          <w:rFonts w:asciiTheme="majorHAnsi" w:hAnsiTheme="majorHAnsi" w:cstheme="majorBidi"/>
        </w:rPr>
      </w:pPr>
      <w:r w:rsidRPr="27828C27">
        <w:rPr>
          <w:rFonts w:asciiTheme="majorHAnsi" w:hAnsiTheme="majorHAnsi" w:cstheme="majorBidi"/>
        </w:rPr>
        <w:t>b</w:t>
      </w:r>
      <w:r w:rsidR="009C713A" w:rsidRPr="27828C27">
        <w:rPr>
          <w:rFonts w:asciiTheme="majorHAnsi" w:hAnsiTheme="majorHAnsi" w:cstheme="majorBidi"/>
        </w:rPr>
        <w:t>. Pes planus</w:t>
      </w:r>
      <w:r>
        <w:br/>
      </w:r>
    </w:p>
    <w:p w14:paraId="4DE728C5" w14:textId="0EBE513A" w:rsidR="00B65FA8" w:rsidRPr="007607F7" w:rsidRDefault="00B65FA8" w:rsidP="27828C27">
      <w:pPr>
        <w:spacing w:after="0" w:line="240" w:lineRule="auto"/>
        <w:ind w:left="357"/>
        <w:rPr>
          <w:rFonts w:asciiTheme="majorHAnsi" w:hAnsiTheme="majorHAnsi" w:cstheme="majorBidi"/>
        </w:rPr>
      </w:pPr>
      <w:r w:rsidRPr="27828C27">
        <w:rPr>
          <w:rFonts w:asciiTheme="majorHAnsi" w:hAnsiTheme="majorHAnsi" w:cstheme="majorBidi"/>
        </w:rPr>
        <w:t>c</w:t>
      </w:r>
      <w:r w:rsidR="009C713A" w:rsidRPr="27828C27">
        <w:rPr>
          <w:rFonts w:asciiTheme="majorHAnsi" w:hAnsiTheme="majorHAnsi" w:cstheme="majorBidi"/>
        </w:rPr>
        <w:t>. Tibial torsion</w:t>
      </w:r>
      <w:r>
        <w:br/>
      </w:r>
    </w:p>
    <w:p w14:paraId="17F7150E" w14:textId="1EA6CB12" w:rsidR="00B65FA8" w:rsidRPr="007607F7" w:rsidRDefault="00B65FA8" w:rsidP="27828C27">
      <w:pPr>
        <w:spacing w:after="0" w:line="240" w:lineRule="auto"/>
        <w:ind w:left="357"/>
        <w:rPr>
          <w:rFonts w:asciiTheme="majorHAnsi" w:hAnsiTheme="majorHAnsi" w:cstheme="majorBidi"/>
        </w:rPr>
      </w:pPr>
      <w:r w:rsidRPr="27828C27">
        <w:rPr>
          <w:rFonts w:asciiTheme="majorHAnsi" w:hAnsiTheme="majorHAnsi" w:cstheme="majorBidi"/>
        </w:rPr>
        <w:t>d</w:t>
      </w:r>
      <w:r w:rsidR="009C713A" w:rsidRPr="27828C27">
        <w:rPr>
          <w:rFonts w:asciiTheme="majorHAnsi" w:hAnsiTheme="majorHAnsi" w:cstheme="majorBidi"/>
        </w:rPr>
        <w:t>. Plantar flexed first ray</w:t>
      </w:r>
      <w:r>
        <w:br/>
      </w:r>
    </w:p>
    <w:p w14:paraId="0242E999" w14:textId="0E8BC20F" w:rsidR="009C713A" w:rsidRPr="007607F7" w:rsidRDefault="00B65FA8" w:rsidP="27828C27">
      <w:pPr>
        <w:spacing w:after="0" w:line="240" w:lineRule="auto"/>
        <w:ind w:left="357"/>
        <w:rPr>
          <w:rFonts w:asciiTheme="majorHAnsi" w:hAnsiTheme="majorHAnsi" w:cstheme="majorBidi"/>
        </w:rPr>
      </w:pPr>
      <w:r w:rsidRPr="27828C27">
        <w:rPr>
          <w:rFonts w:asciiTheme="majorHAnsi" w:hAnsiTheme="majorHAnsi" w:cstheme="majorBidi"/>
        </w:rPr>
        <w:t>e</w:t>
      </w:r>
      <w:r w:rsidR="009C713A" w:rsidRPr="27828C27">
        <w:rPr>
          <w:rFonts w:asciiTheme="majorHAnsi" w:hAnsiTheme="majorHAnsi" w:cstheme="majorBidi"/>
        </w:rPr>
        <w:t>. Equinus deformity</w:t>
      </w:r>
    </w:p>
    <w:p w14:paraId="17EA689F" w14:textId="7EE95942" w:rsidR="009C713A" w:rsidRPr="007607F7" w:rsidRDefault="009C713A" w:rsidP="27828C27">
      <w:pPr>
        <w:spacing w:after="0" w:line="240" w:lineRule="auto"/>
        <w:rPr>
          <w:rStyle w:val="SubtleEmphasis"/>
          <w:rFonts w:asciiTheme="majorHAnsi" w:hAnsiTheme="majorHAnsi" w:cstheme="majorBidi"/>
        </w:rPr>
      </w:pPr>
    </w:p>
    <w:p w14:paraId="426956A9" w14:textId="6AB75FFD" w:rsidR="009C713A" w:rsidRPr="007607F7" w:rsidRDefault="009C713A" w:rsidP="00D0006F">
      <w:pPr>
        <w:spacing w:after="120" w:line="240" w:lineRule="auto"/>
        <w:rPr>
          <w:rFonts w:asciiTheme="majorHAnsi" w:hAnsiTheme="majorHAnsi" w:cstheme="majorHAnsi"/>
        </w:rPr>
      </w:pPr>
      <w:r w:rsidRPr="007607F7">
        <w:rPr>
          <w:rFonts w:asciiTheme="majorHAnsi" w:hAnsiTheme="majorHAnsi" w:cstheme="majorHAnsi"/>
          <w:b/>
          <w:bCs/>
        </w:rPr>
        <w:t>40. Which of the following has a tendon insertion on the distal phalanx of the finger?</w:t>
      </w:r>
    </w:p>
    <w:p w14:paraId="78B5757F" w14:textId="355A4741" w:rsidR="00B65FA8" w:rsidRPr="007607F7" w:rsidRDefault="00B65FA8" w:rsidP="27828C27">
      <w:pPr>
        <w:spacing w:after="0" w:line="240" w:lineRule="auto"/>
        <w:ind w:left="357"/>
        <w:rPr>
          <w:rFonts w:asciiTheme="majorHAnsi" w:hAnsiTheme="majorHAnsi" w:cstheme="majorBidi"/>
        </w:rPr>
      </w:pPr>
      <w:r w:rsidRPr="27828C27">
        <w:rPr>
          <w:rFonts w:asciiTheme="majorHAnsi" w:hAnsiTheme="majorHAnsi" w:cstheme="majorBidi"/>
        </w:rPr>
        <w:t>a</w:t>
      </w:r>
      <w:r w:rsidR="009C713A" w:rsidRPr="27828C27">
        <w:rPr>
          <w:rFonts w:asciiTheme="majorHAnsi" w:hAnsiTheme="majorHAnsi" w:cstheme="majorBidi"/>
        </w:rPr>
        <w:t>. Flexor digitorum superficialis</w:t>
      </w:r>
      <w:r>
        <w:br/>
      </w:r>
    </w:p>
    <w:p w14:paraId="4E249E3D" w14:textId="612BA185" w:rsidR="00B65FA8" w:rsidRPr="007607F7" w:rsidRDefault="00B65FA8" w:rsidP="27828C27">
      <w:pPr>
        <w:spacing w:after="0" w:line="240" w:lineRule="auto"/>
        <w:ind w:left="357"/>
        <w:rPr>
          <w:rFonts w:asciiTheme="majorHAnsi" w:hAnsiTheme="majorHAnsi" w:cstheme="majorBidi"/>
        </w:rPr>
      </w:pPr>
      <w:r w:rsidRPr="27828C27">
        <w:rPr>
          <w:rFonts w:asciiTheme="majorHAnsi" w:hAnsiTheme="majorHAnsi" w:cstheme="majorBidi"/>
        </w:rPr>
        <w:t>b</w:t>
      </w:r>
      <w:r w:rsidR="009C713A" w:rsidRPr="27828C27">
        <w:rPr>
          <w:rFonts w:asciiTheme="majorHAnsi" w:hAnsiTheme="majorHAnsi" w:cstheme="majorBidi"/>
        </w:rPr>
        <w:t>. Flexor digitorum longus</w:t>
      </w:r>
      <w:r>
        <w:br/>
      </w:r>
    </w:p>
    <w:p w14:paraId="73CD27E3" w14:textId="683AD5B0" w:rsidR="00B65FA8" w:rsidRPr="007607F7" w:rsidRDefault="00B65FA8" w:rsidP="27828C27">
      <w:pPr>
        <w:spacing w:after="0" w:line="240" w:lineRule="auto"/>
        <w:ind w:left="357"/>
        <w:rPr>
          <w:rFonts w:asciiTheme="majorHAnsi" w:hAnsiTheme="majorHAnsi" w:cstheme="majorBidi"/>
        </w:rPr>
      </w:pPr>
      <w:r w:rsidRPr="27828C27">
        <w:rPr>
          <w:rFonts w:asciiTheme="majorHAnsi" w:hAnsiTheme="majorHAnsi" w:cstheme="majorBidi"/>
        </w:rPr>
        <w:t>*c</w:t>
      </w:r>
      <w:r w:rsidR="009C713A" w:rsidRPr="27828C27">
        <w:rPr>
          <w:rFonts w:asciiTheme="majorHAnsi" w:hAnsiTheme="majorHAnsi" w:cstheme="majorBidi"/>
        </w:rPr>
        <w:t>. Flexor digitorum profundus</w:t>
      </w:r>
      <w:r>
        <w:br/>
      </w:r>
    </w:p>
    <w:p w14:paraId="1A20FBFE" w14:textId="69A14855" w:rsidR="00B65FA8" w:rsidRPr="007607F7" w:rsidRDefault="00B65FA8" w:rsidP="27828C27">
      <w:pPr>
        <w:spacing w:after="0" w:line="240" w:lineRule="auto"/>
        <w:ind w:left="357"/>
        <w:rPr>
          <w:rFonts w:asciiTheme="majorHAnsi" w:hAnsiTheme="majorHAnsi" w:cstheme="majorBidi"/>
        </w:rPr>
      </w:pPr>
      <w:r w:rsidRPr="27828C27">
        <w:rPr>
          <w:rFonts w:asciiTheme="majorHAnsi" w:hAnsiTheme="majorHAnsi" w:cstheme="majorBidi"/>
        </w:rPr>
        <w:t>d</w:t>
      </w:r>
      <w:r w:rsidR="009C713A" w:rsidRPr="27828C27">
        <w:rPr>
          <w:rFonts w:asciiTheme="majorHAnsi" w:hAnsiTheme="majorHAnsi" w:cstheme="majorBidi"/>
        </w:rPr>
        <w:t>. Flexor digitorum brevis</w:t>
      </w:r>
      <w:r>
        <w:br/>
      </w:r>
    </w:p>
    <w:p w14:paraId="5E2E708D" w14:textId="2B431023" w:rsidR="009C713A" w:rsidRPr="007607F7" w:rsidRDefault="00B65FA8" w:rsidP="27828C27">
      <w:pPr>
        <w:spacing w:after="0" w:line="240" w:lineRule="auto"/>
        <w:ind w:left="357"/>
        <w:rPr>
          <w:rFonts w:asciiTheme="majorHAnsi" w:hAnsiTheme="majorHAnsi" w:cstheme="majorBidi"/>
        </w:rPr>
      </w:pPr>
      <w:r w:rsidRPr="27828C27">
        <w:rPr>
          <w:rFonts w:asciiTheme="majorHAnsi" w:hAnsiTheme="majorHAnsi" w:cstheme="majorBidi"/>
        </w:rPr>
        <w:t>e</w:t>
      </w:r>
      <w:r w:rsidR="009C713A" w:rsidRPr="27828C27">
        <w:rPr>
          <w:rFonts w:asciiTheme="majorHAnsi" w:hAnsiTheme="majorHAnsi" w:cstheme="majorBidi"/>
        </w:rPr>
        <w:t>. Flexor digitorum medialis</w:t>
      </w:r>
    </w:p>
    <w:p w14:paraId="2406832D" w14:textId="77777777" w:rsidR="009A770D" w:rsidRPr="007607F7" w:rsidRDefault="009A770D" w:rsidP="00D05F63">
      <w:pPr>
        <w:spacing w:after="0" w:line="240" w:lineRule="auto"/>
        <w:rPr>
          <w:rFonts w:asciiTheme="majorHAnsi" w:hAnsiTheme="majorHAnsi" w:cstheme="majorHAnsi"/>
        </w:rPr>
      </w:pPr>
    </w:p>
    <w:p w14:paraId="3E698C12" w14:textId="5A40F0DD" w:rsidR="009C713A" w:rsidRPr="007607F7" w:rsidRDefault="009C713A" w:rsidP="00D0006F">
      <w:pPr>
        <w:spacing w:after="120" w:line="240" w:lineRule="auto"/>
        <w:rPr>
          <w:rFonts w:asciiTheme="majorHAnsi" w:hAnsiTheme="majorHAnsi" w:cstheme="majorHAnsi"/>
          <w:b/>
          <w:bCs/>
        </w:rPr>
      </w:pPr>
      <w:r w:rsidRPr="007607F7">
        <w:rPr>
          <w:rFonts w:asciiTheme="majorHAnsi" w:hAnsiTheme="majorHAnsi" w:cstheme="majorHAnsi"/>
          <w:b/>
          <w:bCs/>
        </w:rPr>
        <w:t>41. When the sternoclavicular joint is dislocated, which direction of clavicle displacement can present a medical emergency?</w:t>
      </w:r>
    </w:p>
    <w:p w14:paraId="2FF6BB51" w14:textId="01146958" w:rsidR="00B65FA8" w:rsidRPr="007607F7" w:rsidRDefault="00B65FA8" w:rsidP="27828C27">
      <w:pPr>
        <w:spacing w:after="0" w:line="240" w:lineRule="auto"/>
        <w:ind w:left="357"/>
        <w:rPr>
          <w:rFonts w:asciiTheme="majorHAnsi" w:hAnsiTheme="majorHAnsi" w:cstheme="majorBidi"/>
          <w:lang w:val="it-IT"/>
          <w:rPrChange w:id="22" w:author="" w16du:dateUtc="2026-05-18T16:03:00Z">
            <w:rPr/>
          </w:rPrChange>
        </w:rPr>
      </w:pPr>
      <w:r w:rsidRPr="27828C27">
        <w:rPr>
          <w:rFonts w:asciiTheme="majorHAnsi" w:hAnsiTheme="majorHAnsi" w:cstheme="majorBidi"/>
          <w:lang w:val="it-IT"/>
        </w:rPr>
        <w:t>a</w:t>
      </w:r>
      <w:r w:rsidR="009C713A" w:rsidRPr="27828C27">
        <w:rPr>
          <w:rFonts w:asciiTheme="majorHAnsi" w:hAnsiTheme="majorHAnsi" w:cstheme="majorBidi"/>
          <w:lang w:val="it-IT"/>
        </w:rPr>
        <w:t>. Anterior</w:t>
      </w:r>
      <w:r>
        <w:br/>
      </w:r>
    </w:p>
    <w:p w14:paraId="0C3DC22D" w14:textId="66099EB6" w:rsidR="00B65FA8" w:rsidRPr="007607F7" w:rsidRDefault="00B65FA8" w:rsidP="27828C27">
      <w:pPr>
        <w:spacing w:after="0" w:line="240" w:lineRule="auto"/>
        <w:ind w:left="357"/>
        <w:rPr>
          <w:rFonts w:asciiTheme="majorHAnsi" w:hAnsiTheme="majorHAnsi" w:cstheme="majorBidi"/>
          <w:lang w:val="it-IT"/>
          <w:rPrChange w:id="23" w:author="" w16du:dateUtc="2026-05-18T16:03:00Z">
            <w:rPr/>
          </w:rPrChange>
        </w:rPr>
      </w:pPr>
      <w:r w:rsidRPr="27828C27">
        <w:rPr>
          <w:rFonts w:asciiTheme="majorHAnsi" w:hAnsiTheme="majorHAnsi" w:cstheme="majorBidi"/>
          <w:lang w:val="it-IT"/>
        </w:rPr>
        <w:t>*b</w:t>
      </w:r>
      <w:r w:rsidR="009C713A" w:rsidRPr="27828C27">
        <w:rPr>
          <w:rFonts w:asciiTheme="majorHAnsi" w:hAnsiTheme="majorHAnsi" w:cstheme="majorBidi"/>
          <w:lang w:val="it-IT"/>
        </w:rPr>
        <w:t>. Posterior</w:t>
      </w:r>
      <w:r>
        <w:br/>
      </w:r>
    </w:p>
    <w:p w14:paraId="1D6FB81B" w14:textId="6F26D1C1" w:rsidR="00B65FA8" w:rsidRPr="007607F7" w:rsidRDefault="00B65FA8" w:rsidP="27828C27">
      <w:pPr>
        <w:spacing w:after="0" w:line="240" w:lineRule="auto"/>
        <w:ind w:left="357"/>
        <w:rPr>
          <w:rFonts w:asciiTheme="majorHAnsi" w:hAnsiTheme="majorHAnsi" w:cstheme="majorBidi"/>
          <w:lang w:val="it-IT"/>
          <w:rPrChange w:id="24" w:author="" w16du:dateUtc="2026-05-18T16:03:00Z">
            <w:rPr/>
          </w:rPrChange>
        </w:rPr>
      </w:pPr>
      <w:r w:rsidRPr="27828C27">
        <w:rPr>
          <w:rFonts w:asciiTheme="majorHAnsi" w:hAnsiTheme="majorHAnsi" w:cstheme="majorBidi"/>
          <w:lang w:val="it-IT"/>
        </w:rPr>
        <w:t>c</w:t>
      </w:r>
      <w:r w:rsidR="009C713A" w:rsidRPr="27828C27">
        <w:rPr>
          <w:rFonts w:asciiTheme="majorHAnsi" w:hAnsiTheme="majorHAnsi" w:cstheme="majorBidi"/>
          <w:lang w:val="it-IT"/>
        </w:rPr>
        <w:t>. Inferior</w:t>
      </w:r>
      <w:r>
        <w:br/>
      </w:r>
    </w:p>
    <w:p w14:paraId="73BD9CF5" w14:textId="30E1B10D" w:rsidR="00B65FA8" w:rsidRPr="007607F7" w:rsidRDefault="00B65FA8" w:rsidP="27828C27">
      <w:pPr>
        <w:spacing w:after="0" w:line="240" w:lineRule="auto"/>
        <w:ind w:left="357"/>
        <w:rPr>
          <w:rFonts w:asciiTheme="majorHAnsi" w:hAnsiTheme="majorHAnsi" w:cstheme="majorBidi"/>
          <w:lang w:val="en-IN"/>
          <w:rPrChange w:id="25" w:author="" w16du:dateUtc="2026-05-18T20:03:00Z">
            <w:rPr/>
          </w:rPrChange>
        </w:rPr>
      </w:pPr>
      <w:r w:rsidRPr="27828C27">
        <w:rPr>
          <w:rFonts w:asciiTheme="majorHAnsi" w:hAnsiTheme="majorHAnsi" w:cstheme="majorBidi"/>
          <w:lang w:val="en-IN"/>
        </w:rPr>
        <w:t>d</w:t>
      </w:r>
      <w:r w:rsidR="009C713A" w:rsidRPr="27828C27">
        <w:rPr>
          <w:rFonts w:asciiTheme="majorHAnsi" w:hAnsiTheme="majorHAnsi" w:cstheme="majorBidi"/>
          <w:lang w:val="en-IN"/>
        </w:rPr>
        <w:t>. Superior</w:t>
      </w:r>
      <w:r>
        <w:br/>
      </w:r>
    </w:p>
    <w:p w14:paraId="722F72DE" w14:textId="7A02D55A" w:rsidR="009C713A" w:rsidRPr="007607F7" w:rsidRDefault="00B65FA8" w:rsidP="27828C27">
      <w:pPr>
        <w:spacing w:after="0" w:line="240" w:lineRule="auto"/>
        <w:ind w:left="357"/>
        <w:rPr>
          <w:rFonts w:asciiTheme="majorHAnsi" w:hAnsiTheme="majorHAnsi" w:cstheme="majorBidi"/>
          <w:lang w:val="en-IN"/>
          <w:rPrChange w:id="26" w:author="" w16du:dateUtc="2026-05-18T20:03:00Z">
            <w:rPr/>
          </w:rPrChange>
        </w:rPr>
      </w:pPr>
      <w:r w:rsidRPr="27828C27">
        <w:rPr>
          <w:rFonts w:asciiTheme="majorHAnsi" w:hAnsiTheme="majorHAnsi" w:cstheme="majorBidi"/>
          <w:lang w:val="en-IN"/>
        </w:rPr>
        <w:t>e</w:t>
      </w:r>
      <w:r w:rsidR="009C713A" w:rsidRPr="27828C27">
        <w:rPr>
          <w:rFonts w:asciiTheme="majorHAnsi" w:hAnsiTheme="majorHAnsi" w:cstheme="majorBidi"/>
          <w:lang w:val="en-IN"/>
        </w:rPr>
        <w:t>. Anterior superior</w:t>
      </w:r>
    </w:p>
    <w:p w14:paraId="382151C6" w14:textId="77777777" w:rsidR="009C713A" w:rsidRPr="007607F7" w:rsidRDefault="009C713A" w:rsidP="00D05F63">
      <w:pPr>
        <w:spacing w:after="0" w:line="240" w:lineRule="auto"/>
        <w:rPr>
          <w:rFonts w:asciiTheme="majorHAnsi" w:hAnsiTheme="majorHAnsi" w:cstheme="majorHAnsi"/>
        </w:rPr>
      </w:pPr>
    </w:p>
    <w:p w14:paraId="10FE06E1" w14:textId="5A164C03" w:rsidR="009C713A" w:rsidRPr="007607F7" w:rsidRDefault="009C713A" w:rsidP="27828C27">
      <w:pPr>
        <w:spacing w:after="120" w:line="240" w:lineRule="auto"/>
        <w:rPr>
          <w:rFonts w:asciiTheme="majorHAnsi" w:hAnsiTheme="majorHAnsi" w:cstheme="majorBidi"/>
        </w:rPr>
      </w:pPr>
      <w:r w:rsidRPr="27828C27">
        <w:rPr>
          <w:rFonts w:asciiTheme="majorHAnsi" w:hAnsiTheme="majorHAnsi" w:cstheme="majorBidi"/>
          <w:b/>
          <w:bCs/>
        </w:rPr>
        <w:t xml:space="preserve">42. </w:t>
      </w:r>
      <w:r w:rsidR="00B65FA8" w:rsidRPr="27828C27">
        <w:rPr>
          <w:rFonts w:asciiTheme="majorHAnsi" w:hAnsiTheme="majorHAnsi" w:cstheme="majorBidi"/>
          <w:b/>
          <w:bCs/>
        </w:rPr>
        <w:t>O</w:t>
      </w:r>
      <w:r w:rsidRPr="27828C27">
        <w:rPr>
          <w:rFonts w:asciiTheme="majorHAnsi" w:hAnsiTheme="majorHAnsi" w:cstheme="majorBidi"/>
          <w:b/>
          <w:bCs/>
        </w:rPr>
        <w:t>f which of the following peripheral nerves</w:t>
      </w:r>
      <w:r w:rsidR="00B65FA8" w:rsidRPr="27828C27">
        <w:rPr>
          <w:rFonts w:asciiTheme="majorHAnsi" w:hAnsiTheme="majorHAnsi" w:cstheme="majorBidi"/>
          <w:b/>
          <w:bCs/>
        </w:rPr>
        <w:t xml:space="preserve"> is the posterior interosseus nerve a branch</w:t>
      </w:r>
      <w:r w:rsidRPr="27828C27">
        <w:rPr>
          <w:rFonts w:asciiTheme="majorHAnsi" w:hAnsiTheme="majorHAnsi" w:cstheme="majorBidi"/>
          <w:b/>
          <w:bCs/>
        </w:rPr>
        <w:t>?</w:t>
      </w:r>
    </w:p>
    <w:p w14:paraId="63B2417D" w14:textId="2A64636D" w:rsidR="00B65FA8" w:rsidRPr="007607F7" w:rsidRDefault="00B65FA8" w:rsidP="27828C27">
      <w:pPr>
        <w:spacing w:after="0" w:line="240" w:lineRule="auto"/>
        <w:ind w:left="357"/>
        <w:rPr>
          <w:rFonts w:asciiTheme="majorHAnsi" w:hAnsiTheme="majorHAnsi" w:cstheme="majorBidi"/>
        </w:rPr>
      </w:pPr>
      <w:r w:rsidRPr="27828C27">
        <w:rPr>
          <w:rFonts w:asciiTheme="majorHAnsi" w:hAnsiTheme="majorHAnsi" w:cstheme="majorBidi"/>
        </w:rPr>
        <w:t>a</w:t>
      </w:r>
      <w:r w:rsidR="009C713A" w:rsidRPr="27828C27">
        <w:rPr>
          <w:rFonts w:asciiTheme="majorHAnsi" w:hAnsiTheme="majorHAnsi" w:cstheme="majorBidi"/>
        </w:rPr>
        <w:t>. Median</w:t>
      </w:r>
      <w:r>
        <w:br/>
      </w:r>
    </w:p>
    <w:p w14:paraId="55932995" w14:textId="5A41B71D" w:rsidR="00B65FA8" w:rsidRPr="007607F7" w:rsidRDefault="00B65FA8" w:rsidP="27828C27">
      <w:pPr>
        <w:spacing w:after="0" w:line="240" w:lineRule="auto"/>
        <w:ind w:left="357"/>
        <w:rPr>
          <w:rFonts w:asciiTheme="majorHAnsi" w:hAnsiTheme="majorHAnsi" w:cstheme="majorBidi"/>
        </w:rPr>
      </w:pPr>
      <w:r w:rsidRPr="27828C27">
        <w:rPr>
          <w:rFonts w:asciiTheme="majorHAnsi" w:hAnsiTheme="majorHAnsi" w:cstheme="majorBidi"/>
        </w:rPr>
        <w:t>b</w:t>
      </w:r>
      <w:r w:rsidR="009C713A" w:rsidRPr="27828C27">
        <w:rPr>
          <w:rFonts w:asciiTheme="majorHAnsi" w:hAnsiTheme="majorHAnsi" w:cstheme="majorBidi"/>
        </w:rPr>
        <w:t>. Ulnar</w:t>
      </w:r>
      <w:r>
        <w:br/>
      </w:r>
    </w:p>
    <w:p w14:paraId="67DD993A" w14:textId="730930F0" w:rsidR="00B65FA8" w:rsidRPr="007607F7" w:rsidRDefault="00B65FA8" w:rsidP="27828C27">
      <w:pPr>
        <w:spacing w:after="0" w:line="240" w:lineRule="auto"/>
        <w:ind w:left="357"/>
        <w:rPr>
          <w:rFonts w:asciiTheme="majorHAnsi" w:hAnsiTheme="majorHAnsi" w:cstheme="majorBidi"/>
        </w:rPr>
      </w:pPr>
      <w:r w:rsidRPr="27828C27">
        <w:rPr>
          <w:rFonts w:asciiTheme="majorHAnsi" w:hAnsiTheme="majorHAnsi" w:cstheme="majorBidi"/>
        </w:rPr>
        <w:lastRenderedPageBreak/>
        <w:t>*c</w:t>
      </w:r>
      <w:r w:rsidR="009C713A" w:rsidRPr="27828C27">
        <w:rPr>
          <w:rFonts w:asciiTheme="majorHAnsi" w:hAnsiTheme="majorHAnsi" w:cstheme="majorBidi"/>
        </w:rPr>
        <w:t>. Radial</w:t>
      </w:r>
      <w:r>
        <w:br/>
      </w:r>
    </w:p>
    <w:p w14:paraId="0CBC56CF" w14:textId="2D629A2D" w:rsidR="00B65FA8" w:rsidRPr="007607F7" w:rsidRDefault="00B65FA8" w:rsidP="27828C27">
      <w:pPr>
        <w:spacing w:after="0" w:line="240" w:lineRule="auto"/>
        <w:ind w:left="357"/>
        <w:rPr>
          <w:rFonts w:asciiTheme="majorHAnsi" w:hAnsiTheme="majorHAnsi" w:cstheme="majorBidi"/>
        </w:rPr>
      </w:pPr>
      <w:r w:rsidRPr="27828C27">
        <w:rPr>
          <w:rFonts w:asciiTheme="majorHAnsi" w:hAnsiTheme="majorHAnsi" w:cstheme="majorBidi"/>
        </w:rPr>
        <w:t>d</w:t>
      </w:r>
      <w:r w:rsidR="009C713A" w:rsidRPr="27828C27">
        <w:rPr>
          <w:rFonts w:asciiTheme="majorHAnsi" w:hAnsiTheme="majorHAnsi" w:cstheme="majorBidi"/>
        </w:rPr>
        <w:t>. Axillary</w:t>
      </w:r>
      <w:r>
        <w:br/>
      </w:r>
    </w:p>
    <w:p w14:paraId="24AF6F3F" w14:textId="34D79B08" w:rsidR="009C713A" w:rsidRPr="007607F7" w:rsidRDefault="00B65FA8" w:rsidP="27828C27">
      <w:pPr>
        <w:spacing w:after="0" w:line="240" w:lineRule="auto"/>
        <w:ind w:left="357"/>
        <w:rPr>
          <w:rFonts w:asciiTheme="majorHAnsi" w:hAnsiTheme="majorHAnsi" w:cstheme="majorBidi"/>
        </w:rPr>
      </w:pPr>
      <w:r w:rsidRPr="27828C27">
        <w:rPr>
          <w:rFonts w:asciiTheme="majorHAnsi" w:hAnsiTheme="majorHAnsi" w:cstheme="majorBidi"/>
        </w:rPr>
        <w:t>e</w:t>
      </w:r>
      <w:r w:rsidR="009C713A" w:rsidRPr="27828C27">
        <w:rPr>
          <w:rFonts w:asciiTheme="majorHAnsi" w:hAnsiTheme="majorHAnsi" w:cstheme="majorBidi"/>
        </w:rPr>
        <w:t>. Lateral</w:t>
      </w:r>
    </w:p>
    <w:p w14:paraId="2D1ABFFD" w14:textId="77777777" w:rsidR="009A770D" w:rsidRPr="007607F7" w:rsidRDefault="009A770D" w:rsidP="00D05F63">
      <w:pPr>
        <w:spacing w:after="0" w:line="240" w:lineRule="auto"/>
        <w:rPr>
          <w:rFonts w:asciiTheme="majorHAnsi" w:hAnsiTheme="majorHAnsi" w:cstheme="majorHAnsi"/>
        </w:rPr>
      </w:pPr>
    </w:p>
    <w:p w14:paraId="155A0A31" w14:textId="40AF6B2D" w:rsidR="009C713A" w:rsidRPr="007607F7" w:rsidRDefault="009C713A" w:rsidP="00D0006F">
      <w:pPr>
        <w:spacing w:after="120" w:line="240" w:lineRule="auto"/>
        <w:rPr>
          <w:rFonts w:asciiTheme="majorHAnsi" w:hAnsiTheme="majorHAnsi" w:cstheme="majorHAnsi"/>
        </w:rPr>
      </w:pPr>
      <w:r w:rsidRPr="007607F7">
        <w:rPr>
          <w:rFonts w:asciiTheme="majorHAnsi" w:hAnsiTheme="majorHAnsi" w:cstheme="majorHAnsi"/>
          <w:b/>
          <w:bCs/>
        </w:rPr>
        <w:t>43. Which of the following is the correct term for a congenital malformation of the lumbar spine that is associated with an incomplete closure of the laminae?</w:t>
      </w:r>
    </w:p>
    <w:p w14:paraId="5E1339FA" w14:textId="3995AA3C" w:rsidR="00B65FA8" w:rsidRPr="007607F7" w:rsidRDefault="00B65FA8" w:rsidP="27828C27">
      <w:pPr>
        <w:spacing w:after="0" w:line="240" w:lineRule="auto"/>
        <w:ind w:left="357"/>
        <w:rPr>
          <w:rFonts w:asciiTheme="majorHAnsi" w:hAnsiTheme="majorHAnsi" w:cstheme="majorBidi"/>
          <w:lang w:val="it-IT"/>
        </w:rPr>
      </w:pPr>
      <w:r w:rsidRPr="27828C27">
        <w:rPr>
          <w:rFonts w:asciiTheme="majorHAnsi" w:hAnsiTheme="majorHAnsi" w:cstheme="majorBidi"/>
          <w:lang w:val="it-IT"/>
        </w:rPr>
        <w:t>*a</w:t>
      </w:r>
      <w:r w:rsidR="009C713A" w:rsidRPr="27828C27">
        <w:rPr>
          <w:rFonts w:asciiTheme="majorHAnsi" w:hAnsiTheme="majorHAnsi" w:cstheme="majorBidi"/>
          <w:lang w:val="it-IT"/>
        </w:rPr>
        <w:t>. Spina bifida occulta</w:t>
      </w:r>
      <w:r>
        <w:br/>
      </w:r>
    </w:p>
    <w:p w14:paraId="18ACB45B" w14:textId="13A20DA8" w:rsidR="00B65FA8" w:rsidRPr="007607F7" w:rsidRDefault="00B65FA8" w:rsidP="27828C27">
      <w:pPr>
        <w:spacing w:after="0" w:line="240" w:lineRule="auto"/>
        <w:ind w:left="357"/>
        <w:rPr>
          <w:rFonts w:asciiTheme="majorHAnsi" w:hAnsiTheme="majorHAnsi" w:cstheme="majorBidi"/>
          <w:lang w:val="it-IT"/>
          <w:rPrChange w:id="27" w:author="" w16du:dateUtc="2026-05-18T20:03:00Z">
            <w:rPr/>
          </w:rPrChange>
        </w:rPr>
      </w:pPr>
      <w:r w:rsidRPr="27828C27">
        <w:rPr>
          <w:rFonts w:asciiTheme="majorHAnsi" w:hAnsiTheme="majorHAnsi" w:cstheme="majorBidi"/>
          <w:lang w:val="it-IT"/>
        </w:rPr>
        <w:t>b</w:t>
      </w:r>
      <w:r w:rsidR="009C713A" w:rsidRPr="27828C27">
        <w:rPr>
          <w:rFonts w:asciiTheme="majorHAnsi" w:hAnsiTheme="majorHAnsi" w:cstheme="majorBidi"/>
          <w:lang w:val="it-IT"/>
        </w:rPr>
        <w:t>. Spondylosis</w:t>
      </w:r>
      <w:r>
        <w:br/>
      </w:r>
    </w:p>
    <w:p w14:paraId="505BD072" w14:textId="61E00F84" w:rsidR="00B65FA8" w:rsidRPr="007607F7" w:rsidRDefault="00B65FA8" w:rsidP="27828C27">
      <w:pPr>
        <w:spacing w:after="0" w:line="240" w:lineRule="auto"/>
        <w:ind w:left="357"/>
        <w:rPr>
          <w:rFonts w:asciiTheme="majorHAnsi" w:hAnsiTheme="majorHAnsi" w:cstheme="majorBidi"/>
        </w:rPr>
      </w:pPr>
      <w:r w:rsidRPr="27828C27">
        <w:rPr>
          <w:rFonts w:asciiTheme="majorHAnsi" w:hAnsiTheme="majorHAnsi" w:cstheme="majorBidi"/>
        </w:rPr>
        <w:t>c</w:t>
      </w:r>
      <w:r w:rsidR="009C713A" w:rsidRPr="27828C27">
        <w:rPr>
          <w:rFonts w:asciiTheme="majorHAnsi" w:hAnsiTheme="majorHAnsi" w:cstheme="majorBidi"/>
        </w:rPr>
        <w:t>. Sacralization</w:t>
      </w:r>
      <w:r>
        <w:br/>
      </w:r>
    </w:p>
    <w:p w14:paraId="7E0EA382" w14:textId="1CB975D9" w:rsidR="00B65FA8" w:rsidRPr="007607F7" w:rsidRDefault="00B65FA8" w:rsidP="27828C27">
      <w:pPr>
        <w:spacing w:after="0" w:line="240" w:lineRule="auto"/>
        <w:ind w:left="357"/>
        <w:rPr>
          <w:rFonts w:asciiTheme="majorHAnsi" w:hAnsiTheme="majorHAnsi" w:cstheme="majorBidi"/>
        </w:rPr>
      </w:pPr>
      <w:r w:rsidRPr="27828C27">
        <w:rPr>
          <w:rFonts w:asciiTheme="majorHAnsi" w:hAnsiTheme="majorHAnsi" w:cstheme="majorBidi"/>
        </w:rPr>
        <w:t>d</w:t>
      </w:r>
      <w:r w:rsidR="009C713A" w:rsidRPr="27828C27">
        <w:rPr>
          <w:rFonts w:asciiTheme="majorHAnsi" w:hAnsiTheme="majorHAnsi" w:cstheme="majorBidi"/>
        </w:rPr>
        <w:t>. Spondylolisthesis</w:t>
      </w:r>
      <w:r>
        <w:br/>
      </w:r>
    </w:p>
    <w:p w14:paraId="3A45ADF4" w14:textId="2E99A227" w:rsidR="009C713A" w:rsidRPr="007607F7" w:rsidRDefault="00B65FA8" w:rsidP="27828C27">
      <w:pPr>
        <w:spacing w:after="0" w:line="240" w:lineRule="auto"/>
        <w:ind w:left="357"/>
        <w:rPr>
          <w:rFonts w:asciiTheme="majorHAnsi" w:hAnsiTheme="majorHAnsi" w:cstheme="majorBidi"/>
        </w:rPr>
      </w:pPr>
      <w:r w:rsidRPr="27828C27">
        <w:rPr>
          <w:rFonts w:asciiTheme="majorHAnsi" w:hAnsiTheme="majorHAnsi" w:cstheme="majorBidi"/>
        </w:rPr>
        <w:t>e</w:t>
      </w:r>
      <w:r w:rsidR="009C713A" w:rsidRPr="27828C27">
        <w:rPr>
          <w:rFonts w:asciiTheme="majorHAnsi" w:hAnsiTheme="majorHAnsi" w:cstheme="majorBidi"/>
        </w:rPr>
        <w:t>. Spondylitis</w:t>
      </w:r>
    </w:p>
    <w:p w14:paraId="2F514B9E" w14:textId="77777777" w:rsidR="009A770D" w:rsidRPr="007607F7" w:rsidRDefault="009A770D" w:rsidP="00D05F63">
      <w:pPr>
        <w:spacing w:after="0" w:line="240" w:lineRule="auto"/>
        <w:rPr>
          <w:rFonts w:asciiTheme="majorHAnsi" w:hAnsiTheme="majorHAnsi" w:cstheme="majorHAnsi"/>
        </w:rPr>
      </w:pPr>
    </w:p>
    <w:p w14:paraId="12E9BDA4" w14:textId="55E34240" w:rsidR="009C713A" w:rsidRPr="007607F7" w:rsidRDefault="009C713A" w:rsidP="00D05F63">
      <w:pPr>
        <w:spacing w:after="0" w:line="240" w:lineRule="auto"/>
        <w:rPr>
          <w:rFonts w:asciiTheme="majorHAnsi" w:hAnsiTheme="majorHAnsi" w:cstheme="majorHAnsi"/>
        </w:rPr>
      </w:pPr>
      <w:r w:rsidRPr="007607F7">
        <w:rPr>
          <w:rFonts w:asciiTheme="majorHAnsi" w:hAnsiTheme="majorHAnsi" w:cstheme="majorHAnsi"/>
          <w:b/>
          <w:bCs/>
        </w:rPr>
        <w:t>44. Which of the following correctly designates dermatome pain that is due to nerve root irritation?</w:t>
      </w:r>
    </w:p>
    <w:p w14:paraId="740B94CD" w14:textId="48F2B8CA" w:rsidR="00B65FA8" w:rsidRPr="007607F7" w:rsidRDefault="00B65FA8" w:rsidP="27828C27">
      <w:pPr>
        <w:spacing w:after="0" w:line="240" w:lineRule="auto"/>
        <w:ind w:left="357"/>
        <w:rPr>
          <w:rFonts w:asciiTheme="majorHAnsi" w:hAnsiTheme="majorHAnsi" w:cstheme="majorBidi"/>
        </w:rPr>
      </w:pPr>
      <w:r w:rsidRPr="27828C27">
        <w:rPr>
          <w:rFonts w:asciiTheme="majorHAnsi" w:hAnsiTheme="majorHAnsi" w:cstheme="majorBidi"/>
        </w:rPr>
        <w:t>a</w:t>
      </w:r>
      <w:r w:rsidR="009C713A" w:rsidRPr="27828C27">
        <w:rPr>
          <w:rFonts w:asciiTheme="majorHAnsi" w:hAnsiTheme="majorHAnsi" w:cstheme="majorBidi"/>
        </w:rPr>
        <w:t>. Referred pain</w:t>
      </w:r>
      <w:r>
        <w:br/>
      </w:r>
    </w:p>
    <w:p w14:paraId="670E36A7" w14:textId="3C24DDE2" w:rsidR="00B65FA8" w:rsidRPr="007607F7" w:rsidRDefault="00B65FA8" w:rsidP="27828C27">
      <w:pPr>
        <w:spacing w:after="0" w:line="240" w:lineRule="auto"/>
        <w:ind w:left="357"/>
        <w:rPr>
          <w:rFonts w:asciiTheme="majorHAnsi" w:hAnsiTheme="majorHAnsi" w:cstheme="majorBidi"/>
        </w:rPr>
      </w:pPr>
      <w:r w:rsidRPr="27828C27">
        <w:rPr>
          <w:rFonts w:asciiTheme="majorHAnsi" w:hAnsiTheme="majorHAnsi" w:cstheme="majorBidi"/>
        </w:rPr>
        <w:t>*b</w:t>
      </w:r>
      <w:r w:rsidR="009C713A" w:rsidRPr="27828C27">
        <w:rPr>
          <w:rFonts w:asciiTheme="majorHAnsi" w:hAnsiTheme="majorHAnsi" w:cstheme="majorBidi"/>
        </w:rPr>
        <w:t>. Radicular pain</w:t>
      </w:r>
      <w:r>
        <w:br/>
      </w:r>
    </w:p>
    <w:p w14:paraId="18296799" w14:textId="3CCB3360" w:rsidR="00B65FA8" w:rsidRPr="007607F7" w:rsidRDefault="00B65FA8" w:rsidP="27828C27">
      <w:pPr>
        <w:spacing w:after="0" w:line="240" w:lineRule="auto"/>
        <w:ind w:left="357"/>
        <w:rPr>
          <w:rFonts w:asciiTheme="majorHAnsi" w:hAnsiTheme="majorHAnsi" w:cstheme="majorBidi"/>
        </w:rPr>
      </w:pPr>
      <w:r w:rsidRPr="27828C27">
        <w:rPr>
          <w:rFonts w:asciiTheme="majorHAnsi" w:hAnsiTheme="majorHAnsi" w:cstheme="majorBidi"/>
        </w:rPr>
        <w:t>c</w:t>
      </w:r>
      <w:r w:rsidR="009C713A" w:rsidRPr="27828C27">
        <w:rPr>
          <w:rFonts w:asciiTheme="majorHAnsi" w:hAnsiTheme="majorHAnsi" w:cstheme="majorBidi"/>
        </w:rPr>
        <w:t>. Somatic pain</w:t>
      </w:r>
      <w:r>
        <w:br/>
      </w:r>
    </w:p>
    <w:p w14:paraId="51399E5B" w14:textId="2075BAE0" w:rsidR="00B65FA8" w:rsidRPr="007607F7" w:rsidRDefault="00B65FA8" w:rsidP="27828C27">
      <w:pPr>
        <w:spacing w:after="0" w:line="240" w:lineRule="auto"/>
        <w:ind w:left="357"/>
        <w:rPr>
          <w:rFonts w:asciiTheme="majorHAnsi" w:hAnsiTheme="majorHAnsi" w:cstheme="majorBidi"/>
        </w:rPr>
      </w:pPr>
      <w:r w:rsidRPr="27828C27">
        <w:rPr>
          <w:rFonts w:asciiTheme="majorHAnsi" w:hAnsiTheme="majorHAnsi" w:cstheme="majorBidi"/>
        </w:rPr>
        <w:t>d</w:t>
      </w:r>
      <w:r w:rsidR="009C713A" w:rsidRPr="27828C27">
        <w:rPr>
          <w:rFonts w:asciiTheme="majorHAnsi" w:hAnsiTheme="majorHAnsi" w:cstheme="majorBidi"/>
        </w:rPr>
        <w:t>. Shooting pain</w:t>
      </w:r>
      <w:r>
        <w:br/>
      </w:r>
    </w:p>
    <w:p w14:paraId="2C1CE7D0" w14:textId="5E6BD399" w:rsidR="009C713A" w:rsidRPr="007607F7" w:rsidRDefault="00B65FA8" w:rsidP="27828C27">
      <w:pPr>
        <w:spacing w:after="0" w:line="240" w:lineRule="auto"/>
        <w:ind w:left="357"/>
        <w:rPr>
          <w:rFonts w:asciiTheme="majorHAnsi" w:hAnsiTheme="majorHAnsi" w:cstheme="majorBidi"/>
        </w:rPr>
      </w:pPr>
      <w:r w:rsidRPr="27828C27">
        <w:rPr>
          <w:rFonts w:asciiTheme="majorHAnsi" w:hAnsiTheme="majorHAnsi" w:cstheme="majorBidi"/>
        </w:rPr>
        <w:t>e</w:t>
      </w:r>
      <w:r w:rsidR="009C713A" w:rsidRPr="27828C27">
        <w:rPr>
          <w:rFonts w:asciiTheme="majorHAnsi" w:hAnsiTheme="majorHAnsi" w:cstheme="majorBidi"/>
        </w:rPr>
        <w:t>. Deferred pain</w:t>
      </w:r>
    </w:p>
    <w:p w14:paraId="7A3882D0" w14:textId="4EDE6DBA" w:rsidR="009C713A" w:rsidRPr="007607F7" w:rsidRDefault="009C713A" w:rsidP="00D05F63">
      <w:pPr>
        <w:spacing w:after="0" w:line="240" w:lineRule="auto"/>
        <w:rPr>
          <w:rFonts w:asciiTheme="majorHAnsi" w:hAnsiTheme="majorHAnsi" w:cstheme="majorHAnsi"/>
        </w:rPr>
      </w:pPr>
    </w:p>
    <w:p w14:paraId="53F7DDE4" w14:textId="4BB69E50" w:rsidR="009C713A" w:rsidRPr="007607F7" w:rsidRDefault="009C713A" w:rsidP="27828C27">
      <w:pPr>
        <w:spacing w:after="120" w:line="240" w:lineRule="auto"/>
        <w:rPr>
          <w:rFonts w:asciiTheme="majorHAnsi" w:hAnsiTheme="majorHAnsi" w:cstheme="majorBidi"/>
          <w:b/>
          <w:bCs/>
        </w:rPr>
      </w:pPr>
      <w:r w:rsidRPr="27828C27">
        <w:rPr>
          <w:rFonts w:asciiTheme="majorHAnsi" w:hAnsiTheme="majorHAnsi" w:cstheme="majorBidi"/>
          <w:b/>
          <w:bCs/>
        </w:rPr>
        <w:t xml:space="preserve">45. </w:t>
      </w:r>
      <w:r w:rsidR="00B65FA8" w:rsidRPr="27828C27">
        <w:rPr>
          <w:rFonts w:asciiTheme="majorHAnsi" w:hAnsiTheme="majorHAnsi" w:cstheme="majorBidi"/>
          <w:b/>
          <w:bCs/>
        </w:rPr>
        <w:t>B</w:t>
      </w:r>
      <w:r w:rsidRPr="27828C27">
        <w:rPr>
          <w:rFonts w:asciiTheme="majorHAnsi" w:hAnsiTheme="majorHAnsi" w:cstheme="majorBidi"/>
          <w:b/>
          <w:bCs/>
        </w:rPr>
        <w:t>y what magnitude of anterior displacement of a vertebral body in relation to the adjacent inferior vertebral body</w:t>
      </w:r>
      <w:r w:rsidR="00B65FA8" w:rsidRPr="27828C27">
        <w:rPr>
          <w:rFonts w:asciiTheme="majorHAnsi" w:hAnsiTheme="majorHAnsi" w:cstheme="majorBidi"/>
          <w:b/>
          <w:bCs/>
        </w:rPr>
        <w:t xml:space="preserve"> is Grade II spondylolisthesis defined</w:t>
      </w:r>
      <w:r w:rsidRPr="27828C27">
        <w:rPr>
          <w:rFonts w:asciiTheme="majorHAnsi" w:hAnsiTheme="majorHAnsi" w:cstheme="majorBidi"/>
          <w:b/>
          <w:bCs/>
        </w:rPr>
        <w:t>?</w:t>
      </w:r>
      <w:r w:rsidR="0BB156E8" w:rsidRPr="27828C27">
        <w:rPr>
          <w:rFonts w:asciiTheme="majorHAnsi" w:hAnsiTheme="majorHAnsi" w:cstheme="majorBidi"/>
          <w:b/>
          <w:bCs/>
        </w:rPr>
        <w:t xml:space="preserve"> A gymnast you have been working with received x-rays for her frequent low back pain. The images show a 25</w:t>
      </w:r>
      <w:r w:rsidR="00B65FA8" w:rsidRPr="27828C27">
        <w:rPr>
          <w:rFonts w:asciiTheme="majorHAnsi" w:hAnsiTheme="majorHAnsi" w:cstheme="majorBidi"/>
          <w:b/>
          <w:bCs/>
        </w:rPr>
        <w:t xml:space="preserve">% to </w:t>
      </w:r>
      <w:r w:rsidR="0BB156E8" w:rsidRPr="27828C27">
        <w:rPr>
          <w:rFonts w:asciiTheme="majorHAnsi" w:hAnsiTheme="majorHAnsi" w:cstheme="majorBidi"/>
          <w:b/>
          <w:bCs/>
        </w:rPr>
        <w:t>50% anterior slippage of the lower lumbar vert</w:t>
      </w:r>
      <w:r w:rsidR="00B95290" w:rsidRPr="27828C27">
        <w:rPr>
          <w:rFonts w:asciiTheme="majorHAnsi" w:hAnsiTheme="majorHAnsi" w:cstheme="majorBidi"/>
          <w:b/>
          <w:bCs/>
        </w:rPr>
        <w:t>e</w:t>
      </w:r>
      <w:r w:rsidR="0BB156E8" w:rsidRPr="27828C27">
        <w:rPr>
          <w:rFonts w:asciiTheme="majorHAnsi" w:hAnsiTheme="majorHAnsi" w:cstheme="majorBidi"/>
          <w:b/>
          <w:bCs/>
        </w:rPr>
        <w:t>brae over t</w:t>
      </w:r>
      <w:r w:rsidR="24D5D8C2" w:rsidRPr="27828C27">
        <w:rPr>
          <w:rFonts w:asciiTheme="majorHAnsi" w:hAnsiTheme="majorHAnsi" w:cstheme="majorBidi"/>
          <w:b/>
          <w:bCs/>
        </w:rPr>
        <w:t>he sacrum. What is her di</w:t>
      </w:r>
      <w:r w:rsidR="00B65FA8" w:rsidRPr="27828C27">
        <w:rPr>
          <w:rFonts w:asciiTheme="majorHAnsi" w:hAnsiTheme="majorHAnsi" w:cstheme="majorBidi"/>
          <w:b/>
          <w:bCs/>
        </w:rPr>
        <w:t>a</w:t>
      </w:r>
      <w:r w:rsidR="24D5D8C2" w:rsidRPr="27828C27">
        <w:rPr>
          <w:rFonts w:asciiTheme="majorHAnsi" w:hAnsiTheme="majorHAnsi" w:cstheme="majorBidi"/>
          <w:b/>
          <w:bCs/>
        </w:rPr>
        <w:t>gnosis?</w:t>
      </w:r>
    </w:p>
    <w:p w14:paraId="7D4F5467" w14:textId="4594D7FA" w:rsidR="00B65FA8" w:rsidRPr="007607F7" w:rsidRDefault="00B65FA8" w:rsidP="27828C27">
      <w:pPr>
        <w:spacing w:after="0" w:line="240" w:lineRule="auto"/>
        <w:ind w:left="357"/>
        <w:rPr>
          <w:rFonts w:asciiTheme="majorHAnsi" w:hAnsiTheme="majorHAnsi" w:cstheme="majorBidi"/>
        </w:rPr>
      </w:pPr>
      <w:r w:rsidRPr="27828C27">
        <w:rPr>
          <w:rFonts w:asciiTheme="majorHAnsi" w:hAnsiTheme="majorHAnsi" w:cstheme="majorBidi"/>
        </w:rPr>
        <w:t>a</w:t>
      </w:r>
      <w:r w:rsidR="009C713A" w:rsidRPr="27828C27">
        <w:rPr>
          <w:rFonts w:asciiTheme="majorHAnsi" w:hAnsiTheme="majorHAnsi" w:cstheme="majorBidi"/>
        </w:rPr>
        <w:t xml:space="preserve">. </w:t>
      </w:r>
      <w:r w:rsidR="19BC6DD5" w:rsidRPr="27828C27">
        <w:rPr>
          <w:rFonts w:asciiTheme="majorHAnsi" w:hAnsiTheme="majorHAnsi" w:cstheme="majorBidi"/>
        </w:rPr>
        <w:t>Grade I spondylolisthesis</w:t>
      </w:r>
      <w:r>
        <w:br/>
      </w:r>
    </w:p>
    <w:p w14:paraId="264F6026" w14:textId="22F0E757" w:rsidR="00B65FA8" w:rsidRPr="007607F7" w:rsidRDefault="00B65FA8" w:rsidP="27828C27">
      <w:pPr>
        <w:spacing w:after="0" w:line="240" w:lineRule="auto"/>
        <w:ind w:left="357"/>
        <w:rPr>
          <w:rFonts w:asciiTheme="majorHAnsi" w:hAnsiTheme="majorHAnsi" w:cstheme="majorBidi"/>
        </w:rPr>
      </w:pPr>
      <w:r w:rsidRPr="27828C27">
        <w:rPr>
          <w:rFonts w:asciiTheme="majorHAnsi" w:hAnsiTheme="majorHAnsi" w:cstheme="majorBidi"/>
        </w:rPr>
        <w:t>*b</w:t>
      </w:r>
      <w:r w:rsidR="009C713A" w:rsidRPr="27828C27">
        <w:rPr>
          <w:rFonts w:asciiTheme="majorHAnsi" w:hAnsiTheme="majorHAnsi" w:cstheme="majorBidi"/>
        </w:rPr>
        <w:t>.</w:t>
      </w:r>
      <w:r w:rsidR="79BDE581" w:rsidRPr="27828C27">
        <w:rPr>
          <w:rFonts w:asciiTheme="majorHAnsi" w:hAnsiTheme="majorHAnsi" w:cstheme="majorBidi"/>
          <w:b/>
          <w:bCs/>
        </w:rPr>
        <w:t xml:space="preserve"> </w:t>
      </w:r>
      <w:r w:rsidR="79BDE581" w:rsidRPr="27828C27">
        <w:rPr>
          <w:rFonts w:asciiTheme="majorHAnsi" w:hAnsiTheme="majorHAnsi" w:cstheme="majorBidi"/>
        </w:rPr>
        <w:t>Grade II spondylolisthesis</w:t>
      </w:r>
      <w:r>
        <w:br/>
      </w:r>
    </w:p>
    <w:p w14:paraId="3FAD97F9" w14:textId="61469741" w:rsidR="00B65FA8" w:rsidRPr="007607F7" w:rsidRDefault="00B65FA8" w:rsidP="27828C27">
      <w:pPr>
        <w:spacing w:after="0" w:line="240" w:lineRule="auto"/>
        <w:ind w:left="357"/>
        <w:rPr>
          <w:rFonts w:asciiTheme="majorHAnsi" w:hAnsiTheme="majorHAnsi" w:cstheme="majorBidi"/>
        </w:rPr>
      </w:pPr>
      <w:r w:rsidRPr="27828C27">
        <w:rPr>
          <w:rFonts w:asciiTheme="majorHAnsi" w:hAnsiTheme="majorHAnsi" w:cstheme="majorBidi"/>
        </w:rPr>
        <w:t>c</w:t>
      </w:r>
      <w:r w:rsidR="009C713A" w:rsidRPr="27828C27">
        <w:rPr>
          <w:rFonts w:asciiTheme="majorHAnsi" w:hAnsiTheme="majorHAnsi" w:cstheme="majorBidi"/>
        </w:rPr>
        <w:t>.</w:t>
      </w:r>
      <w:r w:rsidR="2A243BA1" w:rsidRPr="27828C27">
        <w:rPr>
          <w:rFonts w:asciiTheme="majorHAnsi" w:hAnsiTheme="majorHAnsi" w:cstheme="majorBidi"/>
          <w:b/>
          <w:bCs/>
        </w:rPr>
        <w:t xml:space="preserve"> </w:t>
      </w:r>
      <w:r w:rsidR="2A243BA1" w:rsidRPr="27828C27">
        <w:rPr>
          <w:rFonts w:asciiTheme="majorHAnsi" w:hAnsiTheme="majorHAnsi" w:cstheme="majorBidi"/>
        </w:rPr>
        <w:t>Grade III spondylolisthesis</w:t>
      </w:r>
      <w:r>
        <w:br/>
      </w:r>
    </w:p>
    <w:p w14:paraId="7CA5B3A9" w14:textId="69BA1A26" w:rsidR="00B65FA8" w:rsidRPr="007607F7" w:rsidRDefault="00B65FA8" w:rsidP="27828C27">
      <w:pPr>
        <w:spacing w:after="0" w:line="240" w:lineRule="auto"/>
        <w:ind w:left="357"/>
        <w:rPr>
          <w:rFonts w:asciiTheme="majorHAnsi" w:hAnsiTheme="majorHAnsi" w:cstheme="majorBidi"/>
        </w:rPr>
      </w:pPr>
      <w:r w:rsidRPr="27828C27">
        <w:rPr>
          <w:rFonts w:asciiTheme="majorHAnsi" w:hAnsiTheme="majorHAnsi" w:cstheme="majorBidi"/>
        </w:rPr>
        <w:t>d</w:t>
      </w:r>
      <w:r w:rsidR="009C713A" w:rsidRPr="27828C27">
        <w:rPr>
          <w:rFonts w:asciiTheme="majorHAnsi" w:hAnsiTheme="majorHAnsi" w:cstheme="majorBidi"/>
        </w:rPr>
        <w:t xml:space="preserve">. </w:t>
      </w:r>
      <w:r w:rsidR="6EB006FE" w:rsidRPr="27828C27">
        <w:rPr>
          <w:rFonts w:asciiTheme="majorHAnsi" w:hAnsiTheme="majorHAnsi" w:cstheme="majorBidi"/>
        </w:rPr>
        <w:t>S</w:t>
      </w:r>
      <w:r w:rsidR="4924D240" w:rsidRPr="27828C27">
        <w:rPr>
          <w:rFonts w:asciiTheme="majorHAnsi" w:hAnsiTheme="majorHAnsi" w:cstheme="majorBidi"/>
        </w:rPr>
        <w:t>pondylosis</w:t>
      </w:r>
      <w:r>
        <w:br/>
      </w:r>
    </w:p>
    <w:p w14:paraId="670865A4" w14:textId="4EA46439" w:rsidR="009C713A" w:rsidRPr="007607F7" w:rsidRDefault="00B65FA8" w:rsidP="27828C27">
      <w:pPr>
        <w:spacing w:after="0" w:line="240" w:lineRule="auto"/>
        <w:ind w:left="357"/>
        <w:rPr>
          <w:rFonts w:asciiTheme="majorHAnsi" w:hAnsiTheme="majorHAnsi" w:cstheme="majorBidi"/>
        </w:rPr>
      </w:pPr>
      <w:r w:rsidRPr="27828C27">
        <w:rPr>
          <w:rFonts w:asciiTheme="majorHAnsi" w:hAnsiTheme="majorHAnsi" w:cstheme="majorBidi"/>
        </w:rPr>
        <w:t>e</w:t>
      </w:r>
      <w:r w:rsidR="009C713A" w:rsidRPr="27828C27">
        <w:rPr>
          <w:rFonts w:asciiTheme="majorHAnsi" w:hAnsiTheme="majorHAnsi" w:cstheme="majorBidi"/>
        </w:rPr>
        <w:t>.</w:t>
      </w:r>
      <w:r w:rsidR="14423D7B" w:rsidRPr="27828C27">
        <w:rPr>
          <w:rFonts w:asciiTheme="majorHAnsi" w:hAnsiTheme="majorHAnsi" w:cstheme="majorBidi"/>
        </w:rPr>
        <w:t xml:space="preserve"> Lumbar bulging discs</w:t>
      </w:r>
    </w:p>
    <w:p w14:paraId="7F460C84" w14:textId="77777777" w:rsidR="009C713A" w:rsidRPr="007607F7" w:rsidRDefault="009C713A" w:rsidP="00D05F63">
      <w:pPr>
        <w:spacing w:after="0" w:line="240" w:lineRule="auto"/>
        <w:rPr>
          <w:rFonts w:asciiTheme="majorHAnsi" w:hAnsiTheme="majorHAnsi" w:cstheme="majorHAnsi"/>
        </w:rPr>
      </w:pPr>
    </w:p>
    <w:p w14:paraId="7E4A2425" w14:textId="2CE599B2" w:rsidR="009C713A" w:rsidRPr="007607F7" w:rsidRDefault="009C713A" w:rsidP="00D0006F">
      <w:pPr>
        <w:spacing w:after="120" w:line="240" w:lineRule="auto"/>
        <w:rPr>
          <w:rFonts w:asciiTheme="majorHAnsi" w:hAnsiTheme="majorHAnsi" w:cstheme="majorHAnsi"/>
        </w:rPr>
      </w:pPr>
      <w:r w:rsidRPr="007607F7">
        <w:rPr>
          <w:rFonts w:asciiTheme="majorHAnsi" w:hAnsiTheme="majorHAnsi" w:cstheme="majorHAnsi"/>
          <w:b/>
          <w:bCs/>
        </w:rPr>
        <w:t>46. What is the stage of intervertebral disc herniation in which the nucleus pulposus becomes separated from the annulus fibrosis?</w:t>
      </w:r>
    </w:p>
    <w:p w14:paraId="31FB7015" w14:textId="68CF80C9" w:rsidR="00B65FA8" w:rsidRPr="007607F7" w:rsidRDefault="00B65FA8" w:rsidP="27828C27">
      <w:pPr>
        <w:spacing w:after="0" w:line="240" w:lineRule="auto"/>
        <w:ind w:left="357"/>
        <w:rPr>
          <w:rFonts w:asciiTheme="majorHAnsi" w:hAnsiTheme="majorHAnsi" w:cstheme="majorBidi"/>
          <w:lang w:val="it-IT"/>
          <w:rPrChange w:id="28" w:author="" w16du:dateUtc="2026-05-18T16:03:00Z">
            <w:rPr/>
          </w:rPrChange>
        </w:rPr>
      </w:pPr>
      <w:r w:rsidRPr="27828C27">
        <w:rPr>
          <w:rFonts w:asciiTheme="majorHAnsi" w:hAnsiTheme="majorHAnsi" w:cstheme="majorBidi"/>
          <w:lang w:val="it-IT"/>
        </w:rPr>
        <w:lastRenderedPageBreak/>
        <w:t>a</w:t>
      </w:r>
      <w:r w:rsidR="009C713A" w:rsidRPr="27828C27">
        <w:rPr>
          <w:rFonts w:asciiTheme="majorHAnsi" w:hAnsiTheme="majorHAnsi" w:cstheme="majorBidi"/>
          <w:lang w:val="it-IT"/>
        </w:rPr>
        <w:t>. Protrusion</w:t>
      </w:r>
      <w:r>
        <w:br/>
      </w:r>
    </w:p>
    <w:p w14:paraId="57E4843E" w14:textId="4255D3E9" w:rsidR="00B65FA8" w:rsidRPr="007607F7" w:rsidRDefault="00B65FA8" w:rsidP="27828C27">
      <w:pPr>
        <w:spacing w:after="0" w:line="240" w:lineRule="auto"/>
        <w:ind w:left="357"/>
        <w:rPr>
          <w:rFonts w:asciiTheme="majorHAnsi" w:hAnsiTheme="majorHAnsi" w:cstheme="majorBidi"/>
          <w:lang w:val="it-IT"/>
          <w:rPrChange w:id="29" w:author="" w16du:dateUtc="2026-05-18T16:03:00Z">
            <w:rPr/>
          </w:rPrChange>
        </w:rPr>
      </w:pPr>
      <w:r w:rsidRPr="27828C27">
        <w:rPr>
          <w:rFonts w:asciiTheme="majorHAnsi" w:hAnsiTheme="majorHAnsi" w:cstheme="majorBidi"/>
          <w:lang w:val="it-IT"/>
        </w:rPr>
        <w:t>b</w:t>
      </w:r>
      <w:r w:rsidR="009C713A" w:rsidRPr="27828C27">
        <w:rPr>
          <w:rFonts w:asciiTheme="majorHAnsi" w:hAnsiTheme="majorHAnsi" w:cstheme="majorBidi"/>
          <w:lang w:val="it-IT"/>
        </w:rPr>
        <w:t>. Prolapse</w:t>
      </w:r>
      <w:r>
        <w:br/>
      </w:r>
    </w:p>
    <w:p w14:paraId="4DE19DA4" w14:textId="415C7803" w:rsidR="00B65FA8" w:rsidRPr="007607F7" w:rsidRDefault="00B65FA8" w:rsidP="27828C27">
      <w:pPr>
        <w:spacing w:after="0" w:line="240" w:lineRule="auto"/>
        <w:ind w:left="357"/>
        <w:rPr>
          <w:rFonts w:asciiTheme="majorHAnsi" w:hAnsiTheme="majorHAnsi" w:cstheme="majorBidi"/>
          <w:lang w:val="it-IT"/>
          <w:rPrChange w:id="30" w:author="" w16du:dateUtc="2026-05-18T16:03:00Z">
            <w:rPr/>
          </w:rPrChange>
        </w:rPr>
      </w:pPr>
      <w:r w:rsidRPr="27828C27">
        <w:rPr>
          <w:rFonts w:asciiTheme="majorHAnsi" w:hAnsiTheme="majorHAnsi" w:cstheme="majorBidi"/>
          <w:lang w:val="it-IT"/>
        </w:rPr>
        <w:t>c</w:t>
      </w:r>
      <w:r w:rsidR="009C713A" w:rsidRPr="27828C27">
        <w:rPr>
          <w:rFonts w:asciiTheme="majorHAnsi" w:hAnsiTheme="majorHAnsi" w:cstheme="majorBidi"/>
          <w:lang w:val="it-IT"/>
        </w:rPr>
        <w:t>. Nerve compression</w:t>
      </w:r>
      <w:r>
        <w:br/>
      </w:r>
    </w:p>
    <w:p w14:paraId="521249BB" w14:textId="05CCA74C" w:rsidR="00B65FA8" w:rsidRPr="007607F7" w:rsidRDefault="00B65FA8" w:rsidP="27828C27">
      <w:pPr>
        <w:spacing w:after="0" w:line="240" w:lineRule="auto"/>
        <w:ind w:left="357"/>
        <w:rPr>
          <w:rFonts w:asciiTheme="majorHAnsi" w:hAnsiTheme="majorHAnsi" w:cstheme="majorBidi"/>
        </w:rPr>
      </w:pPr>
      <w:r w:rsidRPr="27828C27">
        <w:rPr>
          <w:rFonts w:asciiTheme="majorHAnsi" w:hAnsiTheme="majorHAnsi" w:cstheme="majorBidi"/>
        </w:rPr>
        <w:t>*d</w:t>
      </w:r>
      <w:r w:rsidR="009C713A" w:rsidRPr="27828C27">
        <w:rPr>
          <w:rFonts w:asciiTheme="majorHAnsi" w:hAnsiTheme="majorHAnsi" w:cstheme="majorBidi"/>
        </w:rPr>
        <w:t>. Sequestration</w:t>
      </w:r>
      <w:r>
        <w:br/>
      </w:r>
    </w:p>
    <w:p w14:paraId="7D5998D2" w14:textId="3039E85E" w:rsidR="009C713A" w:rsidRPr="007607F7" w:rsidRDefault="00B65FA8" w:rsidP="27828C27">
      <w:pPr>
        <w:spacing w:after="0" w:line="240" w:lineRule="auto"/>
        <w:ind w:left="357"/>
        <w:rPr>
          <w:rFonts w:asciiTheme="majorHAnsi" w:hAnsiTheme="majorHAnsi" w:cstheme="majorBidi"/>
        </w:rPr>
      </w:pPr>
      <w:r w:rsidRPr="27828C27">
        <w:rPr>
          <w:rFonts w:asciiTheme="majorHAnsi" w:hAnsiTheme="majorHAnsi" w:cstheme="majorBidi"/>
        </w:rPr>
        <w:t>e</w:t>
      </w:r>
      <w:r w:rsidR="009C713A" w:rsidRPr="27828C27">
        <w:rPr>
          <w:rFonts w:asciiTheme="majorHAnsi" w:hAnsiTheme="majorHAnsi" w:cstheme="majorBidi"/>
        </w:rPr>
        <w:t>. Herniation</w:t>
      </w:r>
    </w:p>
    <w:p w14:paraId="5AF895C8" w14:textId="446F6F2E" w:rsidR="009C713A" w:rsidRPr="007607F7" w:rsidRDefault="009C713A" w:rsidP="00D05F63">
      <w:pPr>
        <w:spacing w:after="0" w:line="240" w:lineRule="auto"/>
        <w:rPr>
          <w:rStyle w:val="SubtleEmphasis"/>
          <w:rFonts w:asciiTheme="majorHAnsi" w:hAnsiTheme="majorHAnsi" w:cstheme="majorHAnsi"/>
        </w:rPr>
      </w:pPr>
    </w:p>
    <w:p w14:paraId="0E231274" w14:textId="3F4D15C6" w:rsidR="009C713A" w:rsidRPr="007607F7" w:rsidRDefault="009C713A" w:rsidP="00D0006F">
      <w:pPr>
        <w:spacing w:after="120" w:line="240" w:lineRule="auto"/>
        <w:rPr>
          <w:rFonts w:asciiTheme="majorHAnsi" w:hAnsiTheme="majorHAnsi" w:cstheme="majorHAnsi"/>
        </w:rPr>
      </w:pPr>
      <w:r w:rsidRPr="007607F7">
        <w:rPr>
          <w:rFonts w:asciiTheme="majorHAnsi" w:hAnsiTheme="majorHAnsi" w:cstheme="majorHAnsi"/>
          <w:b/>
          <w:bCs/>
        </w:rPr>
        <w:t>47. Which of the following correctly represents the proximal to distal order of brachial plexus components?</w:t>
      </w:r>
    </w:p>
    <w:p w14:paraId="42FFB409" w14:textId="694D1DCD" w:rsidR="006C3BE9" w:rsidRPr="007607F7" w:rsidRDefault="006C3BE9" w:rsidP="27828C27">
      <w:pPr>
        <w:spacing w:after="0" w:line="240" w:lineRule="auto"/>
        <w:ind w:left="357"/>
        <w:rPr>
          <w:rFonts w:asciiTheme="majorHAnsi" w:hAnsiTheme="majorHAnsi" w:cstheme="majorBidi"/>
        </w:rPr>
      </w:pPr>
      <w:r w:rsidRPr="27828C27">
        <w:rPr>
          <w:rFonts w:asciiTheme="majorHAnsi" w:hAnsiTheme="majorHAnsi" w:cstheme="majorBidi"/>
        </w:rPr>
        <w:t>a</w:t>
      </w:r>
      <w:r w:rsidR="009C713A" w:rsidRPr="27828C27">
        <w:rPr>
          <w:rFonts w:asciiTheme="majorHAnsi" w:hAnsiTheme="majorHAnsi" w:cstheme="majorBidi"/>
        </w:rPr>
        <w:t>. Terminal branches, trunks, roots, divisions, cords</w:t>
      </w:r>
      <w:r>
        <w:br/>
      </w:r>
    </w:p>
    <w:p w14:paraId="2EE71EEF" w14:textId="3AF1B284" w:rsidR="006C3BE9" w:rsidRPr="007607F7" w:rsidRDefault="006C3BE9" w:rsidP="27828C27">
      <w:pPr>
        <w:spacing w:after="0" w:line="240" w:lineRule="auto"/>
        <w:ind w:left="357"/>
        <w:rPr>
          <w:rFonts w:asciiTheme="majorHAnsi" w:hAnsiTheme="majorHAnsi" w:cstheme="majorBidi"/>
        </w:rPr>
      </w:pPr>
      <w:r w:rsidRPr="27828C27">
        <w:rPr>
          <w:rFonts w:asciiTheme="majorHAnsi" w:hAnsiTheme="majorHAnsi" w:cstheme="majorBidi"/>
        </w:rPr>
        <w:t>*b</w:t>
      </w:r>
      <w:r w:rsidR="009C713A" w:rsidRPr="27828C27">
        <w:rPr>
          <w:rFonts w:asciiTheme="majorHAnsi" w:hAnsiTheme="majorHAnsi" w:cstheme="majorBidi"/>
        </w:rPr>
        <w:t>. Roots, trunks, divisions, cords, terminal branches</w:t>
      </w:r>
      <w:r>
        <w:br/>
      </w:r>
    </w:p>
    <w:p w14:paraId="51B8A4B8" w14:textId="7CB7D2E1" w:rsidR="006C3BE9" w:rsidRPr="007607F7" w:rsidRDefault="006C3BE9" w:rsidP="27828C27">
      <w:pPr>
        <w:spacing w:after="0" w:line="240" w:lineRule="auto"/>
        <w:ind w:left="357"/>
        <w:rPr>
          <w:rFonts w:asciiTheme="majorHAnsi" w:hAnsiTheme="majorHAnsi" w:cstheme="majorBidi"/>
        </w:rPr>
      </w:pPr>
      <w:r w:rsidRPr="27828C27">
        <w:rPr>
          <w:rFonts w:asciiTheme="majorHAnsi" w:hAnsiTheme="majorHAnsi" w:cstheme="majorBidi"/>
        </w:rPr>
        <w:t>c</w:t>
      </w:r>
      <w:r w:rsidR="009C713A" w:rsidRPr="27828C27">
        <w:rPr>
          <w:rFonts w:asciiTheme="majorHAnsi" w:hAnsiTheme="majorHAnsi" w:cstheme="majorBidi"/>
        </w:rPr>
        <w:t>. Roots, cords, divisions, trunks, terminal branches</w:t>
      </w:r>
      <w:r>
        <w:br/>
      </w:r>
    </w:p>
    <w:p w14:paraId="790209F6" w14:textId="1EFFAF41" w:rsidR="006C3BE9" w:rsidRPr="007607F7" w:rsidRDefault="006C3BE9" w:rsidP="27828C27">
      <w:pPr>
        <w:spacing w:after="0" w:line="240" w:lineRule="auto"/>
        <w:ind w:left="357"/>
        <w:rPr>
          <w:rFonts w:asciiTheme="majorHAnsi" w:hAnsiTheme="majorHAnsi" w:cstheme="majorBidi"/>
        </w:rPr>
      </w:pPr>
      <w:r w:rsidRPr="27828C27">
        <w:rPr>
          <w:rFonts w:asciiTheme="majorHAnsi" w:hAnsiTheme="majorHAnsi" w:cstheme="majorBidi"/>
        </w:rPr>
        <w:t>d</w:t>
      </w:r>
      <w:r w:rsidR="009C713A" w:rsidRPr="27828C27">
        <w:rPr>
          <w:rFonts w:asciiTheme="majorHAnsi" w:hAnsiTheme="majorHAnsi" w:cstheme="majorBidi"/>
        </w:rPr>
        <w:t>. Divisions, cords, roots, trunks, terminal branches</w:t>
      </w:r>
      <w:r>
        <w:br/>
      </w:r>
    </w:p>
    <w:p w14:paraId="72879F50" w14:textId="47FD1778" w:rsidR="009C713A" w:rsidRPr="007607F7" w:rsidRDefault="006C3BE9" w:rsidP="27828C27">
      <w:pPr>
        <w:spacing w:after="0" w:line="240" w:lineRule="auto"/>
        <w:ind w:left="357"/>
        <w:rPr>
          <w:rFonts w:asciiTheme="majorHAnsi" w:hAnsiTheme="majorHAnsi" w:cstheme="majorBidi"/>
        </w:rPr>
      </w:pPr>
      <w:r w:rsidRPr="27828C27">
        <w:rPr>
          <w:rFonts w:asciiTheme="majorHAnsi" w:hAnsiTheme="majorHAnsi" w:cstheme="majorBidi"/>
        </w:rPr>
        <w:t>e</w:t>
      </w:r>
      <w:r w:rsidR="009C713A" w:rsidRPr="27828C27">
        <w:rPr>
          <w:rFonts w:asciiTheme="majorHAnsi" w:hAnsiTheme="majorHAnsi" w:cstheme="majorBidi"/>
        </w:rPr>
        <w:t>. Cords, divisions, roots, trunks, terminal branches</w:t>
      </w:r>
    </w:p>
    <w:p w14:paraId="558BFA43" w14:textId="03E8AAD1" w:rsidR="009C713A" w:rsidRPr="007607F7" w:rsidRDefault="009C713A" w:rsidP="00D05F63">
      <w:pPr>
        <w:spacing w:after="0" w:line="240" w:lineRule="auto"/>
        <w:rPr>
          <w:rFonts w:asciiTheme="majorHAnsi" w:hAnsiTheme="majorHAnsi" w:cstheme="majorHAnsi"/>
        </w:rPr>
      </w:pPr>
    </w:p>
    <w:p w14:paraId="56F0DE84" w14:textId="773F617D" w:rsidR="009C713A" w:rsidRPr="007607F7" w:rsidRDefault="009C713A" w:rsidP="00D0006F">
      <w:pPr>
        <w:spacing w:after="120" w:line="240" w:lineRule="auto"/>
        <w:rPr>
          <w:rFonts w:asciiTheme="majorHAnsi" w:hAnsiTheme="majorHAnsi" w:cstheme="majorHAnsi"/>
        </w:rPr>
      </w:pPr>
      <w:r w:rsidRPr="007607F7">
        <w:rPr>
          <w:rFonts w:asciiTheme="majorHAnsi" w:hAnsiTheme="majorHAnsi" w:cstheme="majorHAnsi"/>
          <w:b/>
          <w:bCs/>
        </w:rPr>
        <w:t>48. Which muscle is the most lateral of the erector spinae muscles?</w:t>
      </w:r>
    </w:p>
    <w:p w14:paraId="480C5FB4" w14:textId="42BB0E5F" w:rsidR="006C3BE9" w:rsidRPr="007607F7" w:rsidRDefault="006C3BE9" w:rsidP="27828C27">
      <w:pPr>
        <w:spacing w:after="0" w:line="240" w:lineRule="auto"/>
        <w:ind w:left="357"/>
        <w:rPr>
          <w:rFonts w:asciiTheme="majorHAnsi" w:hAnsiTheme="majorHAnsi" w:cstheme="majorBidi"/>
          <w:lang w:val="it-IT"/>
          <w:rPrChange w:id="31" w:author="" w16du:dateUtc="2026-05-18T16:04:00Z">
            <w:rPr/>
          </w:rPrChange>
        </w:rPr>
      </w:pPr>
      <w:r w:rsidRPr="27828C27">
        <w:rPr>
          <w:rFonts w:asciiTheme="majorHAnsi" w:hAnsiTheme="majorHAnsi" w:cstheme="majorBidi"/>
          <w:lang w:val="it-IT"/>
        </w:rPr>
        <w:t>a</w:t>
      </w:r>
      <w:r w:rsidR="009C713A" w:rsidRPr="27828C27">
        <w:rPr>
          <w:rFonts w:asciiTheme="majorHAnsi" w:hAnsiTheme="majorHAnsi" w:cstheme="majorBidi"/>
          <w:lang w:val="it-IT"/>
        </w:rPr>
        <w:t>. Rotator dorsi</w:t>
      </w:r>
      <w:r>
        <w:br/>
      </w:r>
    </w:p>
    <w:p w14:paraId="28ECD68E" w14:textId="750D1C8C" w:rsidR="006C3BE9" w:rsidRPr="007607F7" w:rsidRDefault="006C3BE9" w:rsidP="27828C27">
      <w:pPr>
        <w:spacing w:after="0" w:line="240" w:lineRule="auto"/>
        <w:ind w:left="357"/>
        <w:rPr>
          <w:rFonts w:asciiTheme="majorHAnsi" w:hAnsiTheme="majorHAnsi" w:cstheme="majorBidi"/>
          <w:lang w:val="it-IT"/>
        </w:rPr>
      </w:pPr>
      <w:r w:rsidRPr="27828C27">
        <w:rPr>
          <w:rFonts w:asciiTheme="majorHAnsi" w:hAnsiTheme="majorHAnsi" w:cstheme="majorBidi"/>
          <w:lang w:val="it-IT"/>
        </w:rPr>
        <w:t>*b</w:t>
      </w:r>
      <w:r w:rsidR="009C713A" w:rsidRPr="27828C27">
        <w:rPr>
          <w:rFonts w:asciiTheme="majorHAnsi" w:hAnsiTheme="majorHAnsi" w:cstheme="majorBidi"/>
          <w:lang w:val="it-IT"/>
        </w:rPr>
        <w:t>. Iliocostalis dorsi</w:t>
      </w:r>
      <w:r>
        <w:br/>
      </w:r>
    </w:p>
    <w:p w14:paraId="66ADBEF5" w14:textId="2CB5770F" w:rsidR="006C3BE9" w:rsidRPr="007607F7" w:rsidRDefault="006C3BE9" w:rsidP="27828C27">
      <w:pPr>
        <w:spacing w:after="0" w:line="240" w:lineRule="auto"/>
        <w:ind w:left="357"/>
        <w:rPr>
          <w:rFonts w:asciiTheme="majorHAnsi" w:hAnsiTheme="majorHAnsi" w:cstheme="majorBidi"/>
          <w:lang w:val="en-IN"/>
          <w:rPrChange w:id="32" w:author="" w16du:dateUtc="2026-05-18T16:05:00Z">
            <w:rPr>
              <w:lang w:val="it-IT"/>
            </w:rPr>
          </w:rPrChange>
        </w:rPr>
      </w:pPr>
      <w:r w:rsidRPr="27828C27">
        <w:rPr>
          <w:rFonts w:asciiTheme="majorHAnsi" w:hAnsiTheme="majorHAnsi" w:cstheme="majorBidi"/>
          <w:lang w:val="en-IN"/>
        </w:rPr>
        <w:t>c</w:t>
      </w:r>
      <w:r w:rsidR="009C713A" w:rsidRPr="27828C27">
        <w:rPr>
          <w:rFonts w:asciiTheme="majorHAnsi" w:hAnsiTheme="majorHAnsi" w:cstheme="majorBidi"/>
          <w:lang w:val="en-IN"/>
        </w:rPr>
        <w:t>. Longissimus dorsi</w:t>
      </w:r>
      <w:r>
        <w:br/>
      </w:r>
    </w:p>
    <w:p w14:paraId="50F9E3A5" w14:textId="5E5891DB" w:rsidR="006C3BE9" w:rsidRPr="007607F7" w:rsidRDefault="006C3BE9" w:rsidP="27828C27">
      <w:pPr>
        <w:spacing w:after="0" w:line="240" w:lineRule="auto"/>
        <w:ind w:left="357"/>
        <w:rPr>
          <w:rFonts w:asciiTheme="majorHAnsi" w:hAnsiTheme="majorHAnsi" w:cstheme="majorBidi"/>
          <w:lang w:val="en-IN"/>
          <w:rPrChange w:id="33" w:author="" w16du:dateUtc="2026-05-18T16:05:00Z">
            <w:rPr>
              <w:lang w:val="it-IT"/>
            </w:rPr>
          </w:rPrChange>
        </w:rPr>
      </w:pPr>
      <w:r w:rsidRPr="27828C27">
        <w:rPr>
          <w:rFonts w:asciiTheme="majorHAnsi" w:hAnsiTheme="majorHAnsi" w:cstheme="majorBidi"/>
          <w:lang w:val="en-IN"/>
        </w:rPr>
        <w:t>d</w:t>
      </w:r>
      <w:r w:rsidR="009C713A" w:rsidRPr="27828C27">
        <w:rPr>
          <w:rFonts w:asciiTheme="majorHAnsi" w:hAnsiTheme="majorHAnsi" w:cstheme="majorBidi"/>
          <w:lang w:val="en-IN"/>
        </w:rPr>
        <w:t>. Rhomboid major</w:t>
      </w:r>
    </w:p>
    <w:p w14:paraId="7195489D" w14:textId="45270653" w:rsidR="009C713A" w:rsidRPr="007607F7" w:rsidRDefault="009C713A" w:rsidP="27828C27">
      <w:pPr>
        <w:spacing w:after="0" w:line="240" w:lineRule="auto"/>
        <w:ind w:left="357"/>
        <w:rPr>
          <w:rFonts w:asciiTheme="majorHAnsi" w:hAnsiTheme="majorHAnsi" w:cstheme="majorBidi"/>
          <w:lang w:val="en-IN"/>
          <w:rPrChange w:id="34" w:author="" w16du:dateUtc="2026-05-18T16:05:00Z">
            <w:rPr>
              <w:lang w:val="it-IT"/>
            </w:rPr>
          </w:rPrChange>
        </w:rPr>
      </w:pPr>
      <w:r>
        <w:br/>
      </w:r>
      <w:r w:rsidR="006C3BE9" w:rsidRPr="27828C27">
        <w:rPr>
          <w:rFonts w:asciiTheme="majorHAnsi" w:hAnsiTheme="majorHAnsi" w:cstheme="majorBidi"/>
          <w:lang w:val="en-IN"/>
        </w:rPr>
        <w:t>e</w:t>
      </w:r>
      <w:r w:rsidRPr="27828C27">
        <w:rPr>
          <w:rFonts w:asciiTheme="majorHAnsi" w:hAnsiTheme="majorHAnsi" w:cstheme="majorBidi"/>
          <w:lang w:val="en-IN"/>
        </w:rPr>
        <w:t>. Spinalis dorsi</w:t>
      </w:r>
    </w:p>
    <w:p w14:paraId="0AD5A554" w14:textId="08E3149D" w:rsidR="003908DA" w:rsidRPr="007607F7" w:rsidRDefault="003908DA" w:rsidP="00D05F63">
      <w:pPr>
        <w:spacing w:after="0" w:line="240" w:lineRule="auto"/>
        <w:rPr>
          <w:rFonts w:asciiTheme="majorHAnsi" w:hAnsiTheme="majorHAnsi" w:cstheme="majorHAnsi"/>
        </w:rPr>
      </w:pPr>
    </w:p>
    <w:p w14:paraId="7E865721" w14:textId="1F6F918B" w:rsidR="009C713A" w:rsidRPr="007607F7" w:rsidRDefault="009C713A" w:rsidP="27828C27">
      <w:pPr>
        <w:spacing w:after="120" w:line="240" w:lineRule="auto"/>
        <w:rPr>
          <w:rFonts w:asciiTheme="majorHAnsi" w:hAnsiTheme="majorHAnsi" w:cstheme="majorBidi"/>
        </w:rPr>
      </w:pPr>
      <w:r w:rsidRPr="27828C27">
        <w:rPr>
          <w:rFonts w:asciiTheme="majorHAnsi" w:hAnsiTheme="majorHAnsi" w:cstheme="majorBidi"/>
          <w:b/>
          <w:bCs/>
        </w:rPr>
        <w:t xml:space="preserve">49. Which special test assesses sciatic nerve pathology </w:t>
      </w:r>
      <w:r w:rsidR="00B95290" w:rsidRPr="27828C27">
        <w:rPr>
          <w:rFonts w:asciiTheme="majorHAnsi" w:hAnsiTheme="majorHAnsi" w:cstheme="majorBidi"/>
          <w:b/>
          <w:bCs/>
        </w:rPr>
        <w:t xml:space="preserve">with </w:t>
      </w:r>
      <w:r w:rsidRPr="27828C27">
        <w:rPr>
          <w:rFonts w:asciiTheme="majorHAnsi" w:hAnsiTheme="majorHAnsi" w:cstheme="majorBidi"/>
          <w:b/>
          <w:bCs/>
        </w:rPr>
        <w:t>the examiner applying pressure in the popliteal space of the involved lower extremity?</w:t>
      </w:r>
    </w:p>
    <w:p w14:paraId="3D00C21F" w14:textId="377E59A1" w:rsidR="006C3BE9" w:rsidRPr="007607F7" w:rsidRDefault="006C3BE9" w:rsidP="27828C27">
      <w:pPr>
        <w:spacing w:after="0" w:line="240" w:lineRule="auto"/>
        <w:ind w:left="357"/>
        <w:rPr>
          <w:rFonts w:asciiTheme="majorHAnsi" w:hAnsiTheme="majorHAnsi" w:cstheme="majorBidi"/>
        </w:rPr>
      </w:pPr>
      <w:r w:rsidRPr="27828C27">
        <w:rPr>
          <w:rFonts w:asciiTheme="majorHAnsi" w:hAnsiTheme="majorHAnsi" w:cstheme="majorBidi"/>
        </w:rPr>
        <w:t>*a</w:t>
      </w:r>
      <w:r w:rsidR="009C713A" w:rsidRPr="27828C27">
        <w:rPr>
          <w:rFonts w:asciiTheme="majorHAnsi" w:hAnsiTheme="majorHAnsi" w:cstheme="majorBidi"/>
        </w:rPr>
        <w:t>. Bowstring test</w:t>
      </w:r>
      <w:r>
        <w:br/>
      </w:r>
    </w:p>
    <w:p w14:paraId="2BC07B1D" w14:textId="17989C23" w:rsidR="006C3BE9" w:rsidRPr="007607F7" w:rsidRDefault="006C3BE9" w:rsidP="27828C27">
      <w:pPr>
        <w:spacing w:after="0" w:line="240" w:lineRule="auto"/>
        <w:ind w:left="357"/>
        <w:rPr>
          <w:rFonts w:asciiTheme="majorHAnsi" w:hAnsiTheme="majorHAnsi" w:cstheme="majorBidi"/>
        </w:rPr>
      </w:pPr>
      <w:r w:rsidRPr="27828C27">
        <w:rPr>
          <w:rFonts w:asciiTheme="majorHAnsi" w:hAnsiTheme="majorHAnsi" w:cstheme="majorBidi"/>
        </w:rPr>
        <w:t>b</w:t>
      </w:r>
      <w:r w:rsidR="009C713A" w:rsidRPr="27828C27">
        <w:rPr>
          <w:rFonts w:asciiTheme="majorHAnsi" w:hAnsiTheme="majorHAnsi" w:cstheme="majorBidi"/>
        </w:rPr>
        <w:t>. Brudzinski test</w:t>
      </w:r>
    </w:p>
    <w:p w14:paraId="3C0DC694" w14:textId="5CAB4E3B" w:rsidR="006C3BE9" w:rsidRPr="007607F7" w:rsidRDefault="009C713A" w:rsidP="27828C27">
      <w:pPr>
        <w:spacing w:after="0" w:line="240" w:lineRule="auto"/>
        <w:ind w:left="357"/>
        <w:rPr>
          <w:rFonts w:asciiTheme="majorHAnsi" w:hAnsiTheme="majorHAnsi" w:cstheme="majorBidi"/>
        </w:rPr>
      </w:pPr>
      <w:r>
        <w:br/>
      </w:r>
      <w:r w:rsidR="006C3BE9" w:rsidRPr="27828C27">
        <w:rPr>
          <w:rFonts w:asciiTheme="majorHAnsi" w:hAnsiTheme="majorHAnsi" w:cstheme="majorBidi"/>
        </w:rPr>
        <w:t>c</w:t>
      </w:r>
      <w:r w:rsidRPr="27828C27">
        <w:rPr>
          <w:rFonts w:asciiTheme="majorHAnsi" w:hAnsiTheme="majorHAnsi" w:cstheme="majorBidi"/>
        </w:rPr>
        <w:t>. Lasegue test</w:t>
      </w:r>
      <w:r>
        <w:br/>
      </w:r>
    </w:p>
    <w:p w14:paraId="1E10D9D9" w14:textId="2AE07E76" w:rsidR="006C3BE9" w:rsidRPr="007607F7" w:rsidRDefault="006C3BE9" w:rsidP="27828C27">
      <w:pPr>
        <w:spacing w:after="0" w:line="240" w:lineRule="auto"/>
        <w:ind w:left="357"/>
        <w:rPr>
          <w:rFonts w:asciiTheme="majorHAnsi" w:hAnsiTheme="majorHAnsi" w:cstheme="majorBidi"/>
        </w:rPr>
      </w:pPr>
      <w:r w:rsidRPr="27828C27">
        <w:rPr>
          <w:rFonts w:asciiTheme="majorHAnsi" w:hAnsiTheme="majorHAnsi" w:cstheme="majorBidi"/>
        </w:rPr>
        <w:t>d</w:t>
      </w:r>
      <w:r w:rsidR="009C713A" w:rsidRPr="27828C27">
        <w:rPr>
          <w:rFonts w:asciiTheme="majorHAnsi" w:hAnsiTheme="majorHAnsi" w:cstheme="majorBidi"/>
        </w:rPr>
        <w:t>. Hoover test</w:t>
      </w:r>
      <w:r>
        <w:br/>
      </w:r>
    </w:p>
    <w:p w14:paraId="02C98CAC" w14:textId="72B17899" w:rsidR="009C713A" w:rsidRDefault="006C3BE9" w:rsidP="27828C27">
      <w:pPr>
        <w:spacing w:after="0" w:line="240" w:lineRule="auto"/>
        <w:ind w:left="357"/>
        <w:rPr>
          <w:rFonts w:asciiTheme="majorHAnsi" w:hAnsiTheme="majorHAnsi" w:cstheme="majorBidi"/>
        </w:rPr>
      </w:pPr>
      <w:r w:rsidRPr="27828C27">
        <w:rPr>
          <w:rFonts w:asciiTheme="majorHAnsi" w:hAnsiTheme="majorHAnsi" w:cstheme="majorBidi"/>
        </w:rPr>
        <w:t>e</w:t>
      </w:r>
      <w:r w:rsidR="009C713A" w:rsidRPr="27828C27">
        <w:rPr>
          <w:rFonts w:asciiTheme="majorHAnsi" w:hAnsiTheme="majorHAnsi" w:cstheme="majorBidi"/>
        </w:rPr>
        <w:t>. Quadrant test</w:t>
      </w:r>
    </w:p>
    <w:p w14:paraId="2A3589E9" w14:textId="77777777" w:rsidR="00087629" w:rsidRPr="007607F7" w:rsidRDefault="00087629" w:rsidP="00087629">
      <w:pPr>
        <w:spacing w:after="0" w:line="240" w:lineRule="auto"/>
        <w:rPr>
          <w:rFonts w:asciiTheme="majorHAnsi" w:hAnsiTheme="majorHAnsi" w:cstheme="majorHAnsi"/>
        </w:rPr>
      </w:pPr>
    </w:p>
    <w:p w14:paraId="1BF3B01E" w14:textId="4270085F" w:rsidR="009C713A" w:rsidRPr="007607F7" w:rsidRDefault="009C713A" w:rsidP="00D0006F">
      <w:pPr>
        <w:spacing w:after="120" w:line="240" w:lineRule="auto"/>
        <w:rPr>
          <w:rFonts w:asciiTheme="majorHAnsi" w:hAnsiTheme="majorHAnsi" w:cstheme="majorHAnsi"/>
        </w:rPr>
      </w:pPr>
      <w:r w:rsidRPr="007607F7">
        <w:rPr>
          <w:rFonts w:asciiTheme="majorHAnsi" w:hAnsiTheme="majorHAnsi" w:cstheme="majorHAnsi"/>
          <w:b/>
          <w:bCs/>
        </w:rPr>
        <w:lastRenderedPageBreak/>
        <w:t>50. Which condition involves the softening of and eventual degeneration of the patella</w:t>
      </w:r>
      <w:r w:rsidR="007607F7" w:rsidRPr="007607F7">
        <w:rPr>
          <w:rFonts w:asciiTheme="majorHAnsi" w:hAnsiTheme="majorHAnsi" w:cstheme="majorHAnsi"/>
          <w:b/>
          <w:bCs/>
        </w:rPr>
        <w:t>’</w:t>
      </w:r>
      <w:r w:rsidRPr="007607F7">
        <w:rPr>
          <w:rFonts w:asciiTheme="majorHAnsi" w:hAnsiTheme="majorHAnsi" w:cstheme="majorHAnsi"/>
          <w:b/>
          <w:bCs/>
        </w:rPr>
        <w:t>s hyaline cartilage on the lateral articular facet?</w:t>
      </w:r>
    </w:p>
    <w:p w14:paraId="30953B54" w14:textId="32DA4F5D" w:rsidR="008D05C0" w:rsidRPr="007607F7" w:rsidRDefault="008D05C0" w:rsidP="27828C27">
      <w:pPr>
        <w:spacing w:after="0" w:line="240" w:lineRule="auto"/>
        <w:ind w:left="357"/>
        <w:rPr>
          <w:rFonts w:asciiTheme="majorHAnsi" w:hAnsiTheme="majorHAnsi" w:cstheme="majorBidi"/>
          <w:lang w:val="it-IT"/>
        </w:rPr>
      </w:pPr>
      <w:r w:rsidRPr="27828C27">
        <w:rPr>
          <w:rFonts w:asciiTheme="majorHAnsi" w:hAnsiTheme="majorHAnsi" w:cstheme="majorBidi"/>
          <w:lang w:val="it-IT"/>
        </w:rPr>
        <w:t>a</w:t>
      </w:r>
      <w:r w:rsidR="009C713A" w:rsidRPr="27828C27">
        <w:rPr>
          <w:rFonts w:asciiTheme="majorHAnsi" w:hAnsiTheme="majorHAnsi" w:cstheme="majorBidi"/>
          <w:lang w:val="it-IT"/>
        </w:rPr>
        <w:t>. Bipartite patella fracture</w:t>
      </w:r>
      <w:r>
        <w:br/>
      </w:r>
    </w:p>
    <w:p w14:paraId="6634AEE8" w14:textId="4CDCAD82" w:rsidR="008D05C0" w:rsidRPr="007607F7" w:rsidRDefault="008D05C0" w:rsidP="27828C27">
      <w:pPr>
        <w:spacing w:after="0" w:line="240" w:lineRule="auto"/>
        <w:ind w:left="357"/>
        <w:rPr>
          <w:rFonts w:asciiTheme="majorHAnsi" w:hAnsiTheme="majorHAnsi" w:cstheme="majorBidi"/>
          <w:lang w:val="it-IT"/>
          <w:rPrChange w:id="35" w:author="" w16du:dateUtc="2026-05-18T20:03:00Z">
            <w:rPr/>
          </w:rPrChange>
        </w:rPr>
      </w:pPr>
      <w:r w:rsidRPr="27828C27">
        <w:rPr>
          <w:rFonts w:asciiTheme="majorHAnsi" w:hAnsiTheme="majorHAnsi" w:cstheme="majorBidi"/>
          <w:lang w:val="it-IT"/>
        </w:rPr>
        <w:t>*b</w:t>
      </w:r>
      <w:r w:rsidR="009C713A" w:rsidRPr="27828C27">
        <w:rPr>
          <w:rFonts w:asciiTheme="majorHAnsi" w:hAnsiTheme="majorHAnsi" w:cstheme="majorBidi"/>
          <w:lang w:val="it-IT"/>
        </w:rPr>
        <w:t>. Chondromalacia patella</w:t>
      </w:r>
      <w:r>
        <w:br/>
      </w:r>
    </w:p>
    <w:p w14:paraId="31398E1C" w14:textId="5760C474" w:rsidR="008D05C0" w:rsidRPr="007607F7" w:rsidRDefault="008D05C0" w:rsidP="27828C27">
      <w:pPr>
        <w:spacing w:after="0" w:line="240" w:lineRule="auto"/>
        <w:ind w:left="357"/>
        <w:rPr>
          <w:rFonts w:asciiTheme="majorHAnsi" w:hAnsiTheme="majorHAnsi" w:cstheme="majorBidi"/>
        </w:rPr>
      </w:pPr>
      <w:r w:rsidRPr="27828C27">
        <w:rPr>
          <w:rFonts w:asciiTheme="majorHAnsi" w:hAnsiTheme="majorHAnsi" w:cstheme="majorBidi"/>
        </w:rPr>
        <w:t>c</w:t>
      </w:r>
      <w:r w:rsidR="009C713A" w:rsidRPr="27828C27">
        <w:rPr>
          <w:rFonts w:asciiTheme="majorHAnsi" w:hAnsiTheme="majorHAnsi" w:cstheme="majorBidi"/>
        </w:rPr>
        <w:t>. Sinding-Larsen-Johansson syndrome</w:t>
      </w:r>
      <w:r>
        <w:br/>
      </w:r>
    </w:p>
    <w:p w14:paraId="345EF45E" w14:textId="046994A6" w:rsidR="008D05C0" w:rsidRPr="007607F7" w:rsidRDefault="008D05C0" w:rsidP="27828C27">
      <w:pPr>
        <w:spacing w:after="0" w:line="240" w:lineRule="auto"/>
        <w:ind w:left="357"/>
        <w:rPr>
          <w:rFonts w:asciiTheme="majorHAnsi" w:hAnsiTheme="majorHAnsi" w:cstheme="majorBidi"/>
        </w:rPr>
      </w:pPr>
      <w:r w:rsidRPr="27828C27">
        <w:rPr>
          <w:rFonts w:asciiTheme="majorHAnsi" w:hAnsiTheme="majorHAnsi" w:cstheme="majorBidi"/>
        </w:rPr>
        <w:t>d</w:t>
      </w:r>
      <w:r w:rsidR="009C713A" w:rsidRPr="27828C27">
        <w:rPr>
          <w:rFonts w:asciiTheme="majorHAnsi" w:hAnsiTheme="majorHAnsi" w:cstheme="majorBidi"/>
        </w:rPr>
        <w:t>. Osgood-Schlatter</w:t>
      </w:r>
      <w:r w:rsidR="007607F7" w:rsidRPr="27828C27">
        <w:rPr>
          <w:rFonts w:asciiTheme="majorHAnsi" w:hAnsiTheme="majorHAnsi" w:cstheme="majorBidi"/>
        </w:rPr>
        <w:t>’</w:t>
      </w:r>
      <w:r w:rsidR="009C713A" w:rsidRPr="27828C27">
        <w:rPr>
          <w:rFonts w:asciiTheme="majorHAnsi" w:hAnsiTheme="majorHAnsi" w:cstheme="majorBidi"/>
        </w:rPr>
        <w:t>s disease</w:t>
      </w:r>
      <w:r>
        <w:br/>
      </w:r>
    </w:p>
    <w:p w14:paraId="5716F98F" w14:textId="5F71C180" w:rsidR="003908DA" w:rsidRDefault="008D05C0" w:rsidP="27828C27">
      <w:pPr>
        <w:spacing w:after="0" w:line="240" w:lineRule="auto"/>
        <w:ind w:left="357"/>
        <w:rPr>
          <w:rFonts w:asciiTheme="majorHAnsi" w:hAnsiTheme="majorHAnsi" w:cstheme="majorBidi"/>
        </w:rPr>
      </w:pPr>
      <w:r w:rsidRPr="27828C27">
        <w:rPr>
          <w:rFonts w:asciiTheme="majorHAnsi" w:hAnsiTheme="majorHAnsi" w:cstheme="majorBidi"/>
        </w:rPr>
        <w:t>e</w:t>
      </w:r>
      <w:r w:rsidR="009C713A" w:rsidRPr="27828C27">
        <w:rPr>
          <w:rFonts w:asciiTheme="majorHAnsi" w:hAnsiTheme="majorHAnsi" w:cstheme="majorBidi"/>
        </w:rPr>
        <w:t>. Patellofemoral stress syndrome</w:t>
      </w:r>
    </w:p>
    <w:p w14:paraId="7346E037" w14:textId="77777777" w:rsidR="009F6B20" w:rsidRPr="007607F7" w:rsidRDefault="009F6B20" w:rsidP="009F6B20">
      <w:pPr>
        <w:spacing w:after="0" w:line="240" w:lineRule="auto"/>
        <w:rPr>
          <w:rFonts w:asciiTheme="majorHAnsi" w:hAnsiTheme="majorHAnsi" w:cstheme="majorHAnsi"/>
        </w:rPr>
      </w:pPr>
    </w:p>
    <w:p w14:paraId="1115B198" w14:textId="2438212A" w:rsidR="009C713A" w:rsidRPr="007607F7" w:rsidRDefault="009C713A" w:rsidP="00D0006F">
      <w:pPr>
        <w:spacing w:after="120" w:line="240" w:lineRule="auto"/>
        <w:rPr>
          <w:rFonts w:asciiTheme="majorHAnsi" w:hAnsiTheme="majorHAnsi" w:cstheme="majorHAnsi"/>
        </w:rPr>
      </w:pPr>
      <w:r w:rsidRPr="007607F7">
        <w:rPr>
          <w:rFonts w:asciiTheme="majorHAnsi" w:hAnsiTheme="majorHAnsi" w:cstheme="majorHAnsi"/>
          <w:b/>
          <w:bCs/>
        </w:rPr>
        <w:t>51. Which of the following muscle</w:t>
      </w:r>
      <w:r w:rsidR="4464800F" w:rsidRPr="007607F7">
        <w:rPr>
          <w:rFonts w:asciiTheme="majorHAnsi" w:hAnsiTheme="majorHAnsi" w:cstheme="majorHAnsi"/>
          <w:b/>
          <w:bCs/>
        </w:rPr>
        <w:t>(</w:t>
      </w:r>
      <w:r w:rsidRPr="007607F7">
        <w:rPr>
          <w:rFonts w:asciiTheme="majorHAnsi" w:hAnsiTheme="majorHAnsi" w:cstheme="majorHAnsi"/>
          <w:b/>
          <w:bCs/>
        </w:rPr>
        <w:t>s</w:t>
      </w:r>
      <w:r w:rsidR="0C3626CD" w:rsidRPr="007607F7">
        <w:rPr>
          <w:rFonts w:asciiTheme="majorHAnsi" w:hAnsiTheme="majorHAnsi" w:cstheme="majorHAnsi"/>
          <w:b/>
          <w:bCs/>
        </w:rPr>
        <w:t>)</w:t>
      </w:r>
      <w:r w:rsidRPr="007607F7">
        <w:rPr>
          <w:rFonts w:asciiTheme="majorHAnsi" w:hAnsiTheme="majorHAnsi" w:cstheme="majorHAnsi"/>
          <w:b/>
          <w:bCs/>
        </w:rPr>
        <w:t xml:space="preserve"> plays a central role in generating both intra-abdominal pressure and tension within the thoracolumbar fascia?</w:t>
      </w:r>
    </w:p>
    <w:p w14:paraId="7CD9363E" w14:textId="1B7C0443" w:rsidR="008D05C0" w:rsidRPr="007607F7" w:rsidRDefault="008D05C0" w:rsidP="27828C27">
      <w:pPr>
        <w:spacing w:after="0" w:line="240" w:lineRule="auto"/>
        <w:ind w:left="357"/>
        <w:rPr>
          <w:rFonts w:asciiTheme="majorHAnsi" w:hAnsiTheme="majorHAnsi" w:cstheme="majorBidi"/>
        </w:rPr>
      </w:pPr>
      <w:r w:rsidRPr="27828C27">
        <w:rPr>
          <w:rFonts w:asciiTheme="majorHAnsi" w:hAnsiTheme="majorHAnsi" w:cstheme="majorBidi"/>
        </w:rPr>
        <w:t>*a</w:t>
      </w:r>
      <w:r w:rsidR="009C713A" w:rsidRPr="27828C27">
        <w:rPr>
          <w:rFonts w:asciiTheme="majorHAnsi" w:hAnsiTheme="majorHAnsi" w:cstheme="majorBidi"/>
        </w:rPr>
        <w:t>. Transverse abdominis</w:t>
      </w:r>
      <w:r>
        <w:br/>
      </w:r>
    </w:p>
    <w:p w14:paraId="42A39E4C" w14:textId="5D857940" w:rsidR="008D05C0" w:rsidRPr="007607F7" w:rsidRDefault="008D05C0" w:rsidP="27828C27">
      <w:pPr>
        <w:spacing w:after="0" w:line="240" w:lineRule="auto"/>
        <w:ind w:left="357"/>
        <w:rPr>
          <w:rFonts w:asciiTheme="majorHAnsi" w:hAnsiTheme="majorHAnsi" w:cstheme="majorBidi"/>
        </w:rPr>
      </w:pPr>
      <w:r w:rsidRPr="27828C27">
        <w:rPr>
          <w:rFonts w:asciiTheme="majorHAnsi" w:hAnsiTheme="majorHAnsi" w:cstheme="majorBidi"/>
        </w:rPr>
        <w:t>b</w:t>
      </w:r>
      <w:r w:rsidR="009C713A" w:rsidRPr="27828C27">
        <w:rPr>
          <w:rFonts w:asciiTheme="majorHAnsi" w:hAnsiTheme="majorHAnsi" w:cstheme="majorBidi"/>
        </w:rPr>
        <w:t>. Internal oblique</w:t>
      </w:r>
      <w:r>
        <w:br/>
      </w:r>
    </w:p>
    <w:p w14:paraId="1FEA255E" w14:textId="745ABF26" w:rsidR="008D05C0" w:rsidRPr="007607F7" w:rsidRDefault="008D05C0" w:rsidP="27828C27">
      <w:pPr>
        <w:spacing w:after="0" w:line="240" w:lineRule="auto"/>
        <w:ind w:left="357"/>
        <w:rPr>
          <w:rFonts w:asciiTheme="majorHAnsi" w:hAnsiTheme="majorHAnsi" w:cstheme="majorBidi"/>
        </w:rPr>
      </w:pPr>
      <w:r w:rsidRPr="27828C27">
        <w:rPr>
          <w:rFonts w:asciiTheme="majorHAnsi" w:hAnsiTheme="majorHAnsi" w:cstheme="majorBidi"/>
        </w:rPr>
        <w:t>c</w:t>
      </w:r>
      <w:r w:rsidR="009C713A" w:rsidRPr="27828C27">
        <w:rPr>
          <w:rFonts w:asciiTheme="majorHAnsi" w:hAnsiTheme="majorHAnsi" w:cstheme="majorBidi"/>
        </w:rPr>
        <w:t>. External oblique</w:t>
      </w:r>
      <w:r>
        <w:br/>
      </w:r>
    </w:p>
    <w:p w14:paraId="5329CAA4" w14:textId="4E709DA6" w:rsidR="008D05C0" w:rsidRPr="007607F7" w:rsidRDefault="008D05C0" w:rsidP="27828C27">
      <w:pPr>
        <w:spacing w:after="0" w:line="240" w:lineRule="auto"/>
        <w:ind w:left="357"/>
        <w:rPr>
          <w:rFonts w:asciiTheme="majorHAnsi" w:hAnsiTheme="majorHAnsi" w:cstheme="majorBidi"/>
        </w:rPr>
      </w:pPr>
      <w:r w:rsidRPr="27828C27">
        <w:rPr>
          <w:rFonts w:asciiTheme="majorHAnsi" w:hAnsiTheme="majorHAnsi" w:cstheme="majorBidi"/>
        </w:rPr>
        <w:t>d</w:t>
      </w:r>
      <w:r w:rsidR="009C713A" w:rsidRPr="27828C27">
        <w:rPr>
          <w:rFonts w:asciiTheme="majorHAnsi" w:hAnsiTheme="majorHAnsi" w:cstheme="majorBidi"/>
        </w:rPr>
        <w:t>. Multifidus</w:t>
      </w:r>
      <w:r>
        <w:br/>
      </w:r>
    </w:p>
    <w:p w14:paraId="084AD509" w14:textId="393CD543" w:rsidR="009C713A" w:rsidRDefault="008D05C0" w:rsidP="27828C27">
      <w:pPr>
        <w:spacing w:after="0" w:line="240" w:lineRule="auto"/>
        <w:ind w:left="357"/>
        <w:rPr>
          <w:rFonts w:asciiTheme="majorHAnsi" w:hAnsiTheme="majorHAnsi" w:cstheme="majorBidi"/>
        </w:rPr>
      </w:pPr>
      <w:r w:rsidRPr="27828C27">
        <w:rPr>
          <w:rFonts w:asciiTheme="majorHAnsi" w:hAnsiTheme="majorHAnsi" w:cstheme="majorBidi"/>
        </w:rPr>
        <w:t>e</w:t>
      </w:r>
      <w:r w:rsidR="009C713A" w:rsidRPr="27828C27">
        <w:rPr>
          <w:rFonts w:asciiTheme="majorHAnsi" w:hAnsiTheme="majorHAnsi" w:cstheme="majorBidi"/>
        </w:rPr>
        <w:t>. Quadratus lumborum</w:t>
      </w:r>
    </w:p>
    <w:p w14:paraId="102A75A2" w14:textId="77777777" w:rsidR="009F6B20" w:rsidRPr="007607F7" w:rsidRDefault="009F6B20" w:rsidP="009F6B20">
      <w:pPr>
        <w:spacing w:after="0" w:line="240" w:lineRule="auto"/>
        <w:rPr>
          <w:rFonts w:asciiTheme="majorHAnsi" w:hAnsiTheme="majorHAnsi" w:cstheme="majorHAnsi"/>
        </w:rPr>
      </w:pPr>
    </w:p>
    <w:p w14:paraId="32BD622C" w14:textId="717725DF" w:rsidR="009C713A" w:rsidRPr="007607F7" w:rsidRDefault="009C713A" w:rsidP="00D0006F">
      <w:pPr>
        <w:spacing w:after="120" w:line="240" w:lineRule="auto"/>
        <w:rPr>
          <w:rFonts w:asciiTheme="majorHAnsi" w:hAnsiTheme="majorHAnsi" w:cstheme="majorHAnsi"/>
        </w:rPr>
      </w:pPr>
      <w:r w:rsidRPr="007607F7">
        <w:rPr>
          <w:rFonts w:asciiTheme="majorHAnsi" w:hAnsiTheme="majorHAnsi" w:cstheme="majorHAnsi"/>
          <w:b/>
          <w:bCs/>
        </w:rPr>
        <w:t>52. What is the best thermometer for accuracy when assessing core temperature, such as in the case of heat exhaustion?</w:t>
      </w:r>
    </w:p>
    <w:p w14:paraId="33D6970F" w14:textId="3947DFE8" w:rsidR="008D05C0" w:rsidRPr="007607F7" w:rsidRDefault="008D05C0" w:rsidP="27828C27">
      <w:pPr>
        <w:spacing w:after="0" w:line="240" w:lineRule="auto"/>
        <w:ind w:left="357"/>
        <w:rPr>
          <w:rFonts w:asciiTheme="majorHAnsi" w:hAnsiTheme="majorHAnsi" w:cstheme="majorBidi"/>
        </w:rPr>
      </w:pPr>
      <w:r w:rsidRPr="27828C27">
        <w:rPr>
          <w:rFonts w:asciiTheme="majorHAnsi" w:hAnsiTheme="majorHAnsi" w:cstheme="majorBidi"/>
        </w:rPr>
        <w:t>a</w:t>
      </w:r>
      <w:r w:rsidR="009C713A" w:rsidRPr="27828C27">
        <w:rPr>
          <w:rFonts w:asciiTheme="majorHAnsi" w:hAnsiTheme="majorHAnsi" w:cstheme="majorBidi"/>
        </w:rPr>
        <w:t>. Oral</w:t>
      </w:r>
      <w:r>
        <w:br/>
      </w:r>
    </w:p>
    <w:p w14:paraId="658A0957" w14:textId="0C59203B" w:rsidR="008D05C0" w:rsidRPr="007607F7" w:rsidRDefault="008D05C0" w:rsidP="27828C27">
      <w:pPr>
        <w:spacing w:after="0" w:line="240" w:lineRule="auto"/>
        <w:ind w:left="357"/>
        <w:rPr>
          <w:rFonts w:asciiTheme="majorHAnsi" w:hAnsiTheme="majorHAnsi" w:cstheme="majorBidi"/>
        </w:rPr>
      </w:pPr>
      <w:r w:rsidRPr="27828C27">
        <w:rPr>
          <w:rFonts w:asciiTheme="majorHAnsi" w:hAnsiTheme="majorHAnsi" w:cstheme="majorBidi"/>
        </w:rPr>
        <w:t>b</w:t>
      </w:r>
      <w:r w:rsidR="009C713A" w:rsidRPr="27828C27">
        <w:rPr>
          <w:rFonts w:asciiTheme="majorHAnsi" w:hAnsiTheme="majorHAnsi" w:cstheme="majorBidi"/>
        </w:rPr>
        <w:t>. Tympanic</w:t>
      </w:r>
      <w:r>
        <w:br/>
      </w:r>
    </w:p>
    <w:p w14:paraId="4B8F5E6B" w14:textId="1DDC7F4E" w:rsidR="008D05C0" w:rsidRPr="007607F7" w:rsidRDefault="008D05C0" w:rsidP="27828C27">
      <w:pPr>
        <w:spacing w:after="0" w:line="240" w:lineRule="auto"/>
        <w:ind w:left="357"/>
        <w:rPr>
          <w:rFonts w:asciiTheme="majorHAnsi" w:hAnsiTheme="majorHAnsi" w:cstheme="majorBidi"/>
        </w:rPr>
      </w:pPr>
      <w:r w:rsidRPr="27828C27">
        <w:rPr>
          <w:rFonts w:asciiTheme="majorHAnsi" w:hAnsiTheme="majorHAnsi" w:cstheme="majorBidi"/>
        </w:rPr>
        <w:t>*c</w:t>
      </w:r>
      <w:r w:rsidR="009C713A" w:rsidRPr="27828C27">
        <w:rPr>
          <w:rFonts w:asciiTheme="majorHAnsi" w:hAnsiTheme="majorHAnsi" w:cstheme="majorBidi"/>
        </w:rPr>
        <w:t>. Rectal</w:t>
      </w:r>
      <w:r>
        <w:br/>
      </w:r>
    </w:p>
    <w:p w14:paraId="1D042BC5" w14:textId="5F7B3C32" w:rsidR="008D05C0" w:rsidRPr="007607F7" w:rsidRDefault="008D05C0" w:rsidP="27828C27">
      <w:pPr>
        <w:spacing w:after="0" w:line="240" w:lineRule="auto"/>
        <w:ind w:left="357"/>
        <w:rPr>
          <w:rFonts w:asciiTheme="majorHAnsi" w:hAnsiTheme="majorHAnsi" w:cstheme="majorBidi"/>
        </w:rPr>
      </w:pPr>
      <w:r w:rsidRPr="27828C27">
        <w:rPr>
          <w:rFonts w:asciiTheme="majorHAnsi" w:hAnsiTheme="majorHAnsi" w:cstheme="majorBidi"/>
        </w:rPr>
        <w:t>d</w:t>
      </w:r>
      <w:r w:rsidR="009C713A" w:rsidRPr="27828C27">
        <w:rPr>
          <w:rFonts w:asciiTheme="majorHAnsi" w:hAnsiTheme="majorHAnsi" w:cstheme="majorBidi"/>
        </w:rPr>
        <w:t>. Axillary</w:t>
      </w:r>
      <w:r>
        <w:br/>
      </w:r>
    </w:p>
    <w:p w14:paraId="266BF62C" w14:textId="4A49742D" w:rsidR="009C713A" w:rsidRPr="007607F7" w:rsidRDefault="008D05C0" w:rsidP="27828C27">
      <w:pPr>
        <w:spacing w:after="0" w:line="240" w:lineRule="auto"/>
        <w:ind w:left="357"/>
        <w:rPr>
          <w:rFonts w:asciiTheme="majorHAnsi" w:hAnsiTheme="majorHAnsi" w:cstheme="majorBidi"/>
        </w:rPr>
      </w:pPr>
      <w:r w:rsidRPr="27828C27">
        <w:rPr>
          <w:rFonts w:asciiTheme="majorHAnsi" w:hAnsiTheme="majorHAnsi" w:cstheme="majorBidi"/>
        </w:rPr>
        <w:t>e</w:t>
      </w:r>
      <w:r w:rsidR="009C713A" w:rsidRPr="27828C27">
        <w:rPr>
          <w:rFonts w:asciiTheme="majorHAnsi" w:hAnsiTheme="majorHAnsi" w:cstheme="majorBidi"/>
        </w:rPr>
        <w:t>. Temporal</w:t>
      </w:r>
    </w:p>
    <w:p w14:paraId="31689258" w14:textId="0FA20F7D" w:rsidR="5BB37468" w:rsidRPr="007607F7" w:rsidRDefault="5BB37468" w:rsidP="00D05F63">
      <w:pPr>
        <w:spacing w:after="0" w:line="240" w:lineRule="auto"/>
        <w:rPr>
          <w:rFonts w:asciiTheme="majorHAnsi" w:hAnsiTheme="majorHAnsi" w:cstheme="majorHAnsi"/>
        </w:rPr>
      </w:pPr>
    </w:p>
    <w:p w14:paraId="39541224" w14:textId="3C7476FC" w:rsidR="009C713A" w:rsidRPr="007607F7" w:rsidRDefault="009C713A" w:rsidP="27828C27">
      <w:pPr>
        <w:spacing w:after="120" w:line="240" w:lineRule="auto"/>
        <w:rPr>
          <w:rFonts w:asciiTheme="majorHAnsi" w:hAnsiTheme="majorHAnsi" w:cstheme="majorBidi"/>
        </w:rPr>
      </w:pPr>
      <w:r w:rsidRPr="27828C27">
        <w:rPr>
          <w:rFonts w:asciiTheme="majorHAnsi" w:hAnsiTheme="majorHAnsi" w:cstheme="majorBidi"/>
          <w:b/>
          <w:bCs/>
        </w:rPr>
        <w:t xml:space="preserve">53. </w:t>
      </w:r>
      <w:r w:rsidR="008D05C0" w:rsidRPr="27828C27">
        <w:rPr>
          <w:rFonts w:asciiTheme="majorHAnsi" w:hAnsiTheme="majorHAnsi" w:cstheme="majorBidi"/>
          <w:b/>
          <w:bCs/>
        </w:rPr>
        <w:t>I</w:t>
      </w:r>
      <w:r w:rsidRPr="27828C27">
        <w:rPr>
          <w:rFonts w:asciiTheme="majorHAnsi" w:hAnsiTheme="majorHAnsi" w:cstheme="majorBidi"/>
          <w:b/>
          <w:bCs/>
        </w:rPr>
        <w:t>n which of the following situations</w:t>
      </w:r>
      <w:r w:rsidR="008D05C0" w:rsidRPr="27828C27">
        <w:rPr>
          <w:rFonts w:asciiTheme="majorHAnsi" w:hAnsiTheme="majorHAnsi" w:cstheme="majorBidi"/>
          <w:b/>
          <w:bCs/>
        </w:rPr>
        <w:t xml:space="preserve"> might Kussmaul breathing be found</w:t>
      </w:r>
      <w:r w:rsidRPr="27828C27">
        <w:rPr>
          <w:rFonts w:asciiTheme="majorHAnsi" w:hAnsiTheme="majorHAnsi" w:cstheme="majorBidi"/>
          <w:b/>
          <w:bCs/>
        </w:rPr>
        <w:t>?</w:t>
      </w:r>
    </w:p>
    <w:p w14:paraId="009EDFA6" w14:textId="1CEEBA99" w:rsidR="008D05C0" w:rsidRPr="007607F7" w:rsidRDefault="008D05C0" w:rsidP="27828C27">
      <w:pPr>
        <w:spacing w:after="0" w:line="240" w:lineRule="auto"/>
        <w:ind w:left="357"/>
        <w:rPr>
          <w:rFonts w:asciiTheme="majorHAnsi" w:hAnsiTheme="majorHAnsi" w:cstheme="majorBidi"/>
        </w:rPr>
      </w:pPr>
      <w:r w:rsidRPr="27828C27">
        <w:rPr>
          <w:rFonts w:asciiTheme="majorHAnsi" w:hAnsiTheme="majorHAnsi" w:cstheme="majorBidi"/>
        </w:rPr>
        <w:t>a</w:t>
      </w:r>
      <w:r w:rsidR="009C713A" w:rsidRPr="27828C27">
        <w:rPr>
          <w:rFonts w:asciiTheme="majorHAnsi" w:hAnsiTheme="majorHAnsi" w:cstheme="majorBidi"/>
        </w:rPr>
        <w:t>. An athlete after finishing a sprint</w:t>
      </w:r>
      <w:r>
        <w:br/>
      </w:r>
    </w:p>
    <w:p w14:paraId="0AE72AAB" w14:textId="2132CF1F" w:rsidR="008D05C0" w:rsidRPr="007607F7" w:rsidRDefault="008D05C0" w:rsidP="27828C27">
      <w:pPr>
        <w:spacing w:after="0" w:line="240" w:lineRule="auto"/>
        <w:ind w:left="357"/>
        <w:rPr>
          <w:rFonts w:asciiTheme="majorHAnsi" w:hAnsiTheme="majorHAnsi" w:cstheme="majorBidi"/>
        </w:rPr>
      </w:pPr>
      <w:r w:rsidRPr="27828C27">
        <w:rPr>
          <w:rFonts w:asciiTheme="majorHAnsi" w:hAnsiTheme="majorHAnsi" w:cstheme="majorBidi"/>
        </w:rPr>
        <w:t>*b</w:t>
      </w:r>
      <w:r w:rsidR="009C713A" w:rsidRPr="27828C27">
        <w:rPr>
          <w:rFonts w:asciiTheme="majorHAnsi" w:hAnsiTheme="majorHAnsi" w:cstheme="majorBidi"/>
        </w:rPr>
        <w:t>. A patient with diabetic ketoacidosis</w:t>
      </w:r>
      <w:r>
        <w:br/>
      </w:r>
    </w:p>
    <w:p w14:paraId="758804FF" w14:textId="22411679" w:rsidR="008D05C0" w:rsidRPr="007607F7" w:rsidRDefault="008D05C0" w:rsidP="27828C27">
      <w:pPr>
        <w:spacing w:after="0" w:line="240" w:lineRule="auto"/>
        <w:ind w:left="357"/>
        <w:rPr>
          <w:rFonts w:asciiTheme="majorHAnsi" w:hAnsiTheme="majorHAnsi" w:cstheme="majorBidi"/>
        </w:rPr>
      </w:pPr>
      <w:r w:rsidRPr="27828C27">
        <w:rPr>
          <w:rFonts w:asciiTheme="majorHAnsi" w:hAnsiTheme="majorHAnsi" w:cstheme="majorBidi"/>
        </w:rPr>
        <w:t>c</w:t>
      </w:r>
      <w:r w:rsidR="009C713A" w:rsidRPr="27828C27">
        <w:rPr>
          <w:rFonts w:asciiTheme="majorHAnsi" w:hAnsiTheme="majorHAnsi" w:cstheme="majorBidi"/>
        </w:rPr>
        <w:t>. A patient with congestive heart failure</w:t>
      </w:r>
      <w:r>
        <w:br/>
      </w:r>
    </w:p>
    <w:p w14:paraId="5E79F114" w14:textId="155F1000" w:rsidR="008D05C0" w:rsidRPr="007607F7" w:rsidRDefault="008D05C0" w:rsidP="27828C27">
      <w:pPr>
        <w:spacing w:after="0" w:line="240" w:lineRule="auto"/>
        <w:ind w:left="357"/>
        <w:rPr>
          <w:rFonts w:asciiTheme="majorHAnsi" w:hAnsiTheme="majorHAnsi" w:cstheme="majorBidi"/>
        </w:rPr>
      </w:pPr>
      <w:r w:rsidRPr="27828C27">
        <w:rPr>
          <w:rFonts w:asciiTheme="majorHAnsi" w:hAnsiTheme="majorHAnsi" w:cstheme="majorBidi"/>
        </w:rPr>
        <w:t>d</w:t>
      </w:r>
      <w:r w:rsidR="009C713A" w:rsidRPr="27828C27">
        <w:rPr>
          <w:rFonts w:asciiTheme="majorHAnsi" w:hAnsiTheme="majorHAnsi" w:cstheme="majorBidi"/>
        </w:rPr>
        <w:t>. A patient with paroxysmal nocturnal dyspnea</w:t>
      </w:r>
      <w:r>
        <w:br/>
      </w:r>
    </w:p>
    <w:p w14:paraId="6948C41F" w14:textId="37500502" w:rsidR="009C713A" w:rsidRDefault="008D05C0" w:rsidP="27828C27">
      <w:pPr>
        <w:spacing w:after="0" w:line="240" w:lineRule="auto"/>
        <w:ind w:left="357"/>
        <w:rPr>
          <w:rFonts w:asciiTheme="majorHAnsi" w:hAnsiTheme="majorHAnsi" w:cstheme="majorBidi"/>
        </w:rPr>
      </w:pPr>
      <w:r w:rsidRPr="27828C27">
        <w:rPr>
          <w:rFonts w:asciiTheme="majorHAnsi" w:hAnsiTheme="majorHAnsi" w:cstheme="majorBidi"/>
        </w:rPr>
        <w:t>e</w:t>
      </w:r>
      <w:r w:rsidR="009C713A" w:rsidRPr="27828C27">
        <w:rPr>
          <w:rFonts w:asciiTheme="majorHAnsi" w:hAnsiTheme="majorHAnsi" w:cstheme="majorBidi"/>
        </w:rPr>
        <w:t xml:space="preserve">. A patient with a </w:t>
      </w:r>
      <w:r w:rsidR="007607F7" w:rsidRPr="27828C27">
        <w:rPr>
          <w:rFonts w:asciiTheme="majorHAnsi" w:hAnsiTheme="majorHAnsi" w:cstheme="majorBidi"/>
        </w:rPr>
        <w:t>“</w:t>
      </w:r>
      <w:r w:rsidR="009C713A" w:rsidRPr="27828C27">
        <w:rPr>
          <w:rFonts w:asciiTheme="majorHAnsi" w:hAnsiTheme="majorHAnsi" w:cstheme="majorBidi"/>
        </w:rPr>
        <w:t>stitch in the side</w:t>
      </w:r>
      <w:r w:rsidR="007607F7" w:rsidRPr="27828C27">
        <w:rPr>
          <w:rFonts w:asciiTheme="majorHAnsi" w:hAnsiTheme="majorHAnsi" w:cstheme="majorBidi"/>
        </w:rPr>
        <w:t>”</w:t>
      </w:r>
    </w:p>
    <w:p w14:paraId="4A947498" w14:textId="77777777" w:rsidR="009F6B20" w:rsidRPr="007607F7" w:rsidRDefault="009F6B20" w:rsidP="009F6B20">
      <w:pPr>
        <w:spacing w:after="0" w:line="240" w:lineRule="auto"/>
        <w:rPr>
          <w:rFonts w:asciiTheme="majorHAnsi" w:hAnsiTheme="majorHAnsi" w:cstheme="majorHAnsi"/>
        </w:rPr>
      </w:pPr>
    </w:p>
    <w:p w14:paraId="290A5363" w14:textId="696728A2" w:rsidR="009C713A" w:rsidRPr="007607F7" w:rsidRDefault="009C713A" w:rsidP="27828C27">
      <w:pPr>
        <w:spacing w:after="120" w:line="240" w:lineRule="auto"/>
        <w:rPr>
          <w:rFonts w:asciiTheme="majorHAnsi" w:hAnsiTheme="majorHAnsi" w:cstheme="majorBidi"/>
          <w:b/>
          <w:bCs/>
        </w:rPr>
      </w:pPr>
      <w:r w:rsidRPr="27828C27">
        <w:rPr>
          <w:rFonts w:asciiTheme="majorHAnsi" w:hAnsiTheme="majorHAnsi" w:cstheme="majorBidi"/>
          <w:b/>
          <w:bCs/>
        </w:rPr>
        <w:t xml:space="preserve">54. </w:t>
      </w:r>
      <w:r w:rsidR="008D05C0" w:rsidRPr="27828C27">
        <w:rPr>
          <w:rFonts w:asciiTheme="majorHAnsi" w:hAnsiTheme="majorHAnsi" w:cstheme="majorBidi"/>
          <w:b/>
          <w:bCs/>
        </w:rPr>
        <w:t>Which of the following conditions lead to r</w:t>
      </w:r>
      <w:r w:rsidRPr="27828C27">
        <w:rPr>
          <w:rFonts w:asciiTheme="majorHAnsi" w:hAnsiTheme="majorHAnsi" w:cstheme="majorBidi"/>
          <w:b/>
          <w:bCs/>
        </w:rPr>
        <w:t>ecurrent abdominal pain and cramping accompanied by bloody diarrhea and weight loss</w:t>
      </w:r>
      <w:r w:rsidR="008D05C0" w:rsidRPr="27828C27">
        <w:rPr>
          <w:rFonts w:asciiTheme="majorHAnsi" w:hAnsiTheme="majorHAnsi" w:cstheme="majorBidi"/>
          <w:b/>
          <w:bCs/>
        </w:rPr>
        <w:t>?</w:t>
      </w:r>
    </w:p>
    <w:p w14:paraId="270C6B0E" w14:textId="6C91E835" w:rsidR="008D05C0" w:rsidRPr="007607F7" w:rsidRDefault="008D05C0" w:rsidP="27828C27">
      <w:pPr>
        <w:spacing w:after="0" w:line="240" w:lineRule="auto"/>
        <w:ind w:left="357"/>
        <w:rPr>
          <w:rFonts w:asciiTheme="majorHAnsi" w:hAnsiTheme="majorHAnsi" w:cstheme="majorBidi"/>
        </w:rPr>
      </w:pPr>
      <w:r w:rsidRPr="27828C27">
        <w:rPr>
          <w:rFonts w:asciiTheme="majorHAnsi" w:hAnsiTheme="majorHAnsi" w:cstheme="majorBidi"/>
        </w:rPr>
        <w:t>*a</w:t>
      </w:r>
      <w:r w:rsidR="009C713A" w:rsidRPr="27828C27">
        <w:rPr>
          <w:rFonts w:asciiTheme="majorHAnsi" w:hAnsiTheme="majorHAnsi" w:cstheme="majorBidi"/>
        </w:rPr>
        <w:t>. Inflammatory bowel disease</w:t>
      </w:r>
      <w:r>
        <w:br/>
      </w:r>
    </w:p>
    <w:p w14:paraId="6758E826" w14:textId="270FD237" w:rsidR="008D05C0" w:rsidRPr="007607F7" w:rsidRDefault="008D05C0" w:rsidP="27828C27">
      <w:pPr>
        <w:spacing w:after="0" w:line="240" w:lineRule="auto"/>
        <w:ind w:left="357"/>
        <w:rPr>
          <w:rFonts w:asciiTheme="majorHAnsi" w:hAnsiTheme="majorHAnsi" w:cstheme="majorBidi"/>
        </w:rPr>
      </w:pPr>
      <w:r w:rsidRPr="27828C27">
        <w:rPr>
          <w:rFonts w:asciiTheme="majorHAnsi" w:hAnsiTheme="majorHAnsi" w:cstheme="majorBidi"/>
        </w:rPr>
        <w:t>b</w:t>
      </w:r>
      <w:r w:rsidR="009C713A" w:rsidRPr="27828C27">
        <w:rPr>
          <w:rFonts w:asciiTheme="majorHAnsi" w:hAnsiTheme="majorHAnsi" w:cstheme="majorBidi"/>
        </w:rPr>
        <w:t>. Irritable bowel syndrome</w:t>
      </w:r>
      <w:r>
        <w:br/>
      </w:r>
    </w:p>
    <w:p w14:paraId="13C23C3D" w14:textId="2F254E47" w:rsidR="008D05C0" w:rsidRPr="007607F7" w:rsidRDefault="008D05C0" w:rsidP="27828C27">
      <w:pPr>
        <w:spacing w:after="0" w:line="240" w:lineRule="auto"/>
        <w:ind w:left="357"/>
        <w:rPr>
          <w:rFonts w:asciiTheme="majorHAnsi" w:hAnsiTheme="majorHAnsi" w:cstheme="majorBidi"/>
        </w:rPr>
      </w:pPr>
      <w:r w:rsidRPr="27828C27">
        <w:rPr>
          <w:rFonts w:asciiTheme="majorHAnsi" w:hAnsiTheme="majorHAnsi" w:cstheme="majorBidi"/>
        </w:rPr>
        <w:t>c</w:t>
      </w:r>
      <w:r w:rsidR="009C713A" w:rsidRPr="27828C27">
        <w:rPr>
          <w:rFonts w:asciiTheme="majorHAnsi" w:hAnsiTheme="majorHAnsi" w:cstheme="majorBidi"/>
        </w:rPr>
        <w:t>. Peptic ulcer disease</w:t>
      </w:r>
      <w:r>
        <w:br/>
      </w:r>
    </w:p>
    <w:p w14:paraId="2D1A8A63" w14:textId="07D701C7" w:rsidR="008D05C0" w:rsidRPr="007607F7" w:rsidRDefault="008D05C0" w:rsidP="27828C27">
      <w:pPr>
        <w:spacing w:after="0" w:line="240" w:lineRule="auto"/>
        <w:ind w:left="357"/>
        <w:rPr>
          <w:rFonts w:asciiTheme="majorHAnsi" w:hAnsiTheme="majorHAnsi" w:cstheme="majorBidi"/>
        </w:rPr>
      </w:pPr>
      <w:r w:rsidRPr="27828C27">
        <w:rPr>
          <w:rFonts w:asciiTheme="majorHAnsi" w:hAnsiTheme="majorHAnsi" w:cstheme="majorBidi"/>
        </w:rPr>
        <w:t>d</w:t>
      </w:r>
      <w:r w:rsidR="009C713A" w:rsidRPr="27828C27">
        <w:rPr>
          <w:rFonts w:asciiTheme="majorHAnsi" w:hAnsiTheme="majorHAnsi" w:cstheme="majorBidi"/>
        </w:rPr>
        <w:t>. Gastroesophageal reflux disease (GERD)</w:t>
      </w:r>
      <w:r>
        <w:br/>
      </w:r>
    </w:p>
    <w:p w14:paraId="0C2DB337" w14:textId="6FF8553D" w:rsidR="009C713A" w:rsidRPr="007607F7" w:rsidRDefault="008D05C0" w:rsidP="27828C27">
      <w:pPr>
        <w:spacing w:after="0" w:line="240" w:lineRule="auto"/>
        <w:ind w:left="357"/>
        <w:rPr>
          <w:rFonts w:asciiTheme="majorHAnsi" w:hAnsiTheme="majorHAnsi" w:cstheme="majorBidi"/>
        </w:rPr>
      </w:pPr>
      <w:r w:rsidRPr="27828C27">
        <w:rPr>
          <w:rFonts w:asciiTheme="majorHAnsi" w:hAnsiTheme="majorHAnsi" w:cstheme="majorBidi"/>
        </w:rPr>
        <w:t>e</w:t>
      </w:r>
      <w:r w:rsidR="009C713A" w:rsidRPr="27828C27">
        <w:rPr>
          <w:rFonts w:asciiTheme="majorHAnsi" w:hAnsiTheme="majorHAnsi" w:cstheme="majorBidi"/>
        </w:rPr>
        <w:t>. Pelvic inflammatory disease</w:t>
      </w:r>
    </w:p>
    <w:p w14:paraId="7DEE147A" w14:textId="160B0FDD" w:rsidR="009C713A" w:rsidRPr="007607F7" w:rsidRDefault="009C713A" w:rsidP="00D05F63">
      <w:pPr>
        <w:spacing w:after="0" w:line="240" w:lineRule="auto"/>
        <w:rPr>
          <w:rFonts w:asciiTheme="majorHAnsi" w:hAnsiTheme="majorHAnsi" w:cstheme="majorHAnsi"/>
          <w:b/>
          <w:bCs/>
        </w:rPr>
      </w:pPr>
    </w:p>
    <w:p w14:paraId="6A73D08C" w14:textId="15C78FE2" w:rsidR="009C713A" w:rsidRPr="007607F7" w:rsidRDefault="009C713A" w:rsidP="27828C27">
      <w:pPr>
        <w:spacing w:after="120" w:line="240" w:lineRule="auto"/>
        <w:rPr>
          <w:rFonts w:asciiTheme="majorHAnsi" w:hAnsiTheme="majorHAnsi" w:cstheme="majorBidi"/>
          <w:b/>
          <w:bCs/>
        </w:rPr>
      </w:pPr>
      <w:r w:rsidRPr="27828C27">
        <w:rPr>
          <w:rFonts w:asciiTheme="majorHAnsi" w:hAnsiTheme="majorHAnsi" w:cstheme="majorBidi"/>
          <w:b/>
          <w:bCs/>
        </w:rPr>
        <w:t>55.</w:t>
      </w:r>
      <w:r w:rsidR="561AB0A5" w:rsidRPr="27828C27">
        <w:rPr>
          <w:rFonts w:asciiTheme="majorHAnsi" w:hAnsiTheme="majorHAnsi" w:cstheme="majorBidi"/>
          <w:b/>
          <w:bCs/>
        </w:rPr>
        <w:t xml:space="preserve"> Your athlete complains of upper right quadrant pain after eating, especially food </w:t>
      </w:r>
      <w:r w:rsidR="008D05C0" w:rsidRPr="27828C27">
        <w:rPr>
          <w:rFonts w:asciiTheme="majorHAnsi" w:hAnsiTheme="majorHAnsi" w:cstheme="majorBidi"/>
          <w:b/>
          <w:bCs/>
        </w:rPr>
        <w:t>such as F</w:t>
      </w:r>
      <w:r w:rsidR="561AB0A5" w:rsidRPr="27828C27">
        <w:rPr>
          <w:rFonts w:asciiTheme="majorHAnsi" w:hAnsiTheme="majorHAnsi" w:cstheme="majorBidi"/>
          <w:b/>
          <w:bCs/>
        </w:rPr>
        <w:t xml:space="preserve">rench fries or hotdogs. </w:t>
      </w:r>
      <w:r w:rsidR="501EC867" w:rsidRPr="27828C27">
        <w:rPr>
          <w:rFonts w:asciiTheme="majorHAnsi" w:hAnsiTheme="majorHAnsi" w:cstheme="majorBidi"/>
          <w:b/>
          <w:bCs/>
        </w:rPr>
        <w:t xml:space="preserve">They have a positive Blumberg’s sign. What do you suspect </w:t>
      </w:r>
      <w:r w:rsidR="5A63ABE0" w:rsidRPr="27828C27">
        <w:rPr>
          <w:rFonts w:asciiTheme="majorHAnsi" w:hAnsiTheme="majorHAnsi" w:cstheme="majorBidi"/>
          <w:b/>
          <w:bCs/>
        </w:rPr>
        <w:t>is causing</w:t>
      </w:r>
      <w:r w:rsidR="501EC867" w:rsidRPr="27828C27">
        <w:rPr>
          <w:rFonts w:asciiTheme="majorHAnsi" w:hAnsiTheme="majorHAnsi" w:cstheme="majorBidi"/>
          <w:b/>
          <w:bCs/>
        </w:rPr>
        <w:t xml:space="preserve"> </w:t>
      </w:r>
      <w:r w:rsidR="5A63ABE0" w:rsidRPr="27828C27">
        <w:rPr>
          <w:rFonts w:asciiTheme="majorHAnsi" w:hAnsiTheme="majorHAnsi" w:cstheme="majorBidi"/>
          <w:b/>
          <w:bCs/>
        </w:rPr>
        <w:t xml:space="preserve">the </w:t>
      </w:r>
      <w:r w:rsidR="501EC867" w:rsidRPr="27828C27">
        <w:rPr>
          <w:rFonts w:asciiTheme="majorHAnsi" w:hAnsiTheme="majorHAnsi" w:cstheme="majorBidi"/>
          <w:b/>
          <w:bCs/>
        </w:rPr>
        <w:t>athlete</w:t>
      </w:r>
      <w:r w:rsidR="42E92213" w:rsidRPr="27828C27">
        <w:rPr>
          <w:rFonts w:asciiTheme="majorHAnsi" w:hAnsiTheme="majorHAnsi" w:cstheme="majorBidi"/>
          <w:b/>
          <w:bCs/>
        </w:rPr>
        <w:t>’s symptoms</w:t>
      </w:r>
      <w:r w:rsidR="501EC867" w:rsidRPr="27828C27">
        <w:rPr>
          <w:rFonts w:asciiTheme="majorHAnsi" w:hAnsiTheme="majorHAnsi" w:cstheme="majorBidi"/>
          <w:b/>
          <w:bCs/>
        </w:rPr>
        <w:t>?</w:t>
      </w:r>
    </w:p>
    <w:p w14:paraId="40B3BB25" w14:textId="71A6BCDE" w:rsidR="008D05C0" w:rsidRPr="007607F7" w:rsidRDefault="008D05C0" w:rsidP="27828C27">
      <w:pPr>
        <w:spacing w:after="0" w:line="240" w:lineRule="auto"/>
        <w:ind w:left="357"/>
        <w:rPr>
          <w:rFonts w:asciiTheme="majorHAnsi" w:hAnsiTheme="majorHAnsi" w:cstheme="majorBidi"/>
        </w:rPr>
      </w:pPr>
      <w:r w:rsidRPr="27828C27">
        <w:rPr>
          <w:rFonts w:asciiTheme="majorHAnsi" w:hAnsiTheme="majorHAnsi" w:cstheme="majorBidi"/>
        </w:rPr>
        <w:t>a</w:t>
      </w:r>
      <w:r w:rsidR="009C713A" w:rsidRPr="27828C27">
        <w:rPr>
          <w:rFonts w:asciiTheme="majorHAnsi" w:hAnsiTheme="majorHAnsi" w:cstheme="majorBidi"/>
        </w:rPr>
        <w:t>. Appendicitis</w:t>
      </w:r>
      <w:r>
        <w:br/>
      </w:r>
    </w:p>
    <w:p w14:paraId="2917C511" w14:textId="3463E96F" w:rsidR="008D05C0" w:rsidRPr="007607F7" w:rsidRDefault="008D05C0" w:rsidP="27828C27">
      <w:pPr>
        <w:spacing w:after="0" w:line="240" w:lineRule="auto"/>
        <w:ind w:left="357"/>
        <w:rPr>
          <w:rFonts w:asciiTheme="majorHAnsi" w:hAnsiTheme="majorHAnsi" w:cstheme="majorBidi"/>
        </w:rPr>
      </w:pPr>
      <w:r w:rsidRPr="27828C27">
        <w:rPr>
          <w:rFonts w:asciiTheme="majorHAnsi" w:hAnsiTheme="majorHAnsi" w:cstheme="majorBidi"/>
        </w:rPr>
        <w:t>b</w:t>
      </w:r>
      <w:r w:rsidR="009C713A" w:rsidRPr="27828C27">
        <w:rPr>
          <w:rFonts w:asciiTheme="majorHAnsi" w:hAnsiTheme="majorHAnsi" w:cstheme="majorBidi"/>
        </w:rPr>
        <w:t>. Kidney stones</w:t>
      </w:r>
      <w:r>
        <w:br/>
      </w:r>
    </w:p>
    <w:p w14:paraId="722E7B8C" w14:textId="399BA3F4" w:rsidR="008D05C0" w:rsidRPr="007607F7" w:rsidRDefault="008D05C0" w:rsidP="27828C27">
      <w:pPr>
        <w:spacing w:after="0" w:line="240" w:lineRule="auto"/>
        <w:ind w:left="357"/>
        <w:rPr>
          <w:rFonts w:asciiTheme="majorHAnsi" w:hAnsiTheme="majorHAnsi" w:cstheme="majorBidi"/>
          <w:lang w:val="en-IN"/>
          <w:rPrChange w:id="36" w:author="" w16du:dateUtc="2026-05-18T20:03:00Z">
            <w:rPr/>
          </w:rPrChange>
        </w:rPr>
      </w:pPr>
      <w:r w:rsidRPr="27828C27">
        <w:rPr>
          <w:rFonts w:asciiTheme="majorHAnsi" w:hAnsiTheme="majorHAnsi" w:cstheme="majorBidi"/>
          <w:lang w:val="en-IN"/>
        </w:rPr>
        <w:t>c</w:t>
      </w:r>
      <w:r w:rsidR="009C713A" w:rsidRPr="27828C27">
        <w:rPr>
          <w:rFonts w:asciiTheme="majorHAnsi" w:hAnsiTheme="majorHAnsi" w:cstheme="majorBidi"/>
          <w:lang w:val="en-IN"/>
        </w:rPr>
        <w:t>. Ulcerative colitis</w:t>
      </w:r>
      <w:r>
        <w:br/>
      </w:r>
    </w:p>
    <w:p w14:paraId="73828AB9" w14:textId="7E010455" w:rsidR="008D05C0" w:rsidRPr="007607F7" w:rsidRDefault="008D05C0" w:rsidP="27828C27">
      <w:pPr>
        <w:spacing w:after="0" w:line="240" w:lineRule="auto"/>
        <w:ind w:left="357"/>
        <w:rPr>
          <w:rFonts w:asciiTheme="majorHAnsi" w:hAnsiTheme="majorHAnsi" w:cstheme="majorBidi"/>
          <w:lang w:val="en-IN"/>
          <w:rPrChange w:id="37" w:author="" w16du:dateUtc="2026-05-18T20:03:00Z">
            <w:rPr/>
          </w:rPrChange>
        </w:rPr>
      </w:pPr>
      <w:r w:rsidRPr="27828C27">
        <w:rPr>
          <w:rFonts w:asciiTheme="majorHAnsi" w:hAnsiTheme="majorHAnsi" w:cstheme="majorBidi"/>
          <w:lang w:val="en-IN"/>
        </w:rPr>
        <w:t>d</w:t>
      </w:r>
      <w:r w:rsidR="009C713A" w:rsidRPr="27828C27">
        <w:rPr>
          <w:rFonts w:asciiTheme="majorHAnsi" w:hAnsiTheme="majorHAnsi" w:cstheme="majorBidi"/>
          <w:lang w:val="en-IN"/>
        </w:rPr>
        <w:t>. A peptic ulcer</w:t>
      </w:r>
      <w:r>
        <w:br/>
      </w:r>
    </w:p>
    <w:p w14:paraId="78148D4E" w14:textId="5775E031" w:rsidR="009C713A" w:rsidRDefault="008D05C0" w:rsidP="27828C27">
      <w:pPr>
        <w:spacing w:after="0" w:line="240" w:lineRule="auto"/>
        <w:ind w:left="357"/>
        <w:rPr>
          <w:rFonts w:asciiTheme="majorHAnsi" w:hAnsiTheme="majorHAnsi" w:cstheme="majorBidi"/>
        </w:rPr>
      </w:pPr>
      <w:r w:rsidRPr="27828C27">
        <w:rPr>
          <w:rFonts w:asciiTheme="majorHAnsi" w:hAnsiTheme="majorHAnsi" w:cstheme="majorBidi"/>
          <w:lang w:val="en-IN"/>
        </w:rPr>
        <w:t>*e</w:t>
      </w:r>
      <w:r w:rsidR="009C713A" w:rsidRPr="27828C27">
        <w:rPr>
          <w:rFonts w:asciiTheme="majorHAnsi" w:hAnsiTheme="majorHAnsi" w:cstheme="majorBidi"/>
          <w:lang w:val="en-IN"/>
        </w:rPr>
        <w:t xml:space="preserve">. </w:t>
      </w:r>
      <w:r w:rsidR="009C713A" w:rsidRPr="27828C27">
        <w:rPr>
          <w:rFonts w:asciiTheme="majorHAnsi" w:hAnsiTheme="majorHAnsi" w:cstheme="majorBidi"/>
        </w:rPr>
        <w:t>Gallstones</w:t>
      </w:r>
    </w:p>
    <w:p w14:paraId="7328587E" w14:textId="77777777" w:rsidR="009F6B20" w:rsidRPr="007607F7" w:rsidRDefault="009F6B20" w:rsidP="009F6B20">
      <w:pPr>
        <w:spacing w:after="0" w:line="240" w:lineRule="auto"/>
        <w:rPr>
          <w:rFonts w:asciiTheme="majorHAnsi" w:hAnsiTheme="majorHAnsi" w:cstheme="majorHAnsi"/>
          <w:b/>
          <w:bCs/>
        </w:rPr>
      </w:pPr>
    </w:p>
    <w:p w14:paraId="45D0F528" w14:textId="7A1B36F3" w:rsidR="009C713A" w:rsidRPr="007607F7" w:rsidRDefault="009C713A" w:rsidP="00D0006F">
      <w:pPr>
        <w:spacing w:after="120" w:line="240" w:lineRule="auto"/>
        <w:rPr>
          <w:rFonts w:asciiTheme="majorHAnsi" w:hAnsiTheme="majorHAnsi" w:cstheme="majorHAnsi"/>
        </w:rPr>
      </w:pPr>
      <w:r w:rsidRPr="007607F7">
        <w:rPr>
          <w:rFonts w:asciiTheme="majorHAnsi" w:hAnsiTheme="majorHAnsi" w:cstheme="majorHAnsi"/>
          <w:b/>
          <w:bCs/>
        </w:rPr>
        <w:t>56. Which of the following is true about testicular torsion?</w:t>
      </w:r>
    </w:p>
    <w:p w14:paraId="027E49E0" w14:textId="64302918" w:rsidR="008D0D2B" w:rsidRPr="007607F7" w:rsidRDefault="008D0D2B" w:rsidP="27828C27">
      <w:pPr>
        <w:spacing w:after="0" w:line="240" w:lineRule="auto"/>
        <w:ind w:left="357"/>
        <w:rPr>
          <w:rFonts w:asciiTheme="majorHAnsi" w:hAnsiTheme="majorHAnsi" w:cstheme="majorBidi"/>
        </w:rPr>
      </w:pPr>
      <w:r w:rsidRPr="27828C27">
        <w:rPr>
          <w:rFonts w:asciiTheme="majorHAnsi" w:hAnsiTheme="majorHAnsi" w:cstheme="majorBidi"/>
        </w:rPr>
        <w:t>a</w:t>
      </w:r>
      <w:r w:rsidR="009C713A" w:rsidRPr="27828C27">
        <w:rPr>
          <w:rFonts w:asciiTheme="majorHAnsi" w:hAnsiTheme="majorHAnsi" w:cstheme="majorBidi"/>
        </w:rPr>
        <w:t>. It is a benign, self-limiting condition.</w:t>
      </w:r>
      <w:r>
        <w:br/>
      </w:r>
    </w:p>
    <w:p w14:paraId="45D3839C" w14:textId="388E61FD" w:rsidR="008D0D2B" w:rsidRPr="007607F7" w:rsidRDefault="008D0D2B" w:rsidP="27828C27">
      <w:pPr>
        <w:spacing w:after="0" w:line="240" w:lineRule="auto"/>
        <w:ind w:left="357"/>
        <w:rPr>
          <w:rFonts w:asciiTheme="majorHAnsi" w:hAnsiTheme="majorHAnsi" w:cstheme="majorBidi"/>
        </w:rPr>
      </w:pPr>
      <w:r w:rsidRPr="27828C27">
        <w:rPr>
          <w:rFonts w:asciiTheme="majorHAnsi" w:hAnsiTheme="majorHAnsi" w:cstheme="majorBidi"/>
        </w:rPr>
        <w:t>b</w:t>
      </w:r>
      <w:r w:rsidR="009C713A" w:rsidRPr="27828C27">
        <w:rPr>
          <w:rFonts w:asciiTheme="majorHAnsi" w:hAnsiTheme="majorHAnsi" w:cstheme="majorBidi"/>
        </w:rPr>
        <w:t>. It is associated with wearing tight underwear.</w:t>
      </w:r>
      <w:r>
        <w:br/>
      </w:r>
    </w:p>
    <w:p w14:paraId="5A594016" w14:textId="671E4E41" w:rsidR="008D0D2B" w:rsidRPr="007607F7" w:rsidRDefault="008D0D2B" w:rsidP="27828C27">
      <w:pPr>
        <w:spacing w:after="0" w:line="240" w:lineRule="auto"/>
        <w:ind w:left="357"/>
        <w:rPr>
          <w:rFonts w:asciiTheme="majorHAnsi" w:hAnsiTheme="majorHAnsi" w:cstheme="majorBidi"/>
        </w:rPr>
      </w:pPr>
      <w:r w:rsidRPr="27828C27">
        <w:rPr>
          <w:rFonts w:asciiTheme="majorHAnsi" w:hAnsiTheme="majorHAnsi" w:cstheme="majorBidi"/>
        </w:rPr>
        <w:t>*c</w:t>
      </w:r>
      <w:r w:rsidR="009C713A" w:rsidRPr="27828C27">
        <w:rPr>
          <w:rFonts w:asciiTheme="majorHAnsi" w:hAnsiTheme="majorHAnsi" w:cstheme="majorBidi"/>
        </w:rPr>
        <w:t>. It can cause the death of the affected testicle.</w:t>
      </w:r>
    </w:p>
    <w:p w14:paraId="730640B9" w14:textId="5C28D412" w:rsidR="008D0D2B" w:rsidRPr="007607F7" w:rsidRDefault="008D0D2B" w:rsidP="27828C27">
      <w:pPr>
        <w:spacing w:after="0" w:line="240" w:lineRule="auto"/>
        <w:ind w:left="357"/>
        <w:rPr>
          <w:rFonts w:asciiTheme="majorHAnsi" w:hAnsiTheme="majorHAnsi" w:cstheme="majorBidi"/>
        </w:rPr>
      </w:pPr>
      <w:r w:rsidRPr="27828C27">
        <w:rPr>
          <w:rFonts w:asciiTheme="majorHAnsi" w:hAnsiTheme="majorHAnsi" w:cstheme="majorBidi"/>
        </w:rPr>
        <w:t>d</w:t>
      </w:r>
      <w:r w:rsidR="009C713A" w:rsidRPr="27828C27">
        <w:rPr>
          <w:rFonts w:asciiTheme="majorHAnsi" w:hAnsiTheme="majorHAnsi" w:cstheme="majorBidi"/>
        </w:rPr>
        <w:t>. It occurs often in college-aged men.</w:t>
      </w:r>
      <w:r>
        <w:br/>
      </w:r>
    </w:p>
    <w:p w14:paraId="7C59D8FE" w14:textId="23483CE4" w:rsidR="009C713A" w:rsidRDefault="008D0D2B" w:rsidP="27828C27">
      <w:pPr>
        <w:spacing w:after="0" w:line="240" w:lineRule="auto"/>
        <w:ind w:left="357"/>
        <w:rPr>
          <w:rFonts w:asciiTheme="majorHAnsi" w:hAnsiTheme="majorHAnsi" w:cstheme="majorBidi"/>
        </w:rPr>
      </w:pPr>
      <w:r w:rsidRPr="27828C27">
        <w:rPr>
          <w:rFonts w:asciiTheme="majorHAnsi" w:hAnsiTheme="majorHAnsi" w:cstheme="majorBidi"/>
        </w:rPr>
        <w:t>e</w:t>
      </w:r>
      <w:r w:rsidR="009C713A" w:rsidRPr="27828C27">
        <w:rPr>
          <w:rFonts w:asciiTheme="majorHAnsi" w:hAnsiTheme="majorHAnsi" w:cstheme="majorBidi"/>
        </w:rPr>
        <w:t xml:space="preserve">. Incidences </w:t>
      </w:r>
      <w:r w:rsidRPr="27828C27">
        <w:rPr>
          <w:rFonts w:asciiTheme="majorHAnsi" w:hAnsiTheme="majorHAnsi" w:cstheme="majorBidi"/>
        </w:rPr>
        <w:t xml:space="preserve">of it </w:t>
      </w:r>
      <w:r w:rsidR="009C713A" w:rsidRPr="27828C27">
        <w:rPr>
          <w:rFonts w:asciiTheme="majorHAnsi" w:hAnsiTheme="majorHAnsi" w:cstheme="majorBidi"/>
        </w:rPr>
        <w:t xml:space="preserve">are </w:t>
      </w:r>
      <w:r w:rsidRPr="27828C27">
        <w:rPr>
          <w:rFonts w:asciiTheme="majorHAnsi" w:hAnsiTheme="majorHAnsi" w:cstheme="majorBidi"/>
        </w:rPr>
        <w:t xml:space="preserve">found to be </w:t>
      </w:r>
      <w:r w:rsidR="009C713A" w:rsidRPr="27828C27">
        <w:rPr>
          <w:rFonts w:asciiTheme="majorHAnsi" w:hAnsiTheme="majorHAnsi" w:cstheme="majorBidi"/>
        </w:rPr>
        <w:t>higher in colder temperatures.</w:t>
      </w:r>
    </w:p>
    <w:p w14:paraId="0A5C99D1" w14:textId="77777777" w:rsidR="009F6B20" w:rsidRPr="007607F7" w:rsidRDefault="009F6B20" w:rsidP="009F6B20">
      <w:pPr>
        <w:spacing w:after="0" w:line="240" w:lineRule="auto"/>
        <w:rPr>
          <w:rFonts w:asciiTheme="majorHAnsi" w:hAnsiTheme="majorHAnsi" w:cstheme="majorHAnsi"/>
        </w:rPr>
      </w:pPr>
    </w:p>
    <w:p w14:paraId="2F5C4A16" w14:textId="340F1C99" w:rsidR="009C713A" w:rsidRPr="007607F7" w:rsidRDefault="009C713A" w:rsidP="00D0006F">
      <w:pPr>
        <w:spacing w:after="120" w:line="240" w:lineRule="auto"/>
        <w:rPr>
          <w:rFonts w:asciiTheme="majorHAnsi" w:hAnsiTheme="majorHAnsi" w:cstheme="majorHAnsi"/>
        </w:rPr>
      </w:pPr>
      <w:r w:rsidRPr="007607F7">
        <w:rPr>
          <w:rFonts w:asciiTheme="majorHAnsi" w:hAnsiTheme="majorHAnsi" w:cstheme="majorHAnsi"/>
          <w:b/>
          <w:bCs/>
        </w:rPr>
        <w:t>57. What is a prostate-specific antigen (PSA) test used to determine?</w:t>
      </w:r>
    </w:p>
    <w:p w14:paraId="2BF43422" w14:textId="69B0C75A" w:rsidR="008D0D2B" w:rsidRPr="007607F7" w:rsidRDefault="008D0D2B" w:rsidP="27828C27">
      <w:pPr>
        <w:spacing w:after="0" w:line="240" w:lineRule="auto"/>
        <w:ind w:left="357"/>
        <w:rPr>
          <w:rFonts w:asciiTheme="majorHAnsi" w:hAnsiTheme="majorHAnsi" w:cstheme="majorBidi"/>
        </w:rPr>
      </w:pPr>
      <w:r w:rsidRPr="27828C27">
        <w:rPr>
          <w:rFonts w:asciiTheme="majorHAnsi" w:hAnsiTheme="majorHAnsi" w:cstheme="majorBidi"/>
        </w:rPr>
        <w:t>a</w:t>
      </w:r>
      <w:r w:rsidR="009C713A" w:rsidRPr="27828C27">
        <w:rPr>
          <w:rFonts w:asciiTheme="majorHAnsi" w:hAnsiTheme="majorHAnsi" w:cstheme="majorBidi"/>
        </w:rPr>
        <w:t>. The progesterone levels associated with cancer in men</w:t>
      </w:r>
      <w:r>
        <w:br/>
      </w:r>
    </w:p>
    <w:p w14:paraId="64470686" w14:textId="4CE51823" w:rsidR="008D0D2B" w:rsidRPr="007607F7" w:rsidRDefault="008D0D2B" w:rsidP="27828C27">
      <w:pPr>
        <w:spacing w:after="0" w:line="240" w:lineRule="auto"/>
        <w:ind w:left="357"/>
        <w:rPr>
          <w:rFonts w:asciiTheme="majorHAnsi" w:hAnsiTheme="majorHAnsi" w:cstheme="majorBidi"/>
        </w:rPr>
      </w:pPr>
      <w:r w:rsidRPr="27828C27">
        <w:rPr>
          <w:rFonts w:asciiTheme="majorHAnsi" w:hAnsiTheme="majorHAnsi" w:cstheme="majorBidi"/>
        </w:rPr>
        <w:t>b</w:t>
      </w:r>
      <w:r w:rsidR="009C713A" w:rsidRPr="27828C27">
        <w:rPr>
          <w:rFonts w:asciiTheme="majorHAnsi" w:hAnsiTheme="majorHAnsi" w:cstheme="majorBidi"/>
        </w:rPr>
        <w:t>. The progesterone levels associated with cancer in women</w:t>
      </w:r>
      <w:r>
        <w:br/>
      </w:r>
    </w:p>
    <w:p w14:paraId="19C7A213" w14:textId="551D7D6C" w:rsidR="008D0D2B" w:rsidRPr="007607F7" w:rsidRDefault="008D0D2B" w:rsidP="27828C27">
      <w:pPr>
        <w:spacing w:after="0" w:line="240" w:lineRule="auto"/>
        <w:ind w:left="357"/>
        <w:rPr>
          <w:rFonts w:asciiTheme="majorHAnsi" w:hAnsiTheme="majorHAnsi" w:cstheme="majorBidi"/>
        </w:rPr>
      </w:pPr>
      <w:r w:rsidRPr="27828C27">
        <w:rPr>
          <w:rFonts w:asciiTheme="majorHAnsi" w:hAnsiTheme="majorHAnsi" w:cstheme="majorBidi"/>
        </w:rPr>
        <w:t>c</w:t>
      </w:r>
      <w:r w:rsidR="009C713A" w:rsidRPr="27828C27">
        <w:rPr>
          <w:rFonts w:asciiTheme="majorHAnsi" w:hAnsiTheme="majorHAnsi" w:cstheme="majorBidi"/>
        </w:rPr>
        <w:t>. Prostaglandin activity in the blood</w:t>
      </w:r>
      <w:r>
        <w:br/>
      </w:r>
    </w:p>
    <w:p w14:paraId="53347F66" w14:textId="62AED98A" w:rsidR="008D0D2B" w:rsidRPr="007607F7" w:rsidRDefault="008D0D2B" w:rsidP="27828C27">
      <w:pPr>
        <w:spacing w:after="0" w:line="240" w:lineRule="auto"/>
        <w:ind w:left="357"/>
        <w:rPr>
          <w:rFonts w:asciiTheme="majorHAnsi" w:hAnsiTheme="majorHAnsi" w:cstheme="majorBidi"/>
        </w:rPr>
      </w:pPr>
      <w:r w:rsidRPr="27828C27">
        <w:rPr>
          <w:rFonts w:asciiTheme="majorHAnsi" w:hAnsiTheme="majorHAnsi" w:cstheme="majorBidi"/>
        </w:rPr>
        <w:t>d</w:t>
      </w:r>
      <w:r w:rsidR="009C713A" w:rsidRPr="27828C27">
        <w:rPr>
          <w:rFonts w:asciiTheme="majorHAnsi" w:hAnsiTheme="majorHAnsi" w:cstheme="majorBidi"/>
        </w:rPr>
        <w:t>. The photopsia levels associated with cancer</w:t>
      </w:r>
    </w:p>
    <w:p w14:paraId="02930151" w14:textId="10606F05" w:rsidR="009C713A" w:rsidRPr="007607F7" w:rsidRDefault="009C713A" w:rsidP="27828C27">
      <w:pPr>
        <w:spacing w:after="0" w:line="240" w:lineRule="auto"/>
        <w:ind w:left="357"/>
        <w:rPr>
          <w:rFonts w:asciiTheme="majorHAnsi" w:hAnsiTheme="majorHAnsi" w:cstheme="majorBidi"/>
          <w:b/>
          <w:bCs/>
        </w:rPr>
      </w:pPr>
      <w:r>
        <w:br/>
      </w:r>
      <w:r w:rsidR="008D0D2B" w:rsidRPr="27828C27">
        <w:rPr>
          <w:rFonts w:asciiTheme="majorHAnsi" w:hAnsiTheme="majorHAnsi" w:cstheme="majorBidi"/>
        </w:rPr>
        <w:t>*e</w:t>
      </w:r>
      <w:r w:rsidRPr="27828C27">
        <w:rPr>
          <w:rFonts w:asciiTheme="majorHAnsi" w:hAnsiTheme="majorHAnsi" w:cstheme="majorBidi"/>
        </w:rPr>
        <w:t xml:space="preserve">. The </w:t>
      </w:r>
      <w:r w:rsidR="644D72DA" w:rsidRPr="27828C27">
        <w:rPr>
          <w:rFonts w:asciiTheme="majorHAnsi" w:hAnsiTheme="majorHAnsi" w:cstheme="majorBidi"/>
        </w:rPr>
        <w:t xml:space="preserve">presence of elevated </w:t>
      </w:r>
      <w:r w:rsidRPr="27828C27">
        <w:rPr>
          <w:rFonts w:asciiTheme="majorHAnsi" w:hAnsiTheme="majorHAnsi" w:cstheme="majorBidi"/>
        </w:rPr>
        <w:t>levels of</w:t>
      </w:r>
      <w:r w:rsidR="4D80B93E" w:rsidRPr="27828C27">
        <w:rPr>
          <w:rFonts w:asciiTheme="majorHAnsi" w:hAnsiTheme="majorHAnsi" w:cstheme="majorBidi"/>
        </w:rPr>
        <w:t xml:space="preserve"> PSA, often</w:t>
      </w:r>
      <w:r w:rsidRPr="27828C27">
        <w:rPr>
          <w:rFonts w:asciiTheme="majorHAnsi" w:hAnsiTheme="majorHAnsi" w:cstheme="majorBidi"/>
        </w:rPr>
        <w:t xml:space="preserve"> associated with prostate cancer</w:t>
      </w:r>
    </w:p>
    <w:p w14:paraId="1D93A8DB" w14:textId="406D3E61" w:rsidR="008D0D2B" w:rsidRPr="007607F7" w:rsidRDefault="003908DA" w:rsidP="00D05F63">
      <w:pPr>
        <w:spacing w:after="0" w:line="240" w:lineRule="auto"/>
        <w:rPr>
          <w:rFonts w:asciiTheme="majorHAnsi" w:hAnsiTheme="majorHAnsi" w:cstheme="majorHAnsi"/>
        </w:rPr>
      </w:pPr>
      <w:del w:id="38" w:author="Copy Editor" w:date="2026-05-15T17:26:00Z" w16du:dateUtc="2026-05-15T11:56:00Z">
        <w:r w:rsidRPr="007607F7" w:rsidDel="008D0D2B">
          <w:rPr>
            <w:rFonts w:asciiTheme="majorHAnsi" w:hAnsiTheme="majorHAnsi" w:cstheme="majorHAnsi"/>
          </w:rPr>
          <w:lastRenderedPageBreak/>
          <w:br/>
        </w:r>
      </w:del>
    </w:p>
    <w:p w14:paraId="44B0E0C5" w14:textId="065549AA" w:rsidR="009C713A" w:rsidRPr="007607F7" w:rsidRDefault="009C713A" w:rsidP="00D0006F">
      <w:pPr>
        <w:spacing w:after="120" w:line="240" w:lineRule="auto"/>
        <w:rPr>
          <w:rFonts w:asciiTheme="majorHAnsi" w:hAnsiTheme="majorHAnsi" w:cstheme="majorHAnsi"/>
        </w:rPr>
      </w:pPr>
      <w:r w:rsidRPr="007607F7">
        <w:rPr>
          <w:rFonts w:asciiTheme="majorHAnsi" w:hAnsiTheme="majorHAnsi" w:cstheme="majorHAnsi"/>
          <w:b/>
          <w:bCs/>
        </w:rPr>
        <w:t>5</w:t>
      </w:r>
      <w:r w:rsidR="6B632CDD" w:rsidRPr="007607F7">
        <w:rPr>
          <w:rFonts w:asciiTheme="majorHAnsi" w:hAnsiTheme="majorHAnsi" w:cstheme="majorHAnsi"/>
          <w:b/>
          <w:bCs/>
        </w:rPr>
        <w:t>8</w:t>
      </w:r>
      <w:r w:rsidRPr="007607F7">
        <w:rPr>
          <w:rFonts w:asciiTheme="majorHAnsi" w:hAnsiTheme="majorHAnsi" w:cstheme="majorHAnsi"/>
          <w:b/>
          <w:bCs/>
        </w:rPr>
        <w:t>. What does it mean if there is a bluish or dark color of the tympanic membrane?</w:t>
      </w:r>
    </w:p>
    <w:p w14:paraId="344C02D4" w14:textId="0C39A718" w:rsidR="008D0D2B" w:rsidRPr="007607F7" w:rsidRDefault="008D0D2B" w:rsidP="27828C27">
      <w:pPr>
        <w:spacing w:after="0" w:line="240" w:lineRule="auto"/>
        <w:ind w:left="357"/>
        <w:rPr>
          <w:rFonts w:asciiTheme="majorHAnsi" w:hAnsiTheme="majorHAnsi" w:cstheme="majorBidi"/>
        </w:rPr>
      </w:pPr>
      <w:r w:rsidRPr="27828C27">
        <w:rPr>
          <w:rFonts w:asciiTheme="majorHAnsi" w:hAnsiTheme="majorHAnsi" w:cstheme="majorBidi"/>
        </w:rPr>
        <w:t>*a</w:t>
      </w:r>
      <w:r w:rsidR="009C713A" w:rsidRPr="27828C27">
        <w:rPr>
          <w:rFonts w:asciiTheme="majorHAnsi" w:hAnsiTheme="majorHAnsi" w:cstheme="majorBidi"/>
        </w:rPr>
        <w:t>. There is blood behind the tympanic membrane.</w:t>
      </w:r>
    </w:p>
    <w:p w14:paraId="7C846DA2" w14:textId="6F292706" w:rsidR="008D0D2B" w:rsidRPr="007607F7" w:rsidRDefault="008D0D2B" w:rsidP="27828C27">
      <w:pPr>
        <w:spacing w:after="0" w:line="240" w:lineRule="auto"/>
        <w:ind w:left="357"/>
        <w:rPr>
          <w:rFonts w:asciiTheme="majorHAnsi" w:hAnsiTheme="majorHAnsi" w:cstheme="majorBidi"/>
        </w:rPr>
      </w:pPr>
      <w:r w:rsidRPr="27828C27">
        <w:rPr>
          <w:rFonts w:asciiTheme="majorHAnsi" w:hAnsiTheme="majorHAnsi" w:cstheme="majorBidi"/>
        </w:rPr>
        <w:t>b</w:t>
      </w:r>
      <w:r w:rsidR="009C713A" w:rsidRPr="27828C27">
        <w:rPr>
          <w:rFonts w:asciiTheme="majorHAnsi" w:hAnsiTheme="majorHAnsi" w:cstheme="majorBidi"/>
        </w:rPr>
        <w:t>. There is a healed tympanic membrane perforation.</w:t>
      </w:r>
      <w:r>
        <w:br/>
      </w:r>
    </w:p>
    <w:p w14:paraId="4CFF1832" w14:textId="624A1098" w:rsidR="008D0D2B" w:rsidRPr="007607F7" w:rsidRDefault="008D0D2B" w:rsidP="27828C27">
      <w:pPr>
        <w:spacing w:after="0" w:line="240" w:lineRule="auto"/>
        <w:ind w:left="357"/>
        <w:rPr>
          <w:rFonts w:asciiTheme="majorHAnsi" w:hAnsiTheme="majorHAnsi" w:cstheme="majorBidi"/>
        </w:rPr>
      </w:pPr>
      <w:r w:rsidRPr="27828C27">
        <w:rPr>
          <w:rFonts w:asciiTheme="majorHAnsi" w:hAnsiTheme="majorHAnsi" w:cstheme="majorBidi"/>
        </w:rPr>
        <w:t>c</w:t>
      </w:r>
      <w:r w:rsidR="009C713A" w:rsidRPr="27828C27">
        <w:rPr>
          <w:rFonts w:asciiTheme="majorHAnsi" w:hAnsiTheme="majorHAnsi" w:cstheme="majorBidi"/>
        </w:rPr>
        <w:t>. There is impacted cerumen in the canal.</w:t>
      </w:r>
      <w:r>
        <w:br/>
      </w:r>
    </w:p>
    <w:p w14:paraId="47305340" w14:textId="630C9156" w:rsidR="008D0D2B" w:rsidRPr="007607F7" w:rsidRDefault="008D0D2B" w:rsidP="27828C27">
      <w:pPr>
        <w:spacing w:after="0" w:line="240" w:lineRule="auto"/>
        <w:ind w:left="357"/>
        <w:rPr>
          <w:rFonts w:asciiTheme="majorHAnsi" w:hAnsiTheme="majorHAnsi" w:cstheme="majorBidi"/>
        </w:rPr>
      </w:pPr>
      <w:r w:rsidRPr="27828C27">
        <w:rPr>
          <w:rFonts w:asciiTheme="majorHAnsi" w:hAnsiTheme="majorHAnsi" w:cstheme="majorBidi"/>
        </w:rPr>
        <w:t>d</w:t>
      </w:r>
      <w:r w:rsidR="009C713A" w:rsidRPr="27828C27">
        <w:rPr>
          <w:rFonts w:asciiTheme="majorHAnsi" w:hAnsiTheme="majorHAnsi" w:cstheme="majorBidi"/>
        </w:rPr>
        <w:t>. There is pus behind the tympanic membrane.</w:t>
      </w:r>
      <w:r>
        <w:br/>
      </w:r>
    </w:p>
    <w:p w14:paraId="50ABBCDC" w14:textId="2016C247" w:rsidR="009C713A" w:rsidRPr="007607F7" w:rsidRDefault="008D0D2B" w:rsidP="27828C27">
      <w:pPr>
        <w:spacing w:after="0" w:line="240" w:lineRule="auto"/>
        <w:ind w:left="357"/>
        <w:rPr>
          <w:rFonts w:asciiTheme="majorHAnsi" w:hAnsiTheme="majorHAnsi" w:cstheme="majorBidi"/>
        </w:rPr>
      </w:pPr>
      <w:r w:rsidRPr="27828C27">
        <w:rPr>
          <w:rFonts w:asciiTheme="majorHAnsi" w:hAnsiTheme="majorHAnsi" w:cstheme="majorBidi"/>
        </w:rPr>
        <w:t>e</w:t>
      </w:r>
      <w:r w:rsidR="009C713A" w:rsidRPr="27828C27">
        <w:rPr>
          <w:rFonts w:asciiTheme="majorHAnsi" w:hAnsiTheme="majorHAnsi" w:cstheme="majorBidi"/>
        </w:rPr>
        <w:t>. There is an inflammation of the tympanic membrane.</w:t>
      </w:r>
    </w:p>
    <w:p w14:paraId="333E2EBC" w14:textId="58B93BBB" w:rsidR="003908DA" w:rsidRPr="007607F7" w:rsidRDefault="003908DA" w:rsidP="00D05F63">
      <w:pPr>
        <w:spacing w:after="0" w:line="240" w:lineRule="auto"/>
        <w:rPr>
          <w:rFonts w:asciiTheme="majorHAnsi" w:hAnsiTheme="majorHAnsi" w:cstheme="majorHAnsi"/>
        </w:rPr>
      </w:pPr>
    </w:p>
    <w:p w14:paraId="2DAE058C" w14:textId="440D113D" w:rsidR="009C713A" w:rsidRPr="007607F7" w:rsidRDefault="7D075B97" w:rsidP="27828C27">
      <w:pPr>
        <w:spacing w:after="120" w:line="240" w:lineRule="auto"/>
        <w:rPr>
          <w:rFonts w:asciiTheme="majorHAnsi" w:hAnsiTheme="majorHAnsi" w:cstheme="majorBidi"/>
          <w:b/>
          <w:bCs/>
        </w:rPr>
      </w:pPr>
      <w:r w:rsidRPr="27828C27">
        <w:rPr>
          <w:rFonts w:asciiTheme="majorHAnsi" w:hAnsiTheme="majorHAnsi" w:cstheme="majorBidi"/>
          <w:b/>
          <w:bCs/>
        </w:rPr>
        <w:t>59</w:t>
      </w:r>
      <w:r w:rsidR="009C713A" w:rsidRPr="27828C27">
        <w:rPr>
          <w:rFonts w:asciiTheme="majorHAnsi" w:hAnsiTheme="majorHAnsi" w:cstheme="majorBidi"/>
          <w:b/>
          <w:bCs/>
        </w:rPr>
        <w:t xml:space="preserve">. What should </w:t>
      </w:r>
      <w:r w:rsidR="008D0D2B" w:rsidRPr="27828C27">
        <w:rPr>
          <w:rFonts w:asciiTheme="majorHAnsi" w:hAnsiTheme="majorHAnsi" w:cstheme="majorBidi"/>
          <w:b/>
          <w:bCs/>
        </w:rPr>
        <w:t xml:space="preserve">the </w:t>
      </w:r>
      <w:r w:rsidR="009C713A" w:rsidRPr="27828C27">
        <w:rPr>
          <w:rFonts w:asciiTheme="majorHAnsi" w:hAnsiTheme="majorHAnsi" w:cstheme="majorBidi"/>
          <w:b/>
          <w:bCs/>
        </w:rPr>
        <w:t>blood glucose levels be after normal fasting (eight hours)?</w:t>
      </w:r>
    </w:p>
    <w:p w14:paraId="73FB2B67" w14:textId="67175C43" w:rsidR="008D0D2B" w:rsidRPr="007607F7" w:rsidRDefault="008D0D2B" w:rsidP="27828C27">
      <w:pPr>
        <w:spacing w:after="0" w:line="240" w:lineRule="auto"/>
        <w:ind w:left="357"/>
        <w:rPr>
          <w:rFonts w:asciiTheme="majorHAnsi" w:hAnsiTheme="majorHAnsi" w:cstheme="majorBidi"/>
        </w:rPr>
      </w:pPr>
      <w:r w:rsidRPr="27828C27">
        <w:rPr>
          <w:rFonts w:asciiTheme="majorHAnsi" w:hAnsiTheme="majorHAnsi" w:cstheme="majorBidi"/>
        </w:rPr>
        <w:t>*a</w:t>
      </w:r>
      <w:r w:rsidR="009C713A" w:rsidRPr="27828C27">
        <w:rPr>
          <w:rFonts w:asciiTheme="majorHAnsi" w:hAnsiTheme="majorHAnsi" w:cstheme="majorBidi"/>
        </w:rPr>
        <w:t>. 60 to 80 mg/dl</w:t>
      </w:r>
      <w:r>
        <w:br/>
      </w:r>
    </w:p>
    <w:p w14:paraId="67F777F2" w14:textId="0FB8AF6A" w:rsidR="008D0D2B" w:rsidRPr="007607F7" w:rsidRDefault="008D0D2B" w:rsidP="27828C27">
      <w:pPr>
        <w:spacing w:after="0" w:line="240" w:lineRule="auto"/>
        <w:ind w:left="357"/>
        <w:rPr>
          <w:rFonts w:asciiTheme="majorHAnsi" w:hAnsiTheme="majorHAnsi" w:cstheme="majorBidi"/>
        </w:rPr>
      </w:pPr>
      <w:r w:rsidRPr="27828C27">
        <w:rPr>
          <w:rFonts w:asciiTheme="majorHAnsi" w:hAnsiTheme="majorHAnsi" w:cstheme="majorBidi"/>
        </w:rPr>
        <w:t>b</w:t>
      </w:r>
      <w:r w:rsidR="009C713A" w:rsidRPr="27828C27">
        <w:rPr>
          <w:rFonts w:asciiTheme="majorHAnsi" w:hAnsiTheme="majorHAnsi" w:cstheme="majorBidi"/>
        </w:rPr>
        <w:t>. 80 to 100 mg/dl</w:t>
      </w:r>
      <w:r>
        <w:br/>
      </w:r>
    </w:p>
    <w:p w14:paraId="0158CCE6" w14:textId="6A2A1C4C" w:rsidR="008D0D2B" w:rsidRPr="007607F7" w:rsidRDefault="008D0D2B" w:rsidP="27828C27">
      <w:pPr>
        <w:spacing w:after="0" w:line="240" w:lineRule="auto"/>
        <w:ind w:left="357"/>
        <w:rPr>
          <w:rFonts w:asciiTheme="majorHAnsi" w:hAnsiTheme="majorHAnsi" w:cstheme="majorBidi"/>
        </w:rPr>
      </w:pPr>
      <w:r w:rsidRPr="27828C27">
        <w:rPr>
          <w:rFonts w:asciiTheme="majorHAnsi" w:hAnsiTheme="majorHAnsi" w:cstheme="majorBidi"/>
        </w:rPr>
        <w:t>c</w:t>
      </w:r>
      <w:r w:rsidR="009C713A" w:rsidRPr="27828C27">
        <w:rPr>
          <w:rFonts w:asciiTheme="majorHAnsi" w:hAnsiTheme="majorHAnsi" w:cstheme="majorBidi"/>
        </w:rPr>
        <w:t>. &gt;130 mg/dl</w:t>
      </w:r>
      <w:r>
        <w:br/>
      </w:r>
    </w:p>
    <w:p w14:paraId="2D7CF95B" w14:textId="630D9067" w:rsidR="008D0D2B" w:rsidRPr="007607F7" w:rsidRDefault="008D0D2B" w:rsidP="27828C27">
      <w:pPr>
        <w:spacing w:after="0" w:line="240" w:lineRule="auto"/>
        <w:ind w:left="357"/>
        <w:rPr>
          <w:rFonts w:asciiTheme="majorHAnsi" w:hAnsiTheme="majorHAnsi" w:cstheme="majorBidi"/>
        </w:rPr>
      </w:pPr>
      <w:r w:rsidRPr="27828C27">
        <w:rPr>
          <w:rFonts w:asciiTheme="majorHAnsi" w:hAnsiTheme="majorHAnsi" w:cstheme="majorBidi"/>
        </w:rPr>
        <w:t>d</w:t>
      </w:r>
      <w:r w:rsidR="009C713A" w:rsidRPr="27828C27">
        <w:rPr>
          <w:rFonts w:asciiTheme="majorHAnsi" w:hAnsiTheme="majorHAnsi" w:cstheme="majorBidi"/>
        </w:rPr>
        <w:t>. 100 to 140 mg/dl</w:t>
      </w:r>
      <w:r>
        <w:br/>
      </w:r>
    </w:p>
    <w:p w14:paraId="08178E2D" w14:textId="6B764934" w:rsidR="009C713A" w:rsidRPr="007607F7" w:rsidRDefault="008D0D2B" w:rsidP="27828C27">
      <w:pPr>
        <w:spacing w:after="0" w:line="240" w:lineRule="auto"/>
        <w:ind w:left="357"/>
        <w:rPr>
          <w:rFonts w:asciiTheme="majorHAnsi" w:hAnsiTheme="majorHAnsi" w:cstheme="majorBidi"/>
        </w:rPr>
      </w:pPr>
      <w:r w:rsidRPr="27828C27">
        <w:rPr>
          <w:rFonts w:asciiTheme="majorHAnsi" w:hAnsiTheme="majorHAnsi" w:cstheme="majorBidi"/>
        </w:rPr>
        <w:t>e</w:t>
      </w:r>
      <w:r w:rsidR="009C713A" w:rsidRPr="27828C27">
        <w:rPr>
          <w:rFonts w:asciiTheme="majorHAnsi" w:hAnsiTheme="majorHAnsi" w:cstheme="majorBidi"/>
        </w:rPr>
        <w:t>. 126 to 130 mg/dl</w:t>
      </w:r>
    </w:p>
    <w:p w14:paraId="7BB679E0" w14:textId="4D38E272" w:rsidR="0005625E" w:rsidRPr="007607F7" w:rsidRDefault="0005625E" w:rsidP="00D05F63">
      <w:pPr>
        <w:spacing w:after="0" w:line="240" w:lineRule="auto"/>
        <w:rPr>
          <w:rFonts w:asciiTheme="majorHAnsi" w:hAnsiTheme="majorHAnsi" w:cstheme="majorHAnsi"/>
        </w:rPr>
      </w:pPr>
    </w:p>
    <w:p w14:paraId="72C16E98" w14:textId="56FF5BDD" w:rsidR="009C713A" w:rsidRPr="007607F7" w:rsidRDefault="009C713A" w:rsidP="27828C27">
      <w:pPr>
        <w:spacing w:after="120" w:line="240" w:lineRule="auto"/>
        <w:rPr>
          <w:rFonts w:asciiTheme="majorHAnsi" w:hAnsiTheme="majorHAnsi" w:cstheme="majorBidi"/>
          <w:b/>
          <w:bCs/>
        </w:rPr>
      </w:pPr>
      <w:r w:rsidRPr="27828C27">
        <w:rPr>
          <w:rFonts w:asciiTheme="majorHAnsi" w:hAnsiTheme="majorHAnsi" w:cstheme="majorBidi"/>
          <w:b/>
          <w:bCs/>
        </w:rPr>
        <w:t>6</w:t>
      </w:r>
      <w:r w:rsidR="2B944638" w:rsidRPr="27828C27">
        <w:rPr>
          <w:rFonts w:asciiTheme="majorHAnsi" w:hAnsiTheme="majorHAnsi" w:cstheme="majorBidi"/>
          <w:b/>
          <w:bCs/>
        </w:rPr>
        <w:t>0</w:t>
      </w:r>
      <w:r w:rsidRPr="27828C27">
        <w:rPr>
          <w:rFonts w:asciiTheme="majorHAnsi" w:hAnsiTheme="majorHAnsi" w:cstheme="majorBidi"/>
          <w:b/>
          <w:bCs/>
        </w:rPr>
        <w:t xml:space="preserve">. For </w:t>
      </w:r>
      <w:r w:rsidR="65891EA6" w:rsidRPr="27828C27">
        <w:rPr>
          <w:rFonts w:asciiTheme="majorHAnsi" w:hAnsiTheme="majorHAnsi" w:cstheme="majorBidi"/>
          <w:b/>
          <w:bCs/>
        </w:rPr>
        <w:t xml:space="preserve">patients with </w:t>
      </w:r>
      <w:r w:rsidRPr="27828C27">
        <w:rPr>
          <w:rFonts w:asciiTheme="majorHAnsi" w:hAnsiTheme="majorHAnsi" w:cstheme="majorBidi"/>
          <w:b/>
          <w:bCs/>
        </w:rPr>
        <w:t>mononucleosis, a heterophile antibody test</w:t>
      </w:r>
      <w:r w:rsidR="5FD8E738" w:rsidRPr="27828C27">
        <w:rPr>
          <w:rFonts w:asciiTheme="majorHAnsi" w:hAnsiTheme="majorHAnsi" w:cstheme="majorBidi"/>
          <w:b/>
          <w:bCs/>
        </w:rPr>
        <w:t>,</w:t>
      </w:r>
      <w:r w:rsidRPr="27828C27">
        <w:rPr>
          <w:rFonts w:asciiTheme="majorHAnsi" w:hAnsiTheme="majorHAnsi" w:cstheme="majorBidi"/>
          <w:b/>
          <w:bCs/>
        </w:rPr>
        <w:t xml:space="preserve"> or monospot test</w:t>
      </w:r>
      <w:r w:rsidR="7ECD3C0F" w:rsidRPr="27828C27">
        <w:rPr>
          <w:rFonts w:asciiTheme="majorHAnsi" w:hAnsiTheme="majorHAnsi" w:cstheme="majorBidi"/>
          <w:b/>
          <w:bCs/>
        </w:rPr>
        <w:t>,</w:t>
      </w:r>
      <w:r w:rsidRPr="27828C27">
        <w:rPr>
          <w:rFonts w:asciiTheme="majorHAnsi" w:hAnsiTheme="majorHAnsi" w:cstheme="majorBidi"/>
          <w:b/>
          <w:bCs/>
        </w:rPr>
        <w:t xml:space="preserve"> is commonly ordered. What is the test reliability?</w:t>
      </w:r>
    </w:p>
    <w:p w14:paraId="320EA983" w14:textId="0C9C9414" w:rsidR="008D0D2B" w:rsidRPr="007607F7" w:rsidRDefault="008D0D2B" w:rsidP="27828C27">
      <w:pPr>
        <w:spacing w:after="0" w:line="240" w:lineRule="auto"/>
        <w:ind w:left="357"/>
        <w:rPr>
          <w:rFonts w:asciiTheme="majorHAnsi" w:hAnsiTheme="majorHAnsi" w:cstheme="majorBidi"/>
          <w:lang w:val="en-IN"/>
          <w:rPrChange w:id="39" w:author="" w16du:dateUtc="2026-05-18T16:07:00Z">
            <w:rPr>
              <w:lang w:val="it-IT"/>
            </w:rPr>
          </w:rPrChange>
        </w:rPr>
      </w:pPr>
      <w:r w:rsidRPr="27828C27">
        <w:rPr>
          <w:rFonts w:asciiTheme="majorHAnsi" w:hAnsiTheme="majorHAnsi" w:cstheme="majorBidi"/>
          <w:lang w:val="en-IN"/>
        </w:rPr>
        <w:t>a</w:t>
      </w:r>
      <w:r w:rsidR="009C713A" w:rsidRPr="27828C27">
        <w:rPr>
          <w:rFonts w:asciiTheme="majorHAnsi" w:hAnsiTheme="majorHAnsi" w:cstheme="majorBidi"/>
          <w:lang w:val="en-IN"/>
        </w:rPr>
        <w:t>. 10%</w:t>
      </w:r>
      <w:r>
        <w:br/>
      </w:r>
    </w:p>
    <w:p w14:paraId="43F1565A" w14:textId="6A22A4CB" w:rsidR="008D0D2B" w:rsidRPr="007607F7" w:rsidRDefault="008D0D2B" w:rsidP="27828C27">
      <w:pPr>
        <w:spacing w:after="0" w:line="240" w:lineRule="auto"/>
        <w:ind w:left="357"/>
        <w:rPr>
          <w:rFonts w:asciiTheme="majorHAnsi" w:hAnsiTheme="majorHAnsi" w:cstheme="majorBidi"/>
          <w:lang w:val="en-IN"/>
          <w:rPrChange w:id="40" w:author="" w16du:dateUtc="2026-05-18T16:07:00Z">
            <w:rPr>
              <w:lang w:val="it-IT"/>
            </w:rPr>
          </w:rPrChange>
        </w:rPr>
      </w:pPr>
      <w:r w:rsidRPr="27828C27">
        <w:rPr>
          <w:rFonts w:asciiTheme="majorHAnsi" w:hAnsiTheme="majorHAnsi" w:cstheme="majorBidi"/>
          <w:lang w:val="en-IN"/>
        </w:rPr>
        <w:t>b</w:t>
      </w:r>
      <w:r w:rsidR="009C713A" w:rsidRPr="27828C27">
        <w:rPr>
          <w:rFonts w:asciiTheme="majorHAnsi" w:hAnsiTheme="majorHAnsi" w:cstheme="majorBidi"/>
          <w:lang w:val="en-IN"/>
        </w:rPr>
        <w:t>. 25%</w:t>
      </w:r>
      <w:r>
        <w:br/>
      </w:r>
    </w:p>
    <w:p w14:paraId="7A513B85" w14:textId="3F6DAE69" w:rsidR="008D0D2B" w:rsidRPr="007607F7" w:rsidRDefault="008D0D2B" w:rsidP="27828C27">
      <w:pPr>
        <w:spacing w:after="0" w:line="240" w:lineRule="auto"/>
        <w:ind w:left="357"/>
        <w:rPr>
          <w:rFonts w:asciiTheme="majorHAnsi" w:hAnsiTheme="majorHAnsi" w:cstheme="majorBidi"/>
          <w:lang w:val="en-IN"/>
          <w:rPrChange w:id="41" w:author="" w16du:dateUtc="2026-05-18T16:07:00Z">
            <w:rPr>
              <w:lang w:val="it-IT"/>
            </w:rPr>
          </w:rPrChange>
        </w:rPr>
      </w:pPr>
      <w:r w:rsidRPr="27828C27">
        <w:rPr>
          <w:rFonts w:asciiTheme="majorHAnsi" w:hAnsiTheme="majorHAnsi" w:cstheme="majorBidi"/>
          <w:lang w:val="en-IN"/>
        </w:rPr>
        <w:t>c</w:t>
      </w:r>
      <w:r w:rsidR="009C713A" w:rsidRPr="27828C27">
        <w:rPr>
          <w:rFonts w:asciiTheme="majorHAnsi" w:hAnsiTheme="majorHAnsi" w:cstheme="majorBidi"/>
          <w:lang w:val="en-IN"/>
        </w:rPr>
        <w:t>. 50%</w:t>
      </w:r>
      <w:r>
        <w:br/>
      </w:r>
    </w:p>
    <w:p w14:paraId="21F8973B" w14:textId="5E9678C8" w:rsidR="008D0D2B" w:rsidRPr="007607F7" w:rsidRDefault="008D0D2B" w:rsidP="27828C27">
      <w:pPr>
        <w:spacing w:after="0" w:line="240" w:lineRule="auto"/>
        <w:ind w:left="357"/>
        <w:rPr>
          <w:rFonts w:asciiTheme="majorHAnsi" w:hAnsiTheme="majorHAnsi" w:cstheme="majorBidi"/>
          <w:lang w:val="en-IN"/>
          <w:rPrChange w:id="42" w:author="" w16du:dateUtc="2026-05-18T16:07:00Z">
            <w:rPr>
              <w:lang w:val="it-IT"/>
            </w:rPr>
          </w:rPrChange>
        </w:rPr>
      </w:pPr>
      <w:r w:rsidRPr="27828C27">
        <w:rPr>
          <w:rFonts w:asciiTheme="majorHAnsi" w:hAnsiTheme="majorHAnsi" w:cstheme="majorBidi"/>
          <w:lang w:val="en-IN"/>
        </w:rPr>
        <w:t>d</w:t>
      </w:r>
      <w:r w:rsidR="009C713A" w:rsidRPr="27828C27">
        <w:rPr>
          <w:rFonts w:asciiTheme="majorHAnsi" w:hAnsiTheme="majorHAnsi" w:cstheme="majorBidi"/>
          <w:lang w:val="en-IN"/>
        </w:rPr>
        <w:t>. 75%</w:t>
      </w:r>
      <w:r>
        <w:br/>
      </w:r>
    </w:p>
    <w:p w14:paraId="01BCC49E" w14:textId="575E7EDB" w:rsidR="009C713A" w:rsidRPr="007607F7" w:rsidRDefault="00B95290" w:rsidP="27828C27">
      <w:pPr>
        <w:spacing w:after="0" w:line="240" w:lineRule="auto"/>
        <w:ind w:left="357"/>
        <w:rPr>
          <w:rFonts w:asciiTheme="majorHAnsi" w:hAnsiTheme="majorHAnsi" w:cstheme="majorBidi"/>
          <w:lang w:val="en-IN"/>
          <w:rPrChange w:id="43" w:author="" w16du:dateUtc="2026-05-18T16:07:00Z">
            <w:rPr>
              <w:b/>
              <w:bCs/>
            </w:rPr>
          </w:rPrChange>
        </w:rPr>
      </w:pPr>
      <w:r w:rsidRPr="27828C27">
        <w:rPr>
          <w:rFonts w:asciiTheme="majorHAnsi" w:hAnsiTheme="majorHAnsi" w:cstheme="majorBidi"/>
          <w:lang w:val="en-IN"/>
        </w:rPr>
        <w:t>*</w:t>
      </w:r>
      <w:r w:rsidR="008D0D2B" w:rsidRPr="27828C27">
        <w:rPr>
          <w:rFonts w:asciiTheme="majorHAnsi" w:hAnsiTheme="majorHAnsi" w:cstheme="majorBidi"/>
          <w:lang w:val="en-IN"/>
        </w:rPr>
        <w:t>e</w:t>
      </w:r>
      <w:r w:rsidR="009C713A" w:rsidRPr="27828C27">
        <w:rPr>
          <w:rFonts w:asciiTheme="majorHAnsi" w:hAnsiTheme="majorHAnsi" w:cstheme="majorBidi"/>
          <w:lang w:val="en-IN"/>
        </w:rPr>
        <w:t>. 90%</w:t>
      </w:r>
    </w:p>
    <w:p w14:paraId="11D2A1FB" w14:textId="055E5A5A" w:rsidR="003908DA" w:rsidRPr="007607F7" w:rsidRDefault="003908DA" w:rsidP="00D05F63">
      <w:pPr>
        <w:spacing w:after="0" w:line="240" w:lineRule="auto"/>
        <w:rPr>
          <w:rFonts w:asciiTheme="majorHAnsi" w:hAnsiTheme="majorHAnsi" w:cstheme="majorHAnsi"/>
        </w:rPr>
      </w:pPr>
    </w:p>
    <w:p w14:paraId="54DC980C" w14:textId="6F8D8F37" w:rsidR="009C713A" w:rsidRPr="007607F7" w:rsidRDefault="009C713A" w:rsidP="00D0006F">
      <w:pPr>
        <w:spacing w:after="120" w:line="240" w:lineRule="auto"/>
        <w:rPr>
          <w:rFonts w:asciiTheme="majorHAnsi" w:hAnsiTheme="majorHAnsi" w:cstheme="majorHAnsi"/>
        </w:rPr>
      </w:pPr>
      <w:r w:rsidRPr="007607F7">
        <w:rPr>
          <w:rFonts w:asciiTheme="majorHAnsi" w:hAnsiTheme="majorHAnsi" w:cstheme="majorHAnsi"/>
          <w:b/>
          <w:bCs/>
        </w:rPr>
        <w:t>6</w:t>
      </w:r>
      <w:r w:rsidR="7714C12C" w:rsidRPr="007607F7">
        <w:rPr>
          <w:rFonts w:asciiTheme="majorHAnsi" w:hAnsiTheme="majorHAnsi" w:cstheme="majorHAnsi"/>
          <w:b/>
          <w:bCs/>
        </w:rPr>
        <w:t>1</w:t>
      </w:r>
      <w:r w:rsidRPr="007607F7">
        <w:rPr>
          <w:rFonts w:asciiTheme="majorHAnsi" w:hAnsiTheme="majorHAnsi" w:cstheme="majorHAnsi"/>
          <w:b/>
          <w:bCs/>
        </w:rPr>
        <w:t>. Which STD or STI can cause incapacitating cardiovascular disease that is often accompanied by neurological signs if left untreated?</w:t>
      </w:r>
    </w:p>
    <w:p w14:paraId="3D779A96" w14:textId="67835799" w:rsidR="008D0D2B" w:rsidRPr="007607F7" w:rsidRDefault="008D0D2B" w:rsidP="27828C27">
      <w:pPr>
        <w:spacing w:after="0" w:line="240" w:lineRule="auto"/>
        <w:ind w:left="357"/>
        <w:rPr>
          <w:rFonts w:asciiTheme="majorHAnsi" w:hAnsiTheme="majorHAnsi" w:cstheme="majorBidi"/>
        </w:rPr>
      </w:pPr>
      <w:r w:rsidRPr="27828C27">
        <w:rPr>
          <w:rFonts w:asciiTheme="majorHAnsi" w:hAnsiTheme="majorHAnsi" w:cstheme="majorBidi"/>
        </w:rPr>
        <w:t>a</w:t>
      </w:r>
      <w:r w:rsidR="009C713A" w:rsidRPr="27828C27">
        <w:rPr>
          <w:rFonts w:asciiTheme="majorHAnsi" w:hAnsiTheme="majorHAnsi" w:cstheme="majorBidi"/>
        </w:rPr>
        <w:t>. Gonorrhea</w:t>
      </w:r>
      <w:r>
        <w:br/>
      </w:r>
    </w:p>
    <w:p w14:paraId="3B045DB8" w14:textId="17C68F4C" w:rsidR="008D0D2B" w:rsidRPr="007607F7" w:rsidRDefault="008D0D2B" w:rsidP="27828C27">
      <w:pPr>
        <w:spacing w:after="0" w:line="240" w:lineRule="auto"/>
        <w:ind w:left="357"/>
        <w:rPr>
          <w:rFonts w:asciiTheme="majorHAnsi" w:hAnsiTheme="majorHAnsi" w:cstheme="majorBidi"/>
        </w:rPr>
      </w:pPr>
      <w:r w:rsidRPr="27828C27">
        <w:rPr>
          <w:rFonts w:asciiTheme="majorHAnsi" w:hAnsiTheme="majorHAnsi" w:cstheme="majorBidi"/>
        </w:rPr>
        <w:t>b</w:t>
      </w:r>
      <w:r w:rsidR="009C713A" w:rsidRPr="27828C27">
        <w:rPr>
          <w:rFonts w:asciiTheme="majorHAnsi" w:hAnsiTheme="majorHAnsi" w:cstheme="majorBidi"/>
        </w:rPr>
        <w:t>. Chlamydia</w:t>
      </w:r>
      <w:r>
        <w:br/>
      </w:r>
    </w:p>
    <w:p w14:paraId="33B2D0D8" w14:textId="3906002A" w:rsidR="008D0D2B" w:rsidRPr="007607F7" w:rsidRDefault="008D0D2B" w:rsidP="27828C27">
      <w:pPr>
        <w:spacing w:after="0" w:line="240" w:lineRule="auto"/>
        <w:ind w:left="357"/>
        <w:rPr>
          <w:rFonts w:asciiTheme="majorHAnsi" w:hAnsiTheme="majorHAnsi" w:cstheme="majorBidi"/>
        </w:rPr>
      </w:pPr>
      <w:r w:rsidRPr="27828C27">
        <w:rPr>
          <w:rFonts w:asciiTheme="majorHAnsi" w:hAnsiTheme="majorHAnsi" w:cstheme="majorBidi"/>
        </w:rPr>
        <w:t>c</w:t>
      </w:r>
      <w:r w:rsidR="009C713A" w:rsidRPr="27828C27">
        <w:rPr>
          <w:rFonts w:asciiTheme="majorHAnsi" w:hAnsiTheme="majorHAnsi" w:cstheme="majorBidi"/>
        </w:rPr>
        <w:t>. HPV</w:t>
      </w:r>
      <w:r>
        <w:br/>
      </w:r>
    </w:p>
    <w:p w14:paraId="2D5582E6" w14:textId="61242CD8" w:rsidR="008D0D2B" w:rsidRPr="007607F7" w:rsidRDefault="008D0D2B" w:rsidP="27828C27">
      <w:pPr>
        <w:spacing w:after="0" w:line="240" w:lineRule="auto"/>
        <w:ind w:left="357"/>
        <w:rPr>
          <w:rFonts w:asciiTheme="majorHAnsi" w:hAnsiTheme="majorHAnsi" w:cstheme="majorBidi"/>
        </w:rPr>
      </w:pPr>
      <w:r w:rsidRPr="27828C27">
        <w:rPr>
          <w:rFonts w:asciiTheme="majorHAnsi" w:hAnsiTheme="majorHAnsi" w:cstheme="majorBidi"/>
        </w:rPr>
        <w:t>d</w:t>
      </w:r>
      <w:r w:rsidR="009C713A" w:rsidRPr="27828C27">
        <w:rPr>
          <w:rFonts w:asciiTheme="majorHAnsi" w:hAnsiTheme="majorHAnsi" w:cstheme="majorBidi"/>
        </w:rPr>
        <w:t>. Herpes simplex 2</w:t>
      </w:r>
      <w:r>
        <w:br/>
      </w:r>
    </w:p>
    <w:p w14:paraId="2DC1E312" w14:textId="2B80C8D2" w:rsidR="009C713A" w:rsidRDefault="008D0D2B" w:rsidP="27828C27">
      <w:pPr>
        <w:spacing w:after="0" w:line="240" w:lineRule="auto"/>
        <w:ind w:left="357"/>
        <w:rPr>
          <w:rFonts w:asciiTheme="majorHAnsi" w:hAnsiTheme="majorHAnsi" w:cstheme="majorBidi"/>
        </w:rPr>
      </w:pPr>
      <w:r w:rsidRPr="27828C27">
        <w:rPr>
          <w:rFonts w:asciiTheme="majorHAnsi" w:hAnsiTheme="majorHAnsi" w:cstheme="majorBidi"/>
        </w:rPr>
        <w:t>*e</w:t>
      </w:r>
      <w:r w:rsidR="009C713A" w:rsidRPr="27828C27">
        <w:rPr>
          <w:rFonts w:asciiTheme="majorHAnsi" w:hAnsiTheme="majorHAnsi" w:cstheme="majorBidi"/>
        </w:rPr>
        <w:t>. Syphilis</w:t>
      </w:r>
    </w:p>
    <w:p w14:paraId="2ED7B172" w14:textId="77777777" w:rsidR="001F0F3F" w:rsidRPr="007607F7" w:rsidRDefault="001F0F3F" w:rsidP="001F0F3F">
      <w:pPr>
        <w:spacing w:after="0" w:line="240" w:lineRule="auto"/>
        <w:rPr>
          <w:rFonts w:asciiTheme="majorHAnsi" w:hAnsiTheme="majorHAnsi" w:cstheme="majorHAnsi"/>
          <w:b/>
          <w:bCs/>
        </w:rPr>
      </w:pPr>
    </w:p>
    <w:p w14:paraId="2B058CD0" w14:textId="30510BA3" w:rsidR="009C713A" w:rsidRPr="007607F7" w:rsidRDefault="009C713A" w:rsidP="00D0006F">
      <w:pPr>
        <w:spacing w:after="120" w:line="240" w:lineRule="auto"/>
        <w:rPr>
          <w:rFonts w:asciiTheme="majorHAnsi" w:hAnsiTheme="majorHAnsi" w:cstheme="majorHAnsi"/>
        </w:rPr>
      </w:pPr>
      <w:r w:rsidRPr="007607F7">
        <w:rPr>
          <w:rFonts w:asciiTheme="majorHAnsi" w:hAnsiTheme="majorHAnsi" w:cstheme="majorHAnsi"/>
          <w:b/>
          <w:bCs/>
        </w:rPr>
        <w:t>6</w:t>
      </w:r>
      <w:r w:rsidR="2F2BF13F" w:rsidRPr="007607F7">
        <w:rPr>
          <w:rFonts w:asciiTheme="majorHAnsi" w:hAnsiTheme="majorHAnsi" w:cstheme="majorHAnsi"/>
          <w:b/>
          <w:bCs/>
        </w:rPr>
        <w:t>2</w:t>
      </w:r>
      <w:r w:rsidRPr="007607F7">
        <w:rPr>
          <w:rFonts w:asciiTheme="majorHAnsi" w:hAnsiTheme="majorHAnsi" w:cstheme="majorHAnsi"/>
          <w:b/>
          <w:bCs/>
        </w:rPr>
        <w:t>. What is dermatographism?</w:t>
      </w:r>
    </w:p>
    <w:p w14:paraId="33BC7DEF" w14:textId="636A25BB" w:rsidR="008D0D2B" w:rsidRPr="007607F7" w:rsidRDefault="008D0D2B" w:rsidP="27828C27">
      <w:pPr>
        <w:spacing w:after="0" w:line="240" w:lineRule="auto"/>
        <w:ind w:left="357"/>
        <w:rPr>
          <w:rFonts w:asciiTheme="majorHAnsi" w:hAnsiTheme="majorHAnsi" w:cstheme="majorBidi"/>
        </w:rPr>
      </w:pPr>
      <w:r w:rsidRPr="27828C27">
        <w:rPr>
          <w:rFonts w:asciiTheme="majorHAnsi" w:hAnsiTheme="majorHAnsi" w:cstheme="majorBidi"/>
        </w:rPr>
        <w:t>a</w:t>
      </w:r>
      <w:r w:rsidR="009C713A" w:rsidRPr="27828C27">
        <w:rPr>
          <w:rFonts w:asciiTheme="majorHAnsi" w:hAnsiTheme="majorHAnsi" w:cstheme="majorBidi"/>
        </w:rPr>
        <w:t>. A means of mapping allergies on the skin</w:t>
      </w:r>
      <w:r>
        <w:br/>
      </w:r>
    </w:p>
    <w:p w14:paraId="4181D883" w14:textId="546CBC1D" w:rsidR="008D0D2B" w:rsidRPr="007607F7" w:rsidRDefault="008D0D2B" w:rsidP="27828C27">
      <w:pPr>
        <w:spacing w:after="0" w:line="240" w:lineRule="auto"/>
        <w:ind w:left="357"/>
        <w:rPr>
          <w:rFonts w:asciiTheme="majorHAnsi" w:hAnsiTheme="majorHAnsi" w:cstheme="majorBidi"/>
        </w:rPr>
      </w:pPr>
      <w:r w:rsidRPr="27828C27">
        <w:rPr>
          <w:rFonts w:asciiTheme="majorHAnsi" w:hAnsiTheme="majorHAnsi" w:cstheme="majorBidi"/>
        </w:rPr>
        <w:t>b</w:t>
      </w:r>
      <w:r w:rsidR="009C713A" w:rsidRPr="27828C27">
        <w:rPr>
          <w:rFonts w:asciiTheme="majorHAnsi" w:hAnsiTheme="majorHAnsi" w:cstheme="majorBidi"/>
        </w:rPr>
        <w:t>. A way to locate where an allergy shot was injected</w:t>
      </w:r>
      <w:r>
        <w:br/>
      </w:r>
    </w:p>
    <w:p w14:paraId="3DC0B5FA" w14:textId="6BE14A19" w:rsidR="008D0D2B" w:rsidRPr="007607F7" w:rsidRDefault="008D0D2B" w:rsidP="27828C27">
      <w:pPr>
        <w:spacing w:after="0" w:line="240" w:lineRule="auto"/>
        <w:ind w:left="357"/>
        <w:rPr>
          <w:rFonts w:asciiTheme="majorHAnsi" w:hAnsiTheme="majorHAnsi" w:cstheme="majorBidi"/>
        </w:rPr>
      </w:pPr>
      <w:r w:rsidRPr="27828C27">
        <w:rPr>
          <w:rFonts w:asciiTheme="majorHAnsi" w:hAnsiTheme="majorHAnsi" w:cstheme="majorBidi"/>
        </w:rPr>
        <w:t>c</w:t>
      </w:r>
      <w:r w:rsidR="009C713A" w:rsidRPr="27828C27">
        <w:rPr>
          <w:rFonts w:asciiTheme="majorHAnsi" w:hAnsiTheme="majorHAnsi" w:cstheme="majorBidi"/>
        </w:rPr>
        <w:t>. An allergy apparent only in certain parts of the world</w:t>
      </w:r>
      <w:r>
        <w:br/>
      </w:r>
    </w:p>
    <w:p w14:paraId="29CBAEBA" w14:textId="0FCC0F21" w:rsidR="008D0D2B" w:rsidRPr="007607F7" w:rsidRDefault="008D0D2B" w:rsidP="27828C27">
      <w:pPr>
        <w:spacing w:after="0" w:line="240" w:lineRule="auto"/>
        <w:ind w:left="357"/>
        <w:rPr>
          <w:rFonts w:asciiTheme="majorHAnsi" w:hAnsiTheme="majorHAnsi" w:cstheme="majorBidi"/>
        </w:rPr>
      </w:pPr>
      <w:r w:rsidRPr="27828C27">
        <w:rPr>
          <w:rFonts w:asciiTheme="majorHAnsi" w:hAnsiTheme="majorHAnsi" w:cstheme="majorBidi"/>
        </w:rPr>
        <w:t>*d</w:t>
      </w:r>
      <w:r w:rsidR="009C713A" w:rsidRPr="27828C27">
        <w:rPr>
          <w:rFonts w:asciiTheme="majorHAnsi" w:hAnsiTheme="majorHAnsi" w:cstheme="majorBidi"/>
        </w:rPr>
        <w:t>. A form of urticaria induced by rubbing or drawing on the skin</w:t>
      </w:r>
      <w:r>
        <w:br/>
      </w:r>
    </w:p>
    <w:p w14:paraId="0EF7C7C8" w14:textId="15228954" w:rsidR="009C713A" w:rsidRPr="007607F7" w:rsidRDefault="008D0D2B" w:rsidP="27828C27">
      <w:pPr>
        <w:spacing w:after="0" w:line="240" w:lineRule="auto"/>
        <w:ind w:left="357"/>
        <w:rPr>
          <w:rFonts w:asciiTheme="majorHAnsi" w:hAnsiTheme="majorHAnsi" w:cstheme="majorBidi"/>
        </w:rPr>
      </w:pPr>
      <w:r w:rsidRPr="27828C27">
        <w:rPr>
          <w:rFonts w:asciiTheme="majorHAnsi" w:hAnsiTheme="majorHAnsi" w:cstheme="majorBidi"/>
        </w:rPr>
        <w:t>e</w:t>
      </w:r>
      <w:r w:rsidR="009C713A" w:rsidRPr="27828C27">
        <w:rPr>
          <w:rFonts w:asciiTheme="majorHAnsi" w:hAnsiTheme="majorHAnsi" w:cstheme="majorBidi"/>
        </w:rPr>
        <w:t>. A skin rash brought on by one</w:t>
      </w:r>
      <w:r w:rsidR="007607F7" w:rsidRPr="27828C27">
        <w:rPr>
          <w:rFonts w:asciiTheme="majorHAnsi" w:hAnsiTheme="majorHAnsi" w:cstheme="majorBidi"/>
        </w:rPr>
        <w:t>’</w:t>
      </w:r>
      <w:r w:rsidR="009C713A" w:rsidRPr="27828C27">
        <w:rPr>
          <w:rFonts w:asciiTheme="majorHAnsi" w:hAnsiTheme="majorHAnsi" w:cstheme="majorBidi"/>
        </w:rPr>
        <w:t>s own perspiration</w:t>
      </w:r>
    </w:p>
    <w:p w14:paraId="7546AF9A" w14:textId="1C368F40" w:rsidR="003908DA" w:rsidRPr="007607F7" w:rsidRDefault="003908DA" w:rsidP="00D05F63">
      <w:pPr>
        <w:spacing w:after="0" w:line="240" w:lineRule="auto"/>
        <w:rPr>
          <w:rFonts w:asciiTheme="majorHAnsi" w:hAnsiTheme="majorHAnsi" w:cstheme="majorHAnsi"/>
        </w:rPr>
      </w:pPr>
    </w:p>
    <w:p w14:paraId="7817936F" w14:textId="480F5651" w:rsidR="009C713A" w:rsidRPr="007607F7" w:rsidRDefault="009C713A" w:rsidP="27828C27">
      <w:pPr>
        <w:spacing w:after="120" w:line="240" w:lineRule="auto"/>
        <w:rPr>
          <w:rFonts w:asciiTheme="majorHAnsi" w:hAnsiTheme="majorHAnsi" w:cstheme="majorBidi"/>
          <w:b/>
          <w:bCs/>
        </w:rPr>
      </w:pPr>
      <w:r w:rsidRPr="27828C27">
        <w:rPr>
          <w:rFonts w:asciiTheme="majorHAnsi" w:hAnsiTheme="majorHAnsi" w:cstheme="majorBidi"/>
          <w:b/>
          <w:bCs/>
        </w:rPr>
        <w:t>6</w:t>
      </w:r>
      <w:r w:rsidR="3CBAE320" w:rsidRPr="27828C27">
        <w:rPr>
          <w:rFonts w:asciiTheme="majorHAnsi" w:hAnsiTheme="majorHAnsi" w:cstheme="majorBidi"/>
          <w:b/>
          <w:bCs/>
        </w:rPr>
        <w:t>3</w:t>
      </w:r>
      <w:r w:rsidRPr="27828C27">
        <w:rPr>
          <w:rFonts w:asciiTheme="majorHAnsi" w:hAnsiTheme="majorHAnsi" w:cstheme="majorBidi"/>
          <w:b/>
          <w:bCs/>
        </w:rPr>
        <w:t xml:space="preserve">. </w:t>
      </w:r>
      <w:r w:rsidR="008D0D2B" w:rsidRPr="27828C27">
        <w:rPr>
          <w:rFonts w:asciiTheme="majorHAnsi" w:hAnsiTheme="majorHAnsi" w:cstheme="majorBidi"/>
          <w:b/>
          <w:bCs/>
        </w:rPr>
        <w:t>Which condition can occur due to e</w:t>
      </w:r>
      <w:r w:rsidRPr="27828C27">
        <w:rPr>
          <w:rFonts w:asciiTheme="majorHAnsi" w:hAnsiTheme="majorHAnsi" w:cstheme="majorBidi"/>
          <w:b/>
          <w:bCs/>
        </w:rPr>
        <w:t>levated levels of uric acid in the blood?</w:t>
      </w:r>
    </w:p>
    <w:p w14:paraId="74DCA2A7" w14:textId="01D52E13" w:rsidR="008D0D2B" w:rsidRPr="007607F7" w:rsidRDefault="008D0D2B" w:rsidP="27828C27">
      <w:pPr>
        <w:spacing w:after="0" w:line="240" w:lineRule="auto"/>
        <w:ind w:left="357"/>
        <w:rPr>
          <w:rFonts w:asciiTheme="majorHAnsi" w:hAnsiTheme="majorHAnsi" w:cstheme="majorBidi"/>
        </w:rPr>
      </w:pPr>
      <w:r w:rsidRPr="27828C27">
        <w:rPr>
          <w:rFonts w:asciiTheme="majorHAnsi" w:hAnsiTheme="majorHAnsi" w:cstheme="majorBidi"/>
        </w:rPr>
        <w:t>a</w:t>
      </w:r>
      <w:r w:rsidR="009C713A" w:rsidRPr="27828C27">
        <w:rPr>
          <w:rFonts w:asciiTheme="majorHAnsi" w:hAnsiTheme="majorHAnsi" w:cstheme="majorBidi"/>
        </w:rPr>
        <w:t>. Rheumatoid arthritis</w:t>
      </w:r>
      <w:r>
        <w:br/>
      </w:r>
    </w:p>
    <w:p w14:paraId="30BE35CE" w14:textId="296B9192" w:rsidR="008D0D2B" w:rsidRPr="007607F7" w:rsidRDefault="008D0D2B" w:rsidP="27828C27">
      <w:pPr>
        <w:spacing w:after="0" w:line="240" w:lineRule="auto"/>
        <w:ind w:left="357"/>
        <w:rPr>
          <w:rFonts w:asciiTheme="majorHAnsi" w:hAnsiTheme="majorHAnsi" w:cstheme="majorBidi"/>
        </w:rPr>
      </w:pPr>
      <w:r w:rsidRPr="27828C27">
        <w:rPr>
          <w:rFonts w:asciiTheme="majorHAnsi" w:hAnsiTheme="majorHAnsi" w:cstheme="majorBidi"/>
        </w:rPr>
        <w:t>b</w:t>
      </w:r>
      <w:r w:rsidR="009C713A" w:rsidRPr="27828C27">
        <w:rPr>
          <w:rFonts w:asciiTheme="majorHAnsi" w:hAnsiTheme="majorHAnsi" w:cstheme="majorBidi"/>
        </w:rPr>
        <w:t>. Osteoarthritis</w:t>
      </w:r>
      <w:r>
        <w:br/>
      </w:r>
    </w:p>
    <w:p w14:paraId="7EBA5E85" w14:textId="07615A48" w:rsidR="008D0D2B" w:rsidRPr="007607F7" w:rsidRDefault="008D0D2B" w:rsidP="27828C27">
      <w:pPr>
        <w:spacing w:after="0" w:line="240" w:lineRule="auto"/>
        <w:ind w:left="357"/>
        <w:rPr>
          <w:rFonts w:asciiTheme="majorHAnsi" w:hAnsiTheme="majorHAnsi" w:cstheme="majorBidi"/>
        </w:rPr>
      </w:pPr>
      <w:r w:rsidRPr="27828C27">
        <w:rPr>
          <w:rFonts w:asciiTheme="majorHAnsi" w:hAnsiTheme="majorHAnsi" w:cstheme="majorBidi"/>
        </w:rPr>
        <w:t>c</w:t>
      </w:r>
      <w:r w:rsidR="009C713A" w:rsidRPr="27828C27">
        <w:rPr>
          <w:rFonts w:asciiTheme="majorHAnsi" w:hAnsiTheme="majorHAnsi" w:cstheme="majorBidi"/>
        </w:rPr>
        <w:t>. Psoriatic arthritis</w:t>
      </w:r>
      <w:r>
        <w:br/>
      </w:r>
    </w:p>
    <w:p w14:paraId="187679FB" w14:textId="71C8FB31" w:rsidR="008D0D2B" w:rsidRPr="007607F7" w:rsidRDefault="008D0D2B" w:rsidP="27828C27">
      <w:pPr>
        <w:spacing w:after="0" w:line="240" w:lineRule="auto"/>
        <w:ind w:left="357"/>
        <w:rPr>
          <w:rFonts w:asciiTheme="majorHAnsi" w:hAnsiTheme="majorHAnsi" w:cstheme="majorBidi"/>
        </w:rPr>
      </w:pPr>
      <w:r w:rsidRPr="27828C27">
        <w:rPr>
          <w:rFonts w:asciiTheme="majorHAnsi" w:hAnsiTheme="majorHAnsi" w:cstheme="majorBidi"/>
        </w:rPr>
        <w:t>*d</w:t>
      </w:r>
      <w:r w:rsidR="009C713A" w:rsidRPr="27828C27">
        <w:rPr>
          <w:rFonts w:asciiTheme="majorHAnsi" w:hAnsiTheme="majorHAnsi" w:cstheme="majorBidi"/>
        </w:rPr>
        <w:t>. Gout</w:t>
      </w:r>
      <w:r>
        <w:br/>
      </w:r>
    </w:p>
    <w:p w14:paraId="3B7FF1B3" w14:textId="4AF1FAF7" w:rsidR="009C713A" w:rsidRDefault="008D0D2B" w:rsidP="27828C27">
      <w:pPr>
        <w:spacing w:after="0" w:line="240" w:lineRule="auto"/>
        <w:ind w:left="357"/>
        <w:rPr>
          <w:rFonts w:asciiTheme="majorHAnsi" w:hAnsiTheme="majorHAnsi" w:cstheme="majorBidi"/>
        </w:rPr>
      </w:pPr>
      <w:r w:rsidRPr="27828C27">
        <w:rPr>
          <w:rFonts w:asciiTheme="majorHAnsi" w:hAnsiTheme="majorHAnsi" w:cstheme="majorBidi"/>
        </w:rPr>
        <w:t>e</w:t>
      </w:r>
      <w:r w:rsidR="009C713A" w:rsidRPr="27828C27">
        <w:rPr>
          <w:rFonts w:asciiTheme="majorHAnsi" w:hAnsiTheme="majorHAnsi" w:cstheme="majorBidi"/>
        </w:rPr>
        <w:t>. Lupus</w:t>
      </w:r>
    </w:p>
    <w:p w14:paraId="79B6C3F2" w14:textId="77777777" w:rsidR="001F0F3F" w:rsidRPr="007607F7" w:rsidRDefault="001F0F3F" w:rsidP="001F0F3F">
      <w:pPr>
        <w:spacing w:after="0" w:line="240" w:lineRule="auto"/>
        <w:rPr>
          <w:rFonts w:asciiTheme="majorHAnsi" w:hAnsiTheme="majorHAnsi" w:cstheme="majorHAnsi"/>
        </w:rPr>
      </w:pPr>
    </w:p>
    <w:p w14:paraId="57A90982" w14:textId="5380DBC0" w:rsidR="009C713A" w:rsidRPr="007607F7" w:rsidRDefault="009C713A" w:rsidP="00D0006F">
      <w:pPr>
        <w:spacing w:after="120" w:line="240" w:lineRule="auto"/>
        <w:rPr>
          <w:rFonts w:asciiTheme="majorHAnsi" w:hAnsiTheme="majorHAnsi" w:cstheme="majorHAnsi"/>
        </w:rPr>
      </w:pPr>
      <w:r w:rsidRPr="007607F7">
        <w:rPr>
          <w:rFonts w:asciiTheme="majorHAnsi" w:hAnsiTheme="majorHAnsi" w:cstheme="majorHAnsi"/>
          <w:b/>
          <w:bCs/>
        </w:rPr>
        <w:t>6</w:t>
      </w:r>
      <w:r w:rsidR="2C59CC93" w:rsidRPr="007607F7">
        <w:rPr>
          <w:rFonts w:asciiTheme="majorHAnsi" w:hAnsiTheme="majorHAnsi" w:cstheme="majorHAnsi"/>
          <w:b/>
          <w:bCs/>
        </w:rPr>
        <w:t>4</w:t>
      </w:r>
      <w:r w:rsidRPr="007607F7">
        <w:rPr>
          <w:rFonts w:asciiTheme="majorHAnsi" w:hAnsiTheme="majorHAnsi" w:cstheme="majorHAnsi"/>
          <w:b/>
          <w:bCs/>
        </w:rPr>
        <w:t>. Which eating disorder has potentially life-threatening consequences with long-term mortality rates of approximately 20%?</w:t>
      </w:r>
    </w:p>
    <w:p w14:paraId="44139C67" w14:textId="37B31E07" w:rsidR="008D0D2B" w:rsidRPr="007607F7" w:rsidRDefault="008D0D2B" w:rsidP="27828C27">
      <w:pPr>
        <w:spacing w:after="0" w:line="240" w:lineRule="auto"/>
        <w:ind w:left="357"/>
        <w:rPr>
          <w:rFonts w:asciiTheme="majorHAnsi" w:hAnsiTheme="majorHAnsi" w:cstheme="majorBidi"/>
          <w:lang w:val="it-IT"/>
          <w:rPrChange w:id="44" w:author="" w16du:dateUtc="2026-05-18T16:07:00Z">
            <w:rPr/>
          </w:rPrChange>
        </w:rPr>
      </w:pPr>
      <w:r w:rsidRPr="27828C27">
        <w:rPr>
          <w:rFonts w:asciiTheme="majorHAnsi" w:hAnsiTheme="majorHAnsi" w:cstheme="majorBidi"/>
          <w:lang w:val="it-IT"/>
        </w:rPr>
        <w:t>*a</w:t>
      </w:r>
      <w:r w:rsidR="009C713A" w:rsidRPr="27828C27">
        <w:rPr>
          <w:rFonts w:asciiTheme="majorHAnsi" w:hAnsiTheme="majorHAnsi" w:cstheme="majorBidi"/>
          <w:lang w:val="it-IT"/>
        </w:rPr>
        <w:t>. Anorexia nervosa</w:t>
      </w:r>
      <w:r>
        <w:br/>
      </w:r>
    </w:p>
    <w:p w14:paraId="08519C4A" w14:textId="64709143" w:rsidR="008D0D2B" w:rsidRPr="007607F7" w:rsidRDefault="008D0D2B" w:rsidP="27828C27">
      <w:pPr>
        <w:spacing w:after="0" w:line="240" w:lineRule="auto"/>
        <w:ind w:left="357"/>
        <w:rPr>
          <w:rFonts w:asciiTheme="majorHAnsi" w:hAnsiTheme="majorHAnsi" w:cstheme="majorBidi"/>
          <w:lang w:val="it-IT"/>
          <w:rPrChange w:id="45" w:author="" w16du:dateUtc="2026-05-18T16:07:00Z">
            <w:rPr/>
          </w:rPrChange>
        </w:rPr>
      </w:pPr>
      <w:r w:rsidRPr="27828C27">
        <w:rPr>
          <w:rFonts w:asciiTheme="majorHAnsi" w:hAnsiTheme="majorHAnsi" w:cstheme="majorBidi"/>
          <w:lang w:val="it-IT"/>
        </w:rPr>
        <w:t>b</w:t>
      </w:r>
      <w:r w:rsidR="009C713A" w:rsidRPr="27828C27">
        <w:rPr>
          <w:rFonts w:asciiTheme="majorHAnsi" w:hAnsiTheme="majorHAnsi" w:cstheme="majorBidi"/>
          <w:lang w:val="it-IT"/>
        </w:rPr>
        <w:t>. Bulimia nervosa</w:t>
      </w:r>
      <w:r>
        <w:br/>
      </w:r>
    </w:p>
    <w:p w14:paraId="6EBECEF4" w14:textId="2CF4F24A" w:rsidR="008D0D2B" w:rsidRPr="007607F7" w:rsidRDefault="008D0D2B" w:rsidP="27828C27">
      <w:pPr>
        <w:spacing w:after="0" w:line="240" w:lineRule="auto"/>
        <w:ind w:left="357"/>
        <w:rPr>
          <w:rFonts w:asciiTheme="majorHAnsi" w:hAnsiTheme="majorHAnsi" w:cstheme="majorBidi"/>
        </w:rPr>
      </w:pPr>
      <w:r w:rsidRPr="27828C27">
        <w:rPr>
          <w:rFonts w:asciiTheme="majorHAnsi" w:hAnsiTheme="majorHAnsi" w:cstheme="majorBidi"/>
        </w:rPr>
        <w:t>c</w:t>
      </w:r>
      <w:r w:rsidR="009C713A" w:rsidRPr="27828C27">
        <w:rPr>
          <w:rFonts w:asciiTheme="majorHAnsi" w:hAnsiTheme="majorHAnsi" w:cstheme="majorBidi"/>
        </w:rPr>
        <w:t>. Binge eating disorder</w:t>
      </w:r>
      <w:r>
        <w:br/>
      </w:r>
    </w:p>
    <w:p w14:paraId="1A62B591" w14:textId="3B56B5B7" w:rsidR="008D0D2B" w:rsidRPr="007607F7" w:rsidRDefault="008D0D2B" w:rsidP="27828C27">
      <w:pPr>
        <w:spacing w:after="0" w:line="240" w:lineRule="auto"/>
        <w:ind w:left="357"/>
        <w:rPr>
          <w:rFonts w:asciiTheme="majorHAnsi" w:hAnsiTheme="majorHAnsi" w:cstheme="majorBidi"/>
        </w:rPr>
      </w:pPr>
      <w:r w:rsidRPr="27828C27">
        <w:rPr>
          <w:rFonts w:asciiTheme="majorHAnsi" w:hAnsiTheme="majorHAnsi" w:cstheme="majorBidi"/>
        </w:rPr>
        <w:t>d</w:t>
      </w:r>
      <w:r w:rsidR="009C713A" w:rsidRPr="27828C27">
        <w:rPr>
          <w:rFonts w:asciiTheme="majorHAnsi" w:hAnsiTheme="majorHAnsi" w:cstheme="majorBidi"/>
        </w:rPr>
        <w:t>. Overeating disorder</w:t>
      </w:r>
      <w:r>
        <w:br/>
      </w:r>
    </w:p>
    <w:p w14:paraId="0ADEACA7" w14:textId="5E00F804" w:rsidR="009C713A" w:rsidRDefault="008D0D2B" w:rsidP="27828C27">
      <w:pPr>
        <w:spacing w:after="0" w:line="240" w:lineRule="auto"/>
        <w:ind w:left="357"/>
        <w:rPr>
          <w:rFonts w:asciiTheme="majorHAnsi" w:hAnsiTheme="majorHAnsi" w:cstheme="majorBidi"/>
        </w:rPr>
      </w:pPr>
      <w:r w:rsidRPr="27828C27">
        <w:rPr>
          <w:rFonts w:asciiTheme="majorHAnsi" w:hAnsiTheme="majorHAnsi" w:cstheme="majorBidi"/>
        </w:rPr>
        <w:t>e</w:t>
      </w:r>
      <w:r w:rsidR="009C713A" w:rsidRPr="27828C27">
        <w:rPr>
          <w:rFonts w:asciiTheme="majorHAnsi" w:hAnsiTheme="majorHAnsi" w:cstheme="majorBidi"/>
        </w:rPr>
        <w:t>. Pica disorder</w:t>
      </w:r>
    </w:p>
    <w:p w14:paraId="4896336F" w14:textId="77777777" w:rsidR="001F0F3F" w:rsidRPr="007607F7" w:rsidRDefault="001F0F3F" w:rsidP="001F0F3F">
      <w:pPr>
        <w:spacing w:after="0" w:line="240" w:lineRule="auto"/>
        <w:rPr>
          <w:rFonts w:asciiTheme="majorHAnsi" w:hAnsiTheme="majorHAnsi" w:cstheme="majorHAnsi"/>
        </w:rPr>
      </w:pPr>
    </w:p>
    <w:p w14:paraId="523FA61B" w14:textId="292F97F0" w:rsidR="009C713A" w:rsidRPr="007607F7" w:rsidRDefault="009C713A" w:rsidP="27828C27">
      <w:pPr>
        <w:spacing w:after="0" w:line="240" w:lineRule="auto"/>
        <w:rPr>
          <w:rFonts w:asciiTheme="majorHAnsi" w:hAnsiTheme="majorHAnsi" w:cstheme="majorBidi"/>
          <w:b/>
          <w:bCs/>
        </w:rPr>
      </w:pPr>
      <w:r w:rsidRPr="27828C27">
        <w:rPr>
          <w:rFonts w:asciiTheme="majorHAnsi" w:hAnsiTheme="majorHAnsi" w:cstheme="majorBidi"/>
          <w:b/>
          <w:bCs/>
        </w:rPr>
        <w:t>6</w:t>
      </w:r>
      <w:r w:rsidR="10A44537" w:rsidRPr="27828C27">
        <w:rPr>
          <w:rFonts w:asciiTheme="majorHAnsi" w:hAnsiTheme="majorHAnsi" w:cstheme="majorBidi"/>
          <w:b/>
          <w:bCs/>
        </w:rPr>
        <w:t>5</w:t>
      </w:r>
      <w:r w:rsidRPr="27828C27">
        <w:rPr>
          <w:rFonts w:asciiTheme="majorHAnsi" w:hAnsiTheme="majorHAnsi" w:cstheme="majorBidi"/>
          <w:b/>
          <w:bCs/>
        </w:rPr>
        <w:t>. Which term best describes a form of fluctuating depression associated with decreased exposure to sunlight over time?</w:t>
      </w:r>
    </w:p>
    <w:p w14:paraId="60EDC377" w14:textId="74CC8E3C" w:rsidR="008D0D2B" w:rsidRPr="007607F7" w:rsidRDefault="008D0D2B" w:rsidP="27828C27">
      <w:pPr>
        <w:spacing w:after="0" w:line="240" w:lineRule="auto"/>
        <w:ind w:left="357"/>
        <w:rPr>
          <w:rFonts w:asciiTheme="majorHAnsi" w:hAnsiTheme="majorHAnsi" w:cstheme="majorBidi"/>
        </w:rPr>
      </w:pPr>
      <w:r w:rsidRPr="27828C27">
        <w:rPr>
          <w:rFonts w:asciiTheme="majorHAnsi" w:hAnsiTheme="majorHAnsi" w:cstheme="majorBidi"/>
        </w:rPr>
        <w:t>a</w:t>
      </w:r>
      <w:r w:rsidR="009C713A" w:rsidRPr="27828C27">
        <w:rPr>
          <w:rFonts w:asciiTheme="majorHAnsi" w:hAnsiTheme="majorHAnsi" w:cstheme="majorBidi"/>
        </w:rPr>
        <w:t>. Cyclothymia</w:t>
      </w:r>
      <w:r>
        <w:br/>
      </w:r>
    </w:p>
    <w:p w14:paraId="2BF2795F" w14:textId="4348D8DF" w:rsidR="008D0D2B" w:rsidRPr="007607F7" w:rsidRDefault="008D0D2B" w:rsidP="27828C27">
      <w:pPr>
        <w:spacing w:after="0" w:line="240" w:lineRule="auto"/>
        <w:ind w:left="357"/>
        <w:rPr>
          <w:rFonts w:asciiTheme="majorHAnsi" w:hAnsiTheme="majorHAnsi" w:cstheme="majorBidi"/>
        </w:rPr>
      </w:pPr>
      <w:r w:rsidRPr="27828C27">
        <w:rPr>
          <w:rFonts w:asciiTheme="majorHAnsi" w:hAnsiTheme="majorHAnsi" w:cstheme="majorBidi"/>
        </w:rPr>
        <w:t>b</w:t>
      </w:r>
      <w:r w:rsidR="009C713A" w:rsidRPr="27828C27">
        <w:rPr>
          <w:rFonts w:asciiTheme="majorHAnsi" w:hAnsiTheme="majorHAnsi" w:cstheme="majorBidi"/>
        </w:rPr>
        <w:t>. Bipolar disorder</w:t>
      </w:r>
      <w:r>
        <w:br/>
      </w:r>
    </w:p>
    <w:p w14:paraId="6E50EF35" w14:textId="78873CD1" w:rsidR="008D0D2B" w:rsidRPr="007607F7" w:rsidRDefault="008D0D2B" w:rsidP="27828C27">
      <w:pPr>
        <w:spacing w:after="0" w:line="240" w:lineRule="auto"/>
        <w:ind w:left="357"/>
        <w:rPr>
          <w:rFonts w:asciiTheme="majorHAnsi" w:hAnsiTheme="majorHAnsi" w:cstheme="majorBidi"/>
        </w:rPr>
      </w:pPr>
      <w:r w:rsidRPr="27828C27">
        <w:rPr>
          <w:rFonts w:asciiTheme="majorHAnsi" w:hAnsiTheme="majorHAnsi" w:cstheme="majorBidi"/>
        </w:rPr>
        <w:t>c</w:t>
      </w:r>
      <w:r w:rsidR="009C713A" w:rsidRPr="27828C27">
        <w:rPr>
          <w:rFonts w:asciiTheme="majorHAnsi" w:hAnsiTheme="majorHAnsi" w:cstheme="majorBidi"/>
        </w:rPr>
        <w:t>. Light deprivation disorder</w:t>
      </w:r>
      <w:r>
        <w:br/>
      </w:r>
    </w:p>
    <w:p w14:paraId="09A5F250" w14:textId="5C021971" w:rsidR="008D0D2B" w:rsidRPr="007607F7" w:rsidRDefault="008D0D2B" w:rsidP="27828C27">
      <w:pPr>
        <w:spacing w:after="0" w:line="240" w:lineRule="auto"/>
        <w:ind w:left="357"/>
        <w:rPr>
          <w:rFonts w:asciiTheme="majorHAnsi" w:hAnsiTheme="majorHAnsi" w:cstheme="majorBidi"/>
        </w:rPr>
      </w:pPr>
      <w:r w:rsidRPr="27828C27">
        <w:rPr>
          <w:rFonts w:asciiTheme="majorHAnsi" w:hAnsiTheme="majorHAnsi" w:cstheme="majorBidi"/>
        </w:rPr>
        <w:t>d</w:t>
      </w:r>
      <w:r w:rsidR="009C713A" w:rsidRPr="27828C27">
        <w:rPr>
          <w:rFonts w:asciiTheme="majorHAnsi" w:hAnsiTheme="majorHAnsi" w:cstheme="majorBidi"/>
        </w:rPr>
        <w:t>. Manic-depression</w:t>
      </w:r>
      <w:r>
        <w:br/>
      </w:r>
    </w:p>
    <w:p w14:paraId="6ED43837" w14:textId="0443DF5A" w:rsidR="009C713A" w:rsidRDefault="008D0D2B" w:rsidP="27828C27">
      <w:pPr>
        <w:spacing w:after="0" w:line="240" w:lineRule="auto"/>
        <w:ind w:left="357"/>
        <w:rPr>
          <w:rFonts w:asciiTheme="majorHAnsi" w:hAnsiTheme="majorHAnsi" w:cstheme="majorBidi"/>
        </w:rPr>
      </w:pPr>
      <w:r w:rsidRPr="27828C27">
        <w:rPr>
          <w:rFonts w:asciiTheme="majorHAnsi" w:hAnsiTheme="majorHAnsi" w:cstheme="majorBidi"/>
        </w:rPr>
        <w:t>*e</w:t>
      </w:r>
      <w:r w:rsidR="009C713A" w:rsidRPr="27828C27">
        <w:rPr>
          <w:rFonts w:asciiTheme="majorHAnsi" w:hAnsiTheme="majorHAnsi" w:cstheme="majorBidi"/>
        </w:rPr>
        <w:t>. Seasonal affective disorder</w:t>
      </w:r>
    </w:p>
    <w:p w14:paraId="62AA7A8A" w14:textId="77777777" w:rsidR="001F0F3F" w:rsidRPr="007607F7" w:rsidRDefault="001F0F3F" w:rsidP="001F0F3F">
      <w:pPr>
        <w:spacing w:after="0" w:line="240" w:lineRule="auto"/>
        <w:rPr>
          <w:rFonts w:asciiTheme="majorHAnsi" w:hAnsiTheme="majorHAnsi" w:cstheme="majorHAnsi"/>
          <w:b/>
          <w:bCs/>
        </w:rPr>
      </w:pPr>
    </w:p>
    <w:p w14:paraId="523BEF41" w14:textId="2E238D6B" w:rsidR="009C713A" w:rsidRPr="007607F7" w:rsidRDefault="009C713A" w:rsidP="27828C27">
      <w:pPr>
        <w:spacing w:after="120" w:line="240" w:lineRule="auto"/>
        <w:rPr>
          <w:rFonts w:asciiTheme="majorHAnsi" w:hAnsiTheme="majorHAnsi" w:cstheme="majorBidi"/>
        </w:rPr>
      </w:pPr>
      <w:r w:rsidRPr="27828C27">
        <w:rPr>
          <w:rFonts w:asciiTheme="majorHAnsi" w:hAnsiTheme="majorHAnsi" w:cstheme="majorBidi"/>
          <w:b/>
          <w:bCs/>
        </w:rPr>
        <w:t>6</w:t>
      </w:r>
      <w:r w:rsidR="51D68B1A" w:rsidRPr="27828C27">
        <w:rPr>
          <w:rFonts w:asciiTheme="majorHAnsi" w:hAnsiTheme="majorHAnsi" w:cstheme="majorBidi"/>
          <w:b/>
          <w:bCs/>
        </w:rPr>
        <w:t>6</w:t>
      </w:r>
      <w:r w:rsidRPr="27828C27">
        <w:rPr>
          <w:rFonts w:asciiTheme="majorHAnsi" w:hAnsiTheme="majorHAnsi" w:cstheme="majorBidi"/>
          <w:b/>
          <w:bCs/>
        </w:rPr>
        <w:t>. What is the resting position for patellofemoral articulation?</w:t>
      </w:r>
    </w:p>
    <w:p w14:paraId="59AD0720" w14:textId="13F9463A" w:rsidR="008D0D2B" w:rsidRPr="007607F7" w:rsidRDefault="008D0D2B" w:rsidP="27828C27">
      <w:pPr>
        <w:spacing w:after="0" w:line="240" w:lineRule="auto"/>
        <w:ind w:left="357"/>
        <w:rPr>
          <w:rFonts w:asciiTheme="majorHAnsi" w:hAnsiTheme="majorHAnsi" w:cstheme="majorBidi"/>
        </w:rPr>
      </w:pPr>
      <w:r w:rsidRPr="27828C27">
        <w:rPr>
          <w:rFonts w:asciiTheme="majorHAnsi" w:hAnsiTheme="majorHAnsi" w:cstheme="majorBidi"/>
        </w:rPr>
        <w:t>a</w:t>
      </w:r>
      <w:r w:rsidR="009C713A" w:rsidRPr="27828C27">
        <w:rPr>
          <w:rFonts w:asciiTheme="majorHAnsi" w:hAnsiTheme="majorHAnsi" w:cstheme="majorBidi"/>
        </w:rPr>
        <w:t>. Full knee extension</w:t>
      </w:r>
      <w:r>
        <w:br/>
      </w:r>
    </w:p>
    <w:p w14:paraId="2B616B5D" w14:textId="0B0B87BC" w:rsidR="008D0D2B" w:rsidRPr="007607F7" w:rsidRDefault="008D0D2B" w:rsidP="27828C27">
      <w:pPr>
        <w:spacing w:after="0" w:line="240" w:lineRule="auto"/>
        <w:ind w:left="357"/>
        <w:rPr>
          <w:rFonts w:asciiTheme="majorHAnsi" w:hAnsiTheme="majorHAnsi" w:cstheme="majorBidi"/>
        </w:rPr>
      </w:pPr>
      <w:r w:rsidRPr="27828C27">
        <w:rPr>
          <w:rFonts w:asciiTheme="majorHAnsi" w:hAnsiTheme="majorHAnsi" w:cstheme="majorBidi"/>
        </w:rPr>
        <w:t>*b</w:t>
      </w:r>
      <w:r w:rsidR="009C713A" w:rsidRPr="27828C27">
        <w:rPr>
          <w:rFonts w:asciiTheme="majorHAnsi" w:hAnsiTheme="majorHAnsi" w:cstheme="majorBidi"/>
        </w:rPr>
        <w:t xml:space="preserve">. </w:t>
      </w:r>
      <w:r w:rsidR="713B040D" w:rsidRPr="27828C27">
        <w:rPr>
          <w:rFonts w:asciiTheme="majorHAnsi" w:hAnsiTheme="majorHAnsi" w:cstheme="majorBidi"/>
        </w:rPr>
        <w:t>Slight knee flexion between 10</w:t>
      </w:r>
      <w:r w:rsidR="009C713A" w:rsidRPr="27828C27">
        <w:rPr>
          <w:rFonts w:asciiTheme="majorHAnsi" w:hAnsiTheme="majorHAnsi" w:cstheme="majorBidi"/>
        </w:rPr>
        <w:t xml:space="preserve">° </w:t>
      </w:r>
      <w:r w:rsidRPr="27828C27">
        <w:rPr>
          <w:rFonts w:asciiTheme="majorHAnsi" w:hAnsiTheme="majorHAnsi" w:cstheme="majorBidi"/>
        </w:rPr>
        <w:t xml:space="preserve">and </w:t>
      </w:r>
      <w:r w:rsidR="009C713A" w:rsidRPr="27828C27">
        <w:rPr>
          <w:rFonts w:asciiTheme="majorHAnsi" w:hAnsiTheme="majorHAnsi" w:cstheme="majorBidi"/>
        </w:rPr>
        <w:t>2</w:t>
      </w:r>
      <w:r w:rsidR="5BCEC677" w:rsidRPr="27828C27">
        <w:rPr>
          <w:rFonts w:asciiTheme="majorHAnsi" w:hAnsiTheme="majorHAnsi" w:cstheme="majorBidi"/>
        </w:rPr>
        <w:t>0</w:t>
      </w:r>
      <w:r w:rsidR="009C713A" w:rsidRPr="27828C27">
        <w:rPr>
          <w:rFonts w:asciiTheme="majorHAnsi" w:hAnsiTheme="majorHAnsi" w:cstheme="majorBidi"/>
        </w:rPr>
        <w:t>° of knee flexion</w:t>
      </w:r>
      <w:r>
        <w:br/>
      </w:r>
    </w:p>
    <w:p w14:paraId="15D08152" w14:textId="2CB3151C" w:rsidR="008D0D2B" w:rsidRPr="007607F7" w:rsidRDefault="008D0D2B" w:rsidP="27828C27">
      <w:pPr>
        <w:spacing w:after="0" w:line="240" w:lineRule="auto"/>
        <w:ind w:left="357"/>
        <w:rPr>
          <w:rFonts w:asciiTheme="majorHAnsi" w:hAnsiTheme="majorHAnsi" w:cstheme="majorBidi"/>
        </w:rPr>
      </w:pPr>
      <w:r w:rsidRPr="27828C27">
        <w:rPr>
          <w:rFonts w:asciiTheme="majorHAnsi" w:hAnsiTheme="majorHAnsi" w:cstheme="majorBidi"/>
        </w:rPr>
        <w:t>c</w:t>
      </w:r>
      <w:r w:rsidR="009C713A" w:rsidRPr="27828C27">
        <w:rPr>
          <w:rFonts w:asciiTheme="majorHAnsi" w:hAnsiTheme="majorHAnsi" w:cstheme="majorBidi"/>
        </w:rPr>
        <w:t>. 35° of knee flexion</w:t>
      </w:r>
      <w:r>
        <w:br/>
      </w:r>
    </w:p>
    <w:p w14:paraId="26492227" w14:textId="16B8951F" w:rsidR="008D0D2B" w:rsidRPr="007607F7" w:rsidRDefault="008D0D2B" w:rsidP="27828C27">
      <w:pPr>
        <w:spacing w:after="0" w:line="240" w:lineRule="auto"/>
        <w:ind w:left="357"/>
        <w:rPr>
          <w:rFonts w:asciiTheme="majorHAnsi" w:hAnsiTheme="majorHAnsi" w:cstheme="majorBidi"/>
        </w:rPr>
      </w:pPr>
      <w:r w:rsidRPr="27828C27">
        <w:rPr>
          <w:rFonts w:asciiTheme="majorHAnsi" w:hAnsiTheme="majorHAnsi" w:cstheme="majorBidi"/>
        </w:rPr>
        <w:t>d</w:t>
      </w:r>
      <w:r w:rsidR="009C713A" w:rsidRPr="27828C27">
        <w:rPr>
          <w:rFonts w:asciiTheme="majorHAnsi" w:hAnsiTheme="majorHAnsi" w:cstheme="majorBidi"/>
        </w:rPr>
        <w:t>. 45° to 50° of knee flexion</w:t>
      </w:r>
      <w:r>
        <w:br/>
      </w:r>
    </w:p>
    <w:p w14:paraId="6056741E" w14:textId="1FAD0AF2" w:rsidR="009C713A" w:rsidRDefault="008D0D2B" w:rsidP="27828C27">
      <w:pPr>
        <w:spacing w:after="0" w:line="240" w:lineRule="auto"/>
        <w:ind w:left="357"/>
        <w:rPr>
          <w:rFonts w:asciiTheme="majorHAnsi" w:hAnsiTheme="majorHAnsi" w:cstheme="majorBidi"/>
        </w:rPr>
      </w:pPr>
      <w:r w:rsidRPr="27828C27">
        <w:rPr>
          <w:rFonts w:asciiTheme="majorHAnsi" w:hAnsiTheme="majorHAnsi" w:cstheme="majorBidi"/>
        </w:rPr>
        <w:t>e</w:t>
      </w:r>
      <w:r w:rsidR="009C713A" w:rsidRPr="27828C27">
        <w:rPr>
          <w:rFonts w:asciiTheme="majorHAnsi" w:hAnsiTheme="majorHAnsi" w:cstheme="majorBidi"/>
        </w:rPr>
        <w:t>. 10° of knee extension</w:t>
      </w:r>
    </w:p>
    <w:p w14:paraId="4CDCBA08" w14:textId="77777777" w:rsidR="001F0F3F" w:rsidRPr="007607F7" w:rsidRDefault="001F0F3F" w:rsidP="001F0F3F">
      <w:pPr>
        <w:spacing w:after="0" w:line="240" w:lineRule="auto"/>
        <w:rPr>
          <w:rFonts w:asciiTheme="majorHAnsi" w:hAnsiTheme="majorHAnsi" w:cstheme="majorHAnsi"/>
        </w:rPr>
      </w:pPr>
    </w:p>
    <w:p w14:paraId="084D21DA" w14:textId="55442D33" w:rsidR="009C713A" w:rsidRPr="007607F7" w:rsidRDefault="009C713A" w:rsidP="00D0006F">
      <w:pPr>
        <w:spacing w:after="120" w:line="240" w:lineRule="auto"/>
        <w:rPr>
          <w:rFonts w:asciiTheme="majorHAnsi" w:hAnsiTheme="majorHAnsi" w:cstheme="majorHAnsi"/>
        </w:rPr>
      </w:pPr>
      <w:r w:rsidRPr="007607F7">
        <w:rPr>
          <w:rFonts w:asciiTheme="majorHAnsi" w:hAnsiTheme="majorHAnsi" w:cstheme="majorHAnsi"/>
          <w:b/>
          <w:bCs/>
        </w:rPr>
        <w:t>6</w:t>
      </w:r>
      <w:r w:rsidR="6920A600" w:rsidRPr="007607F7">
        <w:rPr>
          <w:rFonts w:asciiTheme="majorHAnsi" w:hAnsiTheme="majorHAnsi" w:cstheme="majorHAnsi"/>
          <w:b/>
          <w:bCs/>
        </w:rPr>
        <w:t>7</w:t>
      </w:r>
      <w:r w:rsidRPr="007607F7">
        <w:rPr>
          <w:rFonts w:asciiTheme="majorHAnsi" w:hAnsiTheme="majorHAnsi" w:cstheme="majorHAnsi"/>
          <w:b/>
          <w:bCs/>
        </w:rPr>
        <w:t>. What type of skin sensory receptor types and functions are nociceptors?</w:t>
      </w:r>
    </w:p>
    <w:p w14:paraId="6EBB9EAB" w14:textId="2D29CB47" w:rsidR="006C3BE9" w:rsidRPr="007607F7" w:rsidRDefault="006C3BE9" w:rsidP="27828C27">
      <w:pPr>
        <w:spacing w:after="0" w:line="240" w:lineRule="auto"/>
        <w:ind w:left="357"/>
        <w:rPr>
          <w:rFonts w:asciiTheme="majorHAnsi" w:hAnsiTheme="majorHAnsi" w:cstheme="majorBidi"/>
        </w:rPr>
      </w:pPr>
      <w:r w:rsidRPr="27828C27">
        <w:rPr>
          <w:rFonts w:asciiTheme="majorHAnsi" w:hAnsiTheme="majorHAnsi" w:cstheme="majorBidi"/>
        </w:rPr>
        <w:t>a</w:t>
      </w:r>
      <w:r w:rsidR="009C713A" w:rsidRPr="27828C27">
        <w:rPr>
          <w:rFonts w:asciiTheme="majorHAnsi" w:hAnsiTheme="majorHAnsi" w:cstheme="majorBidi"/>
        </w:rPr>
        <w:t>. Sense heat or cold</w:t>
      </w:r>
      <w:r>
        <w:br/>
      </w:r>
    </w:p>
    <w:p w14:paraId="09F26815" w14:textId="4A225C0A" w:rsidR="006C3BE9" w:rsidRPr="007607F7" w:rsidRDefault="006C3BE9" w:rsidP="27828C27">
      <w:pPr>
        <w:spacing w:after="0" w:line="240" w:lineRule="auto"/>
        <w:ind w:left="357"/>
        <w:rPr>
          <w:rFonts w:asciiTheme="majorHAnsi" w:hAnsiTheme="majorHAnsi" w:cstheme="majorBidi"/>
        </w:rPr>
      </w:pPr>
      <w:r w:rsidRPr="27828C27">
        <w:rPr>
          <w:rFonts w:asciiTheme="majorHAnsi" w:hAnsiTheme="majorHAnsi" w:cstheme="majorBidi"/>
        </w:rPr>
        <w:t>b</w:t>
      </w:r>
      <w:r w:rsidR="009C713A" w:rsidRPr="27828C27">
        <w:rPr>
          <w:rFonts w:asciiTheme="majorHAnsi" w:hAnsiTheme="majorHAnsi" w:cstheme="majorBidi"/>
        </w:rPr>
        <w:t>. Sense mechanical deformation of the skin surface</w:t>
      </w:r>
      <w:r>
        <w:br/>
      </w:r>
    </w:p>
    <w:p w14:paraId="4A3061AF" w14:textId="2AA92819" w:rsidR="006C3BE9" w:rsidRPr="007607F7" w:rsidRDefault="006C3BE9" w:rsidP="27828C27">
      <w:pPr>
        <w:spacing w:after="0" w:line="240" w:lineRule="auto"/>
        <w:ind w:left="357"/>
        <w:rPr>
          <w:rFonts w:asciiTheme="majorHAnsi" w:hAnsiTheme="majorHAnsi" w:cstheme="majorBidi"/>
        </w:rPr>
      </w:pPr>
      <w:r w:rsidRPr="27828C27">
        <w:rPr>
          <w:rFonts w:asciiTheme="majorHAnsi" w:hAnsiTheme="majorHAnsi" w:cstheme="majorBidi"/>
        </w:rPr>
        <w:t>*c</w:t>
      </w:r>
      <w:r w:rsidR="009C713A" w:rsidRPr="27828C27">
        <w:rPr>
          <w:rFonts w:asciiTheme="majorHAnsi" w:hAnsiTheme="majorHAnsi" w:cstheme="majorBidi"/>
        </w:rPr>
        <w:t>. Sense pain from damaging chemical, mechanical, and thermal stimuli</w:t>
      </w:r>
      <w:r>
        <w:br/>
      </w:r>
    </w:p>
    <w:p w14:paraId="6241201B" w14:textId="5D3EA3A6" w:rsidR="006C3BE9" w:rsidRPr="007607F7" w:rsidRDefault="006C3BE9" w:rsidP="27828C27">
      <w:pPr>
        <w:spacing w:after="0" w:line="240" w:lineRule="auto"/>
        <w:ind w:left="357"/>
        <w:rPr>
          <w:rFonts w:asciiTheme="majorHAnsi" w:hAnsiTheme="majorHAnsi" w:cstheme="majorBidi"/>
        </w:rPr>
      </w:pPr>
      <w:r w:rsidRPr="27828C27">
        <w:rPr>
          <w:rFonts w:asciiTheme="majorHAnsi" w:hAnsiTheme="majorHAnsi" w:cstheme="majorBidi"/>
        </w:rPr>
        <w:t>d</w:t>
      </w:r>
      <w:r w:rsidR="009C713A" w:rsidRPr="27828C27">
        <w:rPr>
          <w:rFonts w:asciiTheme="majorHAnsi" w:hAnsiTheme="majorHAnsi" w:cstheme="majorBidi"/>
        </w:rPr>
        <w:t xml:space="preserve">. Sense chemical irritants that </w:t>
      </w:r>
      <w:r w:rsidRPr="27828C27">
        <w:rPr>
          <w:rFonts w:asciiTheme="majorHAnsi" w:hAnsiTheme="majorHAnsi" w:cstheme="majorBidi"/>
        </w:rPr>
        <w:t>a</w:t>
      </w:r>
      <w:r w:rsidR="009C713A" w:rsidRPr="27828C27">
        <w:rPr>
          <w:rFonts w:asciiTheme="majorHAnsi" w:hAnsiTheme="majorHAnsi" w:cstheme="majorBidi"/>
        </w:rPr>
        <w:t>ffect cellular metabolism</w:t>
      </w:r>
      <w:r>
        <w:br/>
      </w:r>
    </w:p>
    <w:p w14:paraId="12185A2D" w14:textId="6AA2BA73" w:rsidR="009C713A" w:rsidRDefault="006C3BE9" w:rsidP="27828C27">
      <w:pPr>
        <w:spacing w:after="0" w:line="240" w:lineRule="auto"/>
        <w:ind w:left="357"/>
        <w:rPr>
          <w:rFonts w:asciiTheme="majorHAnsi" w:hAnsiTheme="majorHAnsi" w:cstheme="majorBidi"/>
        </w:rPr>
      </w:pPr>
      <w:r w:rsidRPr="27828C27">
        <w:rPr>
          <w:rFonts w:asciiTheme="majorHAnsi" w:hAnsiTheme="majorHAnsi" w:cstheme="majorBidi"/>
        </w:rPr>
        <w:t>e</w:t>
      </w:r>
      <w:r w:rsidR="009C713A" w:rsidRPr="27828C27">
        <w:rPr>
          <w:rFonts w:asciiTheme="majorHAnsi" w:hAnsiTheme="majorHAnsi" w:cstheme="majorBidi"/>
        </w:rPr>
        <w:t>. Sense oscillation or vacillation movements</w:t>
      </w:r>
    </w:p>
    <w:p w14:paraId="18A08317" w14:textId="77777777" w:rsidR="001F0F3F" w:rsidRPr="007607F7" w:rsidRDefault="001F0F3F" w:rsidP="001F0F3F">
      <w:pPr>
        <w:spacing w:after="0" w:line="240" w:lineRule="auto"/>
        <w:rPr>
          <w:rFonts w:asciiTheme="majorHAnsi" w:hAnsiTheme="majorHAnsi" w:cstheme="majorHAnsi"/>
        </w:rPr>
      </w:pPr>
    </w:p>
    <w:p w14:paraId="2A763D1C" w14:textId="4543C2F0" w:rsidR="009C713A" w:rsidRPr="007607F7" w:rsidRDefault="0DB8456B" w:rsidP="27828C27">
      <w:pPr>
        <w:spacing w:after="120" w:line="240" w:lineRule="auto"/>
        <w:rPr>
          <w:rFonts w:asciiTheme="majorHAnsi" w:hAnsiTheme="majorHAnsi" w:cstheme="majorBidi"/>
          <w:b/>
          <w:bCs/>
        </w:rPr>
      </w:pPr>
      <w:r w:rsidRPr="27828C27">
        <w:rPr>
          <w:rFonts w:asciiTheme="majorHAnsi" w:hAnsiTheme="majorHAnsi" w:cstheme="majorBidi"/>
          <w:b/>
          <w:bCs/>
        </w:rPr>
        <w:t>68</w:t>
      </w:r>
      <w:r w:rsidR="009C713A" w:rsidRPr="27828C27">
        <w:rPr>
          <w:rFonts w:asciiTheme="majorHAnsi" w:hAnsiTheme="majorHAnsi" w:cstheme="majorBidi"/>
          <w:b/>
          <w:bCs/>
        </w:rPr>
        <w:t xml:space="preserve">. </w:t>
      </w:r>
      <w:r w:rsidR="006C3BE9" w:rsidRPr="27828C27">
        <w:rPr>
          <w:rFonts w:asciiTheme="majorHAnsi" w:hAnsiTheme="majorHAnsi" w:cstheme="majorBidi"/>
          <w:b/>
          <w:bCs/>
        </w:rPr>
        <w:t>T</w:t>
      </w:r>
      <w:r w:rsidR="009C713A" w:rsidRPr="27828C27">
        <w:rPr>
          <w:rFonts w:asciiTheme="majorHAnsi" w:hAnsiTheme="majorHAnsi" w:cstheme="majorBidi"/>
          <w:b/>
          <w:bCs/>
        </w:rPr>
        <w:t>o which nerve roots</w:t>
      </w:r>
      <w:r w:rsidR="006C3BE9" w:rsidRPr="27828C27">
        <w:rPr>
          <w:rFonts w:asciiTheme="majorHAnsi" w:hAnsiTheme="majorHAnsi" w:cstheme="majorBidi"/>
          <w:b/>
          <w:bCs/>
        </w:rPr>
        <w:t xml:space="preserve"> is the patellar tendon attributed</w:t>
      </w:r>
      <w:r w:rsidR="009C713A" w:rsidRPr="27828C27">
        <w:rPr>
          <w:rFonts w:asciiTheme="majorHAnsi" w:hAnsiTheme="majorHAnsi" w:cstheme="majorBidi"/>
          <w:b/>
          <w:bCs/>
        </w:rPr>
        <w:t>?</w:t>
      </w:r>
    </w:p>
    <w:p w14:paraId="66FFADDE" w14:textId="46C555EB" w:rsidR="006C3BE9" w:rsidRPr="007607F7" w:rsidRDefault="006C3BE9" w:rsidP="27828C27">
      <w:pPr>
        <w:spacing w:after="0" w:line="240" w:lineRule="auto"/>
        <w:ind w:left="357"/>
        <w:rPr>
          <w:rFonts w:asciiTheme="majorHAnsi" w:hAnsiTheme="majorHAnsi" w:cstheme="majorBidi"/>
        </w:rPr>
      </w:pPr>
      <w:r w:rsidRPr="27828C27">
        <w:rPr>
          <w:rFonts w:asciiTheme="majorHAnsi" w:hAnsiTheme="majorHAnsi" w:cstheme="majorBidi"/>
        </w:rPr>
        <w:t>*a</w:t>
      </w:r>
      <w:r w:rsidR="009C713A" w:rsidRPr="27828C27">
        <w:rPr>
          <w:rFonts w:asciiTheme="majorHAnsi" w:hAnsiTheme="majorHAnsi" w:cstheme="majorBidi"/>
        </w:rPr>
        <w:t>. L2/L3/L4</w:t>
      </w:r>
      <w:r>
        <w:br/>
      </w:r>
    </w:p>
    <w:p w14:paraId="3DA30234" w14:textId="41DBE495" w:rsidR="006C3BE9" w:rsidRPr="007607F7" w:rsidRDefault="006C3BE9" w:rsidP="27828C27">
      <w:pPr>
        <w:spacing w:after="0" w:line="240" w:lineRule="auto"/>
        <w:ind w:left="357"/>
        <w:rPr>
          <w:rFonts w:asciiTheme="majorHAnsi" w:hAnsiTheme="majorHAnsi" w:cstheme="majorBidi"/>
        </w:rPr>
      </w:pPr>
      <w:r w:rsidRPr="27828C27">
        <w:rPr>
          <w:rFonts w:asciiTheme="majorHAnsi" w:hAnsiTheme="majorHAnsi" w:cstheme="majorBidi"/>
        </w:rPr>
        <w:t>b</w:t>
      </w:r>
      <w:r w:rsidR="009C713A" w:rsidRPr="27828C27">
        <w:rPr>
          <w:rFonts w:asciiTheme="majorHAnsi" w:hAnsiTheme="majorHAnsi" w:cstheme="majorBidi"/>
        </w:rPr>
        <w:t>. L3/L4/L5</w:t>
      </w:r>
      <w:r>
        <w:br/>
      </w:r>
    </w:p>
    <w:p w14:paraId="449EB777" w14:textId="37BDCCF7" w:rsidR="006C3BE9" w:rsidRPr="007607F7" w:rsidRDefault="006C3BE9" w:rsidP="27828C27">
      <w:pPr>
        <w:spacing w:after="0" w:line="240" w:lineRule="auto"/>
        <w:ind w:left="357"/>
        <w:rPr>
          <w:rFonts w:asciiTheme="majorHAnsi" w:hAnsiTheme="majorHAnsi" w:cstheme="majorBidi"/>
        </w:rPr>
      </w:pPr>
      <w:r w:rsidRPr="27828C27">
        <w:rPr>
          <w:rFonts w:asciiTheme="majorHAnsi" w:hAnsiTheme="majorHAnsi" w:cstheme="majorBidi"/>
        </w:rPr>
        <w:t>c</w:t>
      </w:r>
      <w:r w:rsidR="009C713A" w:rsidRPr="27828C27">
        <w:rPr>
          <w:rFonts w:asciiTheme="majorHAnsi" w:hAnsiTheme="majorHAnsi" w:cstheme="majorBidi"/>
        </w:rPr>
        <w:t>. L4/L5/S1</w:t>
      </w:r>
      <w:r>
        <w:br/>
      </w:r>
    </w:p>
    <w:p w14:paraId="3B55071D" w14:textId="6B4E6893" w:rsidR="006C3BE9" w:rsidRPr="007607F7" w:rsidRDefault="006C3BE9" w:rsidP="27828C27">
      <w:pPr>
        <w:spacing w:after="0" w:line="240" w:lineRule="auto"/>
        <w:ind w:left="357"/>
        <w:rPr>
          <w:rFonts w:asciiTheme="majorHAnsi" w:hAnsiTheme="majorHAnsi" w:cstheme="majorBidi"/>
        </w:rPr>
      </w:pPr>
      <w:r w:rsidRPr="27828C27">
        <w:rPr>
          <w:rFonts w:asciiTheme="majorHAnsi" w:hAnsiTheme="majorHAnsi" w:cstheme="majorBidi"/>
        </w:rPr>
        <w:t>d</w:t>
      </w:r>
      <w:r w:rsidR="009C713A" w:rsidRPr="27828C27">
        <w:rPr>
          <w:rFonts w:asciiTheme="majorHAnsi" w:hAnsiTheme="majorHAnsi" w:cstheme="majorBidi"/>
        </w:rPr>
        <w:t>. L1/L2/L3</w:t>
      </w:r>
      <w:r>
        <w:br/>
      </w:r>
    </w:p>
    <w:p w14:paraId="151321E8" w14:textId="2C7C98AD" w:rsidR="009C713A" w:rsidRPr="007607F7" w:rsidRDefault="006C3BE9" w:rsidP="27828C27">
      <w:pPr>
        <w:spacing w:after="0" w:line="240" w:lineRule="auto"/>
        <w:ind w:left="357"/>
        <w:rPr>
          <w:rFonts w:asciiTheme="majorHAnsi" w:hAnsiTheme="majorHAnsi" w:cstheme="majorBidi"/>
        </w:rPr>
      </w:pPr>
      <w:r w:rsidRPr="27828C27">
        <w:rPr>
          <w:rFonts w:asciiTheme="majorHAnsi" w:hAnsiTheme="majorHAnsi" w:cstheme="majorBidi"/>
        </w:rPr>
        <w:t>e</w:t>
      </w:r>
      <w:r w:rsidR="009C713A" w:rsidRPr="27828C27">
        <w:rPr>
          <w:rFonts w:asciiTheme="majorHAnsi" w:hAnsiTheme="majorHAnsi" w:cstheme="majorBidi"/>
        </w:rPr>
        <w:t>. L5/S1/S2</w:t>
      </w:r>
    </w:p>
    <w:p w14:paraId="15C3917B" w14:textId="6B92701B" w:rsidR="006C3BE9" w:rsidRPr="007607F7" w:rsidRDefault="006C3BE9" w:rsidP="27828C27">
      <w:pPr>
        <w:spacing w:after="0" w:line="240" w:lineRule="auto"/>
        <w:rPr>
          <w:rFonts w:asciiTheme="majorHAnsi" w:hAnsiTheme="majorHAnsi" w:cstheme="majorBidi"/>
          <w:b/>
          <w:bCs/>
        </w:rPr>
      </w:pPr>
    </w:p>
    <w:p w14:paraId="2AA93E27" w14:textId="36F5FBA4" w:rsidR="009C713A" w:rsidRPr="007607F7" w:rsidRDefault="073DE021" w:rsidP="00D0006F">
      <w:pPr>
        <w:spacing w:after="120" w:line="240" w:lineRule="auto"/>
        <w:rPr>
          <w:rFonts w:asciiTheme="majorHAnsi" w:hAnsiTheme="majorHAnsi" w:cstheme="majorHAnsi"/>
          <w:b/>
          <w:bCs/>
        </w:rPr>
      </w:pPr>
      <w:r w:rsidRPr="007607F7">
        <w:rPr>
          <w:rFonts w:asciiTheme="majorHAnsi" w:hAnsiTheme="majorHAnsi" w:cstheme="majorHAnsi"/>
          <w:b/>
          <w:bCs/>
        </w:rPr>
        <w:t>69</w:t>
      </w:r>
      <w:r w:rsidR="009C713A" w:rsidRPr="007607F7">
        <w:rPr>
          <w:rFonts w:asciiTheme="majorHAnsi" w:hAnsiTheme="majorHAnsi" w:cstheme="majorHAnsi"/>
          <w:b/>
          <w:bCs/>
        </w:rPr>
        <w:t>. What is the normal end-feel for elbow extension?</w:t>
      </w:r>
    </w:p>
    <w:p w14:paraId="7BFB1E5B" w14:textId="10911D58" w:rsidR="006C3BE9" w:rsidRPr="007607F7" w:rsidRDefault="006C3BE9" w:rsidP="27828C27">
      <w:pPr>
        <w:spacing w:after="0" w:line="240" w:lineRule="auto"/>
        <w:ind w:left="357"/>
        <w:rPr>
          <w:rFonts w:asciiTheme="majorHAnsi" w:hAnsiTheme="majorHAnsi" w:cstheme="majorBidi"/>
        </w:rPr>
      </w:pPr>
      <w:r w:rsidRPr="27828C27">
        <w:rPr>
          <w:rFonts w:asciiTheme="majorHAnsi" w:hAnsiTheme="majorHAnsi" w:cstheme="majorBidi"/>
        </w:rPr>
        <w:t>*a</w:t>
      </w:r>
      <w:r w:rsidR="009C713A" w:rsidRPr="27828C27">
        <w:rPr>
          <w:rFonts w:asciiTheme="majorHAnsi" w:hAnsiTheme="majorHAnsi" w:cstheme="majorBidi"/>
        </w:rPr>
        <w:t>. Hard</w:t>
      </w:r>
      <w:r>
        <w:br/>
      </w:r>
    </w:p>
    <w:p w14:paraId="6DB52112" w14:textId="23AD3AEB" w:rsidR="006C3BE9" w:rsidRPr="007607F7" w:rsidRDefault="006C3BE9" w:rsidP="27828C27">
      <w:pPr>
        <w:spacing w:after="0" w:line="240" w:lineRule="auto"/>
        <w:ind w:left="357"/>
        <w:rPr>
          <w:rFonts w:asciiTheme="majorHAnsi" w:hAnsiTheme="majorHAnsi" w:cstheme="majorBidi"/>
        </w:rPr>
      </w:pPr>
      <w:r w:rsidRPr="27828C27">
        <w:rPr>
          <w:rFonts w:asciiTheme="majorHAnsi" w:hAnsiTheme="majorHAnsi" w:cstheme="majorBidi"/>
        </w:rPr>
        <w:t>b</w:t>
      </w:r>
      <w:r w:rsidR="009C713A" w:rsidRPr="27828C27">
        <w:rPr>
          <w:rFonts w:asciiTheme="majorHAnsi" w:hAnsiTheme="majorHAnsi" w:cstheme="majorBidi"/>
        </w:rPr>
        <w:t>. Firm</w:t>
      </w:r>
      <w:r>
        <w:br/>
      </w:r>
    </w:p>
    <w:p w14:paraId="20863D1D" w14:textId="5BE689D9" w:rsidR="006C3BE9" w:rsidRPr="007607F7" w:rsidRDefault="006C3BE9" w:rsidP="27828C27">
      <w:pPr>
        <w:spacing w:after="0" w:line="240" w:lineRule="auto"/>
        <w:ind w:left="357"/>
        <w:rPr>
          <w:rFonts w:asciiTheme="majorHAnsi" w:hAnsiTheme="majorHAnsi" w:cstheme="majorBidi"/>
        </w:rPr>
      </w:pPr>
      <w:r w:rsidRPr="27828C27">
        <w:rPr>
          <w:rFonts w:asciiTheme="majorHAnsi" w:hAnsiTheme="majorHAnsi" w:cstheme="majorBidi"/>
        </w:rPr>
        <w:t>c</w:t>
      </w:r>
      <w:r w:rsidR="009C713A" w:rsidRPr="27828C27">
        <w:rPr>
          <w:rFonts w:asciiTheme="majorHAnsi" w:hAnsiTheme="majorHAnsi" w:cstheme="majorBidi"/>
        </w:rPr>
        <w:t>. Soft</w:t>
      </w:r>
      <w:r>
        <w:br/>
      </w:r>
    </w:p>
    <w:p w14:paraId="6BA1C5C7" w14:textId="66C313FF" w:rsidR="006C3BE9" w:rsidRPr="007607F7" w:rsidRDefault="006C3BE9" w:rsidP="27828C27">
      <w:pPr>
        <w:spacing w:after="0" w:line="240" w:lineRule="auto"/>
        <w:ind w:left="357"/>
        <w:rPr>
          <w:rFonts w:asciiTheme="majorHAnsi" w:hAnsiTheme="majorHAnsi" w:cstheme="majorBidi"/>
        </w:rPr>
      </w:pPr>
      <w:r w:rsidRPr="27828C27">
        <w:rPr>
          <w:rFonts w:asciiTheme="majorHAnsi" w:hAnsiTheme="majorHAnsi" w:cstheme="majorBidi"/>
        </w:rPr>
        <w:t>d</w:t>
      </w:r>
      <w:r w:rsidR="009C713A" w:rsidRPr="27828C27">
        <w:rPr>
          <w:rFonts w:asciiTheme="majorHAnsi" w:hAnsiTheme="majorHAnsi" w:cstheme="majorBidi"/>
        </w:rPr>
        <w:t>. Boggy</w:t>
      </w:r>
      <w:r>
        <w:br/>
      </w:r>
    </w:p>
    <w:p w14:paraId="39C23443" w14:textId="5151A016" w:rsidR="009C713A" w:rsidRDefault="006C3BE9" w:rsidP="27828C27">
      <w:pPr>
        <w:spacing w:after="0" w:line="240" w:lineRule="auto"/>
        <w:ind w:left="357"/>
        <w:rPr>
          <w:rFonts w:asciiTheme="majorHAnsi" w:hAnsiTheme="majorHAnsi" w:cstheme="majorBidi"/>
        </w:rPr>
      </w:pPr>
      <w:r w:rsidRPr="27828C27">
        <w:rPr>
          <w:rFonts w:asciiTheme="majorHAnsi" w:hAnsiTheme="majorHAnsi" w:cstheme="majorBidi"/>
        </w:rPr>
        <w:t>e</w:t>
      </w:r>
      <w:r w:rsidR="009C713A" w:rsidRPr="27828C27">
        <w:rPr>
          <w:rFonts w:asciiTheme="majorHAnsi" w:hAnsiTheme="majorHAnsi" w:cstheme="majorBidi"/>
        </w:rPr>
        <w:t>. Empty</w:t>
      </w:r>
    </w:p>
    <w:p w14:paraId="69266A79" w14:textId="77777777" w:rsidR="001F0F3F" w:rsidRPr="007607F7" w:rsidRDefault="001F0F3F" w:rsidP="001F0F3F">
      <w:pPr>
        <w:spacing w:after="0" w:line="240" w:lineRule="auto"/>
        <w:rPr>
          <w:rFonts w:asciiTheme="majorHAnsi" w:hAnsiTheme="majorHAnsi" w:cstheme="majorHAnsi"/>
        </w:rPr>
      </w:pPr>
    </w:p>
    <w:p w14:paraId="5C6951E9" w14:textId="2DD89C28" w:rsidR="009C713A" w:rsidRPr="007607F7" w:rsidRDefault="009C713A" w:rsidP="00D0006F">
      <w:pPr>
        <w:spacing w:after="120" w:line="240" w:lineRule="auto"/>
        <w:rPr>
          <w:rFonts w:asciiTheme="majorHAnsi" w:hAnsiTheme="majorHAnsi" w:cstheme="majorHAnsi"/>
        </w:rPr>
      </w:pPr>
      <w:r w:rsidRPr="007607F7">
        <w:rPr>
          <w:rFonts w:asciiTheme="majorHAnsi" w:hAnsiTheme="majorHAnsi" w:cstheme="majorHAnsi"/>
          <w:b/>
          <w:bCs/>
        </w:rPr>
        <w:t>7</w:t>
      </w:r>
      <w:r w:rsidR="6DE590E1" w:rsidRPr="007607F7">
        <w:rPr>
          <w:rFonts w:asciiTheme="majorHAnsi" w:hAnsiTheme="majorHAnsi" w:cstheme="majorHAnsi"/>
          <w:b/>
          <w:bCs/>
        </w:rPr>
        <w:t>0</w:t>
      </w:r>
      <w:r w:rsidRPr="007607F7">
        <w:rPr>
          <w:rFonts w:asciiTheme="majorHAnsi" w:hAnsiTheme="majorHAnsi" w:cstheme="majorHAnsi"/>
          <w:b/>
          <w:bCs/>
        </w:rPr>
        <w:t>. Which of the following special tests assesses posterior cruciate ligament integrity?</w:t>
      </w:r>
    </w:p>
    <w:p w14:paraId="3A9B8687" w14:textId="5E138576" w:rsidR="006C3BE9" w:rsidRPr="007607F7" w:rsidRDefault="006C3BE9" w:rsidP="27828C27">
      <w:pPr>
        <w:spacing w:after="0" w:line="240" w:lineRule="auto"/>
        <w:ind w:left="357"/>
        <w:rPr>
          <w:rFonts w:asciiTheme="majorHAnsi" w:hAnsiTheme="majorHAnsi" w:cstheme="majorBidi"/>
        </w:rPr>
      </w:pPr>
      <w:r w:rsidRPr="27828C27">
        <w:rPr>
          <w:rFonts w:asciiTheme="majorHAnsi" w:hAnsiTheme="majorHAnsi" w:cstheme="majorBidi"/>
        </w:rPr>
        <w:lastRenderedPageBreak/>
        <w:t>a</w:t>
      </w:r>
      <w:r w:rsidR="009C713A" w:rsidRPr="27828C27">
        <w:rPr>
          <w:rFonts w:asciiTheme="majorHAnsi" w:hAnsiTheme="majorHAnsi" w:cstheme="majorBidi"/>
        </w:rPr>
        <w:t>. Lachman test</w:t>
      </w:r>
      <w:r>
        <w:br/>
      </w:r>
    </w:p>
    <w:p w14:paraId="65701A79" w14:textId="226971F2" w:rsidR="006C3BE9" w:rsidRPr="007607F7" w:rsidRDefault="006C3BE9" w:rsidP="27828C27">
      <w:pPr>
        <w:spacing w:after="0" w:line="240" w:lineRule="auto"/>
        <w:ind w:left="357"/>
        <w:rPr>
          <w:rFonts w:asciiTheme="majorHAnsi" w:hAnsiTheme="majorHAnsi" w:cstheme="majorBidi"/>
        </w:rPr>
      </w:pPr>
      <w:r w:rsidRPr="27828C27">
        <w:rPr>
          <w:rFonts w:asciiTheme="majorHAnsi" w:hAnsiTheme="majorHAnsi" w:cstheme="majorBidi"/>
        </w:rPr>
        <w:t>b</w:t>
      </w:r>
      <w:r w:rsidR="009C713A" w:rsidRPr="27828C27">
        <w:rPr>
          <w:rFonts w:asciiTheme="majorHAnsi" w:hAnsiTheme="majorHAnsi" w:cstheme="majorBidi"/>
        </w:rPr>
        <w:t>. Pivot shift test</w:t>
      </w:r>
      <w:r>
        <w:br/>
      </w:r>
    </w:p>
    <w:p w14:paraId="4423345D" w14:textId="468F9838" w:rsidR="006C3BE9" w:rsidRPr="007607F7" w:rsidRDefault="006C3BE9" w:rsidP="27828C27">
      <w:pPr>
        <w:spacing w:after="0" w:line="240" w:lineRule="auto"/>
        <w:ind w:left="357"/>
        <w:rPr>
          <w:rFonts w:asciiTheme="majorHAnsi" w:hAnsiTheme="majorHAnsi" w:cstheme="majorBidi"/>
        </w:rPr>
      </w:pPr>
      <w:r w:rsidRPr="27828C27">
        <w:rPr>
          <w:rFonts w:asciiTheme="majorHAnsi" w:hAnsiTheme="majorHAnsi" w:cstheme="majorBidi"/>
        </w:rPr>
        <w:t>c</w:t>
      </w:r>
      <w:r w:rsidR="009C713A" w:rsidRPr="27828C27">
        <w:rPr>
          <w:rFonts w:asciiTheme="majorHAnsi" w:hAnsiTheme="majorHAnsi" w:cstheme="majorBidi"/>
        </w:rPr>
        <w:t>. Anterior drawer test</w:t>
      </w:r>
      <w:r>
        <w:br/>
      </w:r>
    </w:p>
    <w:p w14:paraId="037319D3" w14:textId="341E9680" w:rsidR="006C3BE9" w:rsidRPr="007607F7" w:rsidRDefault="006C3BE9" w:rsidP="27828C27">
      <w:pPr>
        <w:spacing w:after="0" w:line="240" w:lineRule="auto"/>
        <w:ind w:left="357"/>
        <w:rPr>
          <w:rFonts w:asciiTheme="majorHAnsi" w:hAnsiTheme="majorHAnsi" w:cstheme="majorBidi"/>
        </w:rPr>
      </w:pPr>
      <w:r w:rsidRPr="27828C27">
        <w:rPr>
          <w:rFonts w:asciiTheme="majorHAnsi" w:hAnsiTheme="majorHAnsi" w:cstheme="majorBidi"/>
        </w:rPr>
        <w:t>d</w:t>
      </w:r>
      <w:r w:rsidR="009C713A" w:rsidRPr="27828C27">
        <w:rPr>
          <w:rFonts w:asciiTheme="majorHAnsi" w:hAnsiTheme="majorHAnsi" w:cstheme="majorBidi"/>
        </w:rPr>
        <w:t>. Valgus stress test</w:t>
      </w:r>
      <w:r>
        <w:br/>
      </w:r>
    </w:p>
    <w:p w14:paraId="67AF70D4" w14:textId="620B93C0" w:rsidR="003908DA" w:rsidRDefault="006C3BE9" w:rsidP="27828C27">
      <w:pPr>
        <w:spacing w:after="0" w:line="240" w:lineRule="auto"/>
        <w:ind w:left="357"/>
        <w:rPr>
          <w:rFonts w:asciiTheme="majorHAnsi" w:hAnsiTheme="majorHAnsi" w:cstheme="majorBidi"/>
        </w:rPr>
      </w:pPr>
      <w:r w:rsidRPr="27828C27">
        <w:rPr>
          <w:rFonts w:asciiTheme="majorHAnsi" w:hAnsiTheme="majorHAnsi" w:cstheme="majorBidi"/>
        </w:rPr>
        <w:t>*e</w:t>
      </w:r>
      <w:r w:rsidR="009C713A" w:rsidRPr="27828C27">
        <w:rPr>
          <w:rFonts w:asciiTheme="majorHAnsi" w:hAnsiTheme="majorHAnsi" w:cstheme="majorBidi"/>
        </w:rPr>
        <w:t>. Posterior drawer test</w:t>
      </w:r>
    </w:p>
    <w:p w14:paraId="5795693A" w14:textId="77777777" w:rsidR="001F0F3F" w:rsidRDefault="001F0F3F" w:rsidP="001F0F3F">
      <w:pPr>
        <w:spacing w:after="0" w:line="240" w:lineRule="auto"/>
        <w:rPr>
          <w:rFonts w:asciiTheme="majorHAnsi" w:hAnsiTheme="majorHAnsi" w:cstheme="majorHAnsi"/>
        </w:rPr>
      </w:pPr>
    </w:p>
    <w:p w14:paraId="66AE3588" w14:textId="606BC2D8" w:rsidR="009C713A" w:rsidRPr="007607F7" w:rsidRDefault="009C713A" w:rsidP="00D0006F">
      <w:pPr>
        <w:spacing w:after="120" w:line="240" w:lineRule="auto"/>
        <w:rPr>
          <w:rFonts w:asciiTheme="majorHAnsi" w:hAnsiTheme="majorHAnsi" w:cstheme="majorHAnsi"/>
        </w:rPr>
      </w:pPr>
      <w:r w:rsidRPr="007607F7">
        <w:rPr>
          <w:rFonts w:asciiTheme="majorHAnsi" w:hAnsiTheme="majorHAnsi" w:cstheme="majorHAnsi"/>
          <w:b/>
          <w:bCs/>
        </w:rPr>
        <w:t>7</w:t>
      </w:r>
      <w:r w:rsidR="2B241276" w:rsidRPr="007607F7">
        <w:rPr>
          <w:rFonts w:asciiTheme="majorHAnsi" w:hAnsiTheme="majorHAnsi" w:cstheme="majorHAnsi"/>
          <w:b/>
          <w:bCs/>
        </w:rPr>
        <w:t>1</w:t>
      </w:r>
      <w:r w:rsidRPr="007607F7">
        <w:rPr>
          <w:rFonts w:asciiTheme="majorHAnsi" w:hAnsiTheme="majorHAnsi" w:cstheme="majorHAnsi"/>
          <w:b/>
          <w:bCs/>
        </w:rPr>
        <w:t>. Which special test is used to assess for a meniscal tear of the knee?</w:t>
      </w:r>
    </w:p>
    <w:p w14:paraId="2E3BFA5A" w14:textId="6BD6620B" w:rsidR="006C3BE9" w:rsidRPr="007607F7" w:rsidRDefault="006C3BE9" w:rsidP="27828C27">
      <w:pPr>
        <w:spacing w:after="0" w:line="240" w:lineRule="auto"/>
        <w:ind w:left="357"/>
        <w:rPr>
          <w:rFonts w:asciiTheme="majorHAnsi" w:hAnsiTheme="majorHAnsi" w:cstheme="majorBidi"/>
        </w:rPr>
      </w:pPr>
      <w:r w:rsidRPr="27828C27">
        <w:rPr>
          <w:rFonts w:asciiTheme="majorHAnsi" w:hAnsiTheme="majorHAnsi" w:cstheme="majorBidi"/>
        </w:rPr>
        <w:t>a</w:t>
      </w:r>
      <w:r w:rsidR="009C713A" w:rsidRPr="27828C27">
        <w:rPr>
          <w:rFonts w:asciiTheme="majorHAnsi" w:hAnsiTheme="majorHAnsi" w:cstheme="majorBidi"/>
        </w:rPr>
        <w:t>. Thompson test</w:t>
      </w:r>
      <w:r>
        <w:br/>
      </w:r>
    </w:p>
    <w:p w14:paraId="67852DB9" w14:textId="37E5376B" w:rsidR="006C3BE9" w:rsidRPr="007607F7" w:rsidRDefault="006C3BE9" w:rsidP="27828C27">
      <w:pPr>
        <w:spacing w:after="0" w:line="240" w:lineRule="auto"/>
        <w:ind w:left="357"/>
        <w:rPr>
          <w:rFonts w:asciiTheme="majorHAnsi" w:hAnsiTheme="majorHAnsi" w:cstheme="majorBidi"/>
        </w:rPr>
      </w:pPr>
      <w:r w:rsidRPr="27828C27">
        <w:rPr>
          <w:rFonts w:asciiTheme="majorHAnsi" w:hAnsiTheme="majorHAnsi" w:cstheme="majorBidi"/>
        </w:rPr>
        <w:t>*b</w:t>
      </w:r>
      <w:r w:rsidR="009C713A" w:rsidRPr="27828C27">
        <w:rPr>
          <w:rFonts w:asciiTheme="majorHAnsi" w:hAnsiTheme="majorHAnsi" w:cstheme="majorBidi"/>
        </w:rPr>
        <w:t>. McMurray test</w:t>
      </w:r>
      <w:r>
        <w:br/>
      </w:r>
    </w:p>
    <w:p w14:paraId="7294A389" w14:textId="1F282E81" w:rsidR="006C3BE9" w:rsidRPr="007607F7" w:rsidRDefault="006C3BE9" w:rsidP="27828C27">
      <w:pPr>
        <w:spacing w:after="0" w:line="240" w:lineRule="auto"/>
        <w:ind w:left="357"/>
        <w:rPr>
          <w:rFonts w:asciiTheme="majorHAnsi" w:hAnsiTheme="majorHAnsi" w:cstheme="majorBidi"/>
        </w:rPr>
      </w:pPr>
      <w:r w:rsidRPr="27828C27">
        <w:rPr>
          <w:rFonts w:asciiTheme="majorHAnsi" w:hAnsiTheme="majorHAnsi" w:cstheme="majorBidi"/>
        </w:rPr>
        <w:t>c</w:t>
      </w:r>
      <w:r w:rsidR="009C713A" w:rsidRPr="27828C27">
        <w:rPr>
          <w:rFonts w:asciiTheme="majorHAnsi" w:hAnsiTheme="majorHAnsi" w:cstheme="majorBidi"/>
        </w:rPr>
        <w:t xml:space="preserve">. </w:t>
      </w:r>
      <w:r w:rsidR="2082469B" w:rsidRPr="27828C27">
        <w:rPr>
          <w:rFonts w:asciiTheme="majorHAnsi" w:hAnsiTheme="majorHAnsi" w:cstheme="majorBidi"/>
        </w:rPr>
        <w:t>Ballottment test</w:t>
      </w:r>
      <w:r>
        <w:br/>
      </w:r>
    </w:p>
    <w:p w14:paraId="7404F429" w14:textId="3AB52E29" w:rsidR="006C3BE9" w:rsidRPr="007607F7" w:rsidRDefault="006C3BE9" w:rsidP="27828C27">
      <w:pPr>
        <w:spacing w:after="0" w:line="240" w:lineRule="auto"/>
        <w:ind w:left="357"/>
        <w:rPr>
          <w:rFonts w:asciiTheme="majorHAnsi" w:hAnsiTheme="majorHAnsi" w:cstheme="majorBidi"/>
        </w:rPr>
      </w:pPr>
      <w:r w:rsidRPr="27828C27">
        <w:rPr>
          <w:rFonts w:asciiTheme="majorHAnsi" w:hAnsiTheme="majorHAnsi" w:cstheme="majorBidi"/>
        </w:rPr>
        <w:t>d</w:t>
      </w:r>
      <w:r w:rsidR="009C713A" w:rsidRPr="27828C27">
        <w:rPr>
          <w:rFonts w:asciiTheme="majorHAnsi" w:hAnsiTheme="majorHAnsi" w:cstheme="majorBidi"/>
        </w:rPr>
        <w:t>. Ober test</w:t>
      </w:r>
      <w:r>
        <w:br/>
      </w:r>
    </w:p>
    <w:p w14:paraId="444898B8" w14:textId="6BBBE898" w:rsidR="009C713A" w:rsidRDefault="006C3BE9" w:rsidP="27828C27">
      <w:pPr>
        <w:spacing w:after="0" w:line="240" w:lineRule="auto"/>
        <w:ind w:left="357"/>
        <w:rPr>
          <w:rFonts w:asciiTheme="majorHAnsi" w:hAnsiTheme="majorHAnsi" w:cstheme="majorBidi"/>
        </w:rPr>
      </w:pPr>
      <w:r w:rsidRPr="27828C27">
        <w:rPr>
          <w:rFonts w:asciiTheme="majorHAnsi" w:hAnsiTheme="majorHAnsi" w:cstheme="majorBidi"/>
        </w:rPr>
        <w:t>e</w:t>
      </w:r>
      <w:r w:rsidR="009C713A" w:rsidRPr="27828C27">
        <w:rPr>
          <w:rFonts w:asciiTheme="majorHAnsi" w:hAnsiTheme="majorHAnsi" w:cstheme="majorBidi"/>
        </w:rPr>
        <w:t>. Trendelenburg test</w:t>
      </w:r>
    </w:p>
    <w:p w14:paraId="10AEF429" w14:textId="77777777" w:rsidR="001F0F3F" w:rsidRPr="007607F7" w:rsidRDefault="001F0F3F" w:rsidP="001F0F3F">
      <w:pPr>
        <w:spacing w:after="0" w:line="240" w:lineRule="auto"/>
        <w:rPr>
          <w:rFonts w:asciiTheme="majorHAnsi" w:hAnsiTheme="majorHAnsi" w:cstheme="majorHAnsi"/>
        </w:rPr>
      </w:pPr>
    </w:p>
    <w:p w14:paraId="14FECBCB" w14:textId="009810E9" w:rsidR="009C713A" w:rsidRPr="007607F7" w:rsidRDefault="009C713A" w:rsidP="00D0006F">
      <w:pPr>
        <w:spacing w:after="120" w:line="240" w:lineRule="auto"/>
        <w:rPr>
          <w:rFonts w:asciiTheme="majorHAnsi" w:hAnsiTheme="majorHAnsi" w:cstheme="majorHAnsi"/>
        </w:rPr>
      </w:pPr>
      <w:r w:rsidRPr="007607F7">
        <w:rPr>
          <w:rFonts w:asciiTheme="majorHAnsi" w:hAnsiTheme="majorHAnsi" w:cstheme="majorHAnsi"/>
          <w:b/>
          <w:bCs/>
        </w:rPr>
        <w:t>7</w:t>
      </w:r>
      <w:r w:rsidR="354F9030" w:rsidRPr="007607F7">
        <w:rPr>
          <w:rFonts w:asciiTheme="majorHAnsi" w:hAnsiTheme="majorHAnsi" w:cstheme="majorHAnsi"/>
          <w:b/>
          <w:bCs/>
        </w:rPr>
        <w:t>2</w:t>
      </w:r>
      <w:r w:rsidRPr="007607F7">
        <w:rPr>
          <w:rFonts w:asciiTheme="majorHAnsi" w:hAnsiTheme="majorHAnsi" w:cstheme="majorHAnsi"/>
          <w:b/>
          <w:bCs/>
        </w:rPr>
        <w:t>. Which nerve root</w:t>
      </w:r>
      <w:r w:rsidR="6BF81F1F" w:rsidRPr="007607F7">
        <w:rPr>
          <w:rFonts w:asciiTheme="majorHAnsi" w:hAnsiTheme="majorHAnsi" w:cstheme="majorHAnsi"/>
          <w:b/>
          <w:bCs/>
        </w:rPr>
        <w:t>(s)</w:t>
      </w:r>
      <w:r w:rsidRPr="007607F7">
        <w:rPr>
          <w:rFonts w:asciiTheme="majorHAnsi" w:hAnsiTheme="majorHAnsi" w:cstheme="majorHAnsi"/>
          <w:b/>
          <w:bCs/>
        </w:rPr>
        <w:t xml:space="preserve"> is associated with ankle dorsiflexion weakness?</w:t>
      </w:r>
    </w:p>
    <w:p w14:paraId="70083B9D" w14:textId="36BC8311" w:rsidR="008E3C74" w:rsidRPr="007607F7" w:rsidRDefault="008E3C74" w:rsidP="27828C27">
      <w:pPr>
        <w:spacing w:after="0" w:line="240" w:lineRule="auto"/>
        <w:ind w:left="357"/>
        <w:rPr>
          <w:rFonts w:asciiTheme="majorHAnsi" w:hAnsiTheme="majorHAnsi" w:cstheme="majorBidi"/>
          <w:lang w:val="it-IT"/>
          <w:rPrChange w:id="46" w:author="" w16du:dateUtc="2026-05-15T12:22:00Z">
            <w:rPr/>
          </w:rPrChange>
        </w:rPr>
      </w:pPr>
      <w:r w:rsidRPr="27828C27">
        <w:rPr>
          <w:rFonts w:asciiTheme="majorHAnsi" w:hAnsiTheme="majorHAnsi" w:cstheme="majorBidi"/>
          <w:lang w:val="it-IT"/>
        </w:rPr>
        <w:t>a</w:t>
      </w:r>
      <w:r w:rsidR="009C713A" w:rsidRPr="27828C27">
        <w:rPr>
          <w:rFonts w:asciiTheme="majorHAnsi" w:hAnsiTheme="majorHAnsi" w:cstheme="majorBidi"/>
          <w:lang w:val="it-IT"/>
        </w:rPr>
        <w:t xml:space="preserve">. </w:t>
      </w:r>
      <w:r w:rsidR="64D2824B" w:rsidRPr="27828C27">
        <w:rPr>
          <w:rFonts w:asciiTheme="majorHAnsi" w:hAnsiTheme="majorHAnsi" w:cstheme="majorBidi"/>
          <w:lang w:val="it-IT"/>
        </w:rPr>
        <w:t>L1</w:t>
      </w:r>
      <w:r w:rsidRPr="27828C27">
        <w:rPr>
          <w:rFonts w:asciiTheme="majorHAnsi" w:hAnsiTheme="majorHAnsi" w:cstheme="majorBidi"/>
          <w:lang w:val="it-IT"/>
        </w:rPr>
        <w:t>–</w:t>
      </w:r>
      <w:r w:rsidR="009C713A" w:rsidRPr="27828C27">
        <w:rPr>
          <w:rFonts w:asciiTheme="majorHAnsi" w:hAnsiTheme="majorHAnsi" w:cstheme="majorBidi"/>
          <w:lang w:val="it-IT"/>
        </w:rPr>
        <w:t>L2</w:t>
      </w:r>
      <w:r>
        <w:br/>
      </w:r>
    </w:p>
    <w:p w14:paraId="7985B786" w14:textId="5ACDEAB7" w:rsidR="008E3C74" w:rsidRPr="007607F7" w:rsidRDefault="008E3C74" w:rsidP="27828C27">
      <w:pPr>
        <w:spacing w:after="0" w:line="240" w:lineRule="auto"/>
        <w:ind w:left="357"/>
        <w:rPr>
          <w:rFonts w:asciiTheme="majorHAnsi" w:hAnsiTheme="majorHAnsi" w:cstheme="majorBidi"/>
          <w:lang w:val="it-IT"/>
          <w:rPrChange w:id="47" w:author="" w16du:dateUtc="2026-05-15T12:22:00Z">
            <w:rPr/>
          </w:rPrChange>
        </w:rPr>
      </w:pPr>
      <w:r w:rsidRPr="27828C27">
        <w:rPr>
          <w:rFonts w:asciiTheme="majorHAnsi" w:hAnsiTheme="majorHAnsi" w:cstheme="majorBidi"/>
          <w:lang w:val="it-IT"/>
        </w:rPr>
        <w:t>b</w:t>
      </w:r>
      <w:r w:rsidR="009C713A" w:rsidRPr="27828C27">
        <w:rPr>
          <w:rFonts w:asciiTheme="majorHAnsi" w:hAnsiTheme="majorHAnsi" w:cstheme="majorBidi"/>
          <w:lang w:val="it-IT"/>
        </w:rPr>
        <w:t xml:space="preserve">. </w:t>
      </w:r>
      <w:r w:rsidR="59A25066" w:rsidRPr="27828C27">
        <w:rPr>
          <w:rFonts w:asciiTheme="majorHAnsi" w:hAnsiTheme="majorHAnsi" w:cstheme="majorBidi"/>
          <w:lang w:val="it-IT"/>
        </w:rPr>
        <w:t>L2</w:t>
      </w:r>
      <w:r w:rsidRPr="27828C27">
        <w:rPr>
          <w:rFonts w:asciiTheme="majorHAnsi" w:hAnsiTheme="majorHAnsi" w:cstheme="majorBidi"/>
          <w:lang w:val="it-IT"/>
        </w:rPr>
        <w:t>–</w:t>
      </w:r>
      <w:r w:rsidR="009C713A" w:rsidRPr="27828C27">
        <w:rPr>
          <w:rFonts w:asciiTheme="majorHAnsi" w:hAnsiTheme="majorHAnsi" w:cstheme="majorBidi"/>
          <w:lang w:val="it-IT"/>
        </w:rPr>
        <w:t>L3</w:t>
      </w:r>
      <w:r>
        <w:br/>
      </w:r>
    </w:p>
    <w:p w14:paraId="220A360E" w14:textId="4C563286" w:rsidR="008E3C74" w:rsidRPr="007607F7" w:rsidRDefault="008E3C74" w:rsidP="27828C27">
      <w:pPr>
        <w:spacing w:after="0" w:line="240" w:lineRule="auto"/>
        <w:ind w:left="357"/>
        <w:rPr>
          <w:rFonts w:asciiTheme="majorHAnsi" w:hAnsiTheme="majorHAnsi" w:cstheme="majorBidi"/>
          <w:lang w:val="it-IT"/>
          <w:rPrChange w:id="48" w:author="" w16du:dateUtc="2026-05-15T12:22:00Z">
            <w:rPr/>
          </w:rPrChange>
        </w:rPr>
      </w:pPr>
      <w:r w:rsidRPr="27828C27">
        <w:rPr>
          <w:rFonts w:asciiTheme="majorHAnsi" w:hAnsiTheme="majorHAnsi" w:cstheme="majorBidi"/>
          <w:lang w:val="it-IT"/>
        </w:rPr>
        <w:t>c</w:t>
      </w:r>
      <w:r w:rsidR="009C713A" w:rsidRPr="27828C27">
        <w:rPr>
          <w:rFonts w:asciiTheme="majorHAnsi" w:hAnsiTheme="majorHAnsi" w:cstheme="majorBidi"/>
          <w:lang w:val="it-IT"/>
        </w:rPr>
        <w:t xml:space="preserve">. </w:t>
      </w:r>
      <w:r w:rsidR="03F2BD3C" w:rsidRPr="27828C27">
        <w:rPr>
          <w:rFonts w:asciiTheme="majorHAnsi" w:hAnsiTheme="majorHAnsi" w:cstheme="majorBidi"/>
          <w:lang w:val="it-IT"/>
        </w:rPr>
        <w:t>L3</w:t>
      </w:r>
      <w:r w:rsidRPr="27828C27">
        <w:rPr>
          <w:rFonts w:asciiTheme="majorHAnsi" w:hAnsiTheme="majorHAnsi" w:cstheme="majorBidi"/>
          <w:lang w:val="it-IT"/>
        </w:rPr>
        <w:t>–</w:t>
      </w:r>
      <w:r w:rsidR="009C713A" w:rsidRPr="27828C27">
        <w:rPr>
          <w:rFonts w:asciiTheme="majorHAnsi" w:hAnsiTheme="majorHAnsi" w:cstheme="majorBidi"/>
          <w:lang w:val="it-IT"/>
        </w:rPr>
        <w:t>L4</w:t>
      </w:r>
      <w:r>
        <w:br/>
      </w:r>
    </w:p>
    <w:p w14:paraId="0DAA89C3" w14:textId="61B8956C" w:rsidR="008E3C74" w:rsidRPr="007607F7" w:rsidRDefault="008E3C74" w:rsidP="27828C27">
      <w:pPr>
        <w:spacing w:after="0" w:line="240" w:lineRule="auto"/>
        <w:ind w:left="357"/>
        <w:rPr>
          <w:rFonts w:asciiTheme="majorHAnsi" w:hAnsiTheme="majorHAnsi" w:cstheme="majorBidi"/>
          <w:lang w:val="it-IT"/>
          <w:rPrChange w:id="49" w:author="" w16du:dateUtc="2026-05-15T12:22:00Z">
            <w:rPr/>
          </w:rPrChange>
        </w:rPr>
      </w:pPr>
      <w:r w:rsidRPr="27828C27">
        <w:rPr>
          <w:rFonts w:asciiTheme="majorHAnsi" w:hAnsiTheme="majorHAnsi" w:cstheme="majorBidi"/>
          <w:lang w:val="it-IT"/>
        </w:rPr>
        <w:t>*d</w:t>
      </w:r>
      <w:r w:rsidR="009C713A" w:rsidRPr="27828C27">
        <w:rPr>
          <w:rFonts w:asciiTheme="majorHAnsi" w:hAnsiTheme="majorHAnsi" w:cstheme="majorBidi"/>
          <w:lang w:val="it-IT"/>
        </w:rPr>
        <w:t xml:space="preserve">. </w:t>
      </w:r>
      <w:r w:rsidR="5FE57539" w:rsidRPr="27828C27">
        <w:rPr>
          <w:rFonts w:asciiTheme="majorHAnsi" w:hAnsiTheme="majorHAnsi" w:cstheme="majorBidi"/>
          <w:lang w:val="it-IT"/>
        </w:rPr>
        <w:t>L4</w:t>
      </w:r>
      <w:r w:rsidRPr="27828C27">
        <w:rPr>
          <w:rFonts w:asciiTheme="majorHAnsi" w:hAnsiTheme="majorHAnsi" w:cstheme="majorBidi"/>
          <w:lang w:val="it-IT"/>
        </w:rPr>
        <w:t>–</w:t>
      </w:r>
      <w:r w:rsidR="009C713A" w:rsidRPr="27828C27">
        <w:rPr>
          <w:rFonts w:asciiTheme="majorHAnsi" w:hAnsiTheme="majorHAnsi" w:cstheme="majorBidi"/>
          <w:lang w:val="it-IT"/>
        </w:rPr>
        <w:t>L5</w:t>
      </w:r>
      <w:r>
        <w:br/>
      </w:r>
    </w:p>
    <w:p w14:paraId="0DDCEDE3" w14:textId="3C3C6CF1" w:rsidR="009C713A" w:rsidRPr="007607F7" w:rsidRDefault="008E3C74" w:rsidP="27828C27">
      <w:pPr>
        <w:spacing w:after="0" w:line="240" w:lineRule="auto"/>
        <w:ind w:left="357"/>
        <w:rPr>
          <w:rFonts w:asciiTheme="majorHAnsi" w:hAnsiTheme="majorHAnsi" w:cstheme="majorBidi"/>
        </w:rPr>
      </w:pPr>
      <w:r w:rsidRPr="27828C27">
        <w:rPr>
          <w:rFonts w:asciiTheme="majorHAnsi" w:hAnsiTheme="majorHAnsi" w:cstheme="majorBidi"/>
          <w:lang w:val="it-IT"/>
        </w:rPr>
        <w:t>e</w:t>
      </w:r>
      <w:r w:rsidR="009C713A" w:rsidRPr="27828C27">
        <w:rPr>
          <w:rFonts w:asciiTheme="majorHAnsi" w:hAnsiTheme="majorHAnsi" w:cstheme="majorBidi"/>
          <w:lang w:val="it-IT"/>
        </w:rPr>
        <w:t xml:space="preserve">. </w:t>
      </w:r>
      <w:r w:rsidR="388CEF1D" w:rsidRPr="27828C27">
        <w:rPr>
          <w:rFonts w:asciiTheme="majorHAnsi" w:hAnsiTheme="majorHAnsi" w:cstheme="majorBidi"/>
        </w:rPr>
        <w:t>L5</w:t>
      </w:r>
      <w:r w:rsidRPr="27828C27">
        <w:rPr>
          <w:rFonts w:asciiTheme="majorHAnsi" w:hAnsiTheme="majorHAnsi" w:cstheme="majorBidi"/>
        </w:rPr>
        <w:t>–</w:t>
      </w:r>
      <w:r w:rsidR="009C713A" w:rsidRPr="27828C27">
        <w:rPr>
          <w:rFonts w:asciiTheme="majorHAnsi" w:hAnsiTheme="majorHAnsi" w:cstheme="majorBidi"/>
        </w:rPr>
        <w:t>S1</w:t>
      </w:r>
    </w:p>
    <w:p w14:paraId="124BCF2E" w14:textId="340D47EF" w:rsidR="003908DA" w:rsidRPr="007607F7" w:rsidRDefault="003908DA" w:rsidP="00D05F63">
      <w:pPr>
        <w:spacing w:after="0" w:line="240" w:lineRule="auto"/>
        <w:rPr>
          <w:rFonts w:asciiTheme="majorHAnsi" w:hAnsiTheme="majorHAnsi" w:cstheme="majorHAnsi"/>
        </w:rPr>
      </w:pPr>
    </w:p>
    <w:p w14:paraId="39528FC7" w14:textId="19F4C943" w:rsidR="009C713A" w:rsidRPr="007607F7" w:rsidRDefault="009C713A" w:rsidP="00D0006F">
      <w:pPr>
        <w:spacing w:after="120" w:line="240" w:lineRule="auto"/>
        <w:rPr>
          <w:rFonts w:asciiTheme="majorHAnsi" w:hAnsiTheme="majorHAnsi" w:cstheme="majorHAnsi"/>
        </w:rPr>
      </w:pPr>
      <w:r w:rsidRPr="007607F7">
        <w:rPr>
          <w:rFonts w:asciiTheme="majorHAnsi" w:hAnsiTheme="majorHAnsi" w:cstheme="majorHAnsi"/>
          <w:b/>
          <w:bCs/>
        </w:rPr>
        <w:t>7</w:t>
      </w:r>
      <w:r w:rsidR="5DF40B47" w:rsidRPr="007607F7">
        <w:rPr>
          <w:rFonts w:asciiTheme="majorHAnsi" w:hAnsiTheme="majorHAnsi" w:cstheme="majorHAnsi"/>
          <w:b/>
          <w:bCs/>
        </w:rPr>
        <w:t>3</w:t>
      </w:r>
      <w:r w:rsidRPr="007607F7">
        <w:rPr>
          <w:rFonts w:asciiTheme="majorHAnsi" w:hAnsiTheme="majorHAnsi" w:cstheme="majorHAnsi"/>
          <w:b/>
          <w:bCs/>
        </w:rPr>
        <w:t>. Which of the following muscles is primarily responsible for hip abduction?</w:t>
      </w:r>
    </w:p>
    <w:p w14:paraId="51944218" w14:textId="15E94844" w:rsidR="008E3C74" w:rsidRPr="007607F7" w:rsidRDefault="008E3C74" w:rsidP="27828C27">
      <w:pPr>
        <w:spacing w:after="0" w:line="240" w:lineRule="auto"/>
        <w:ind w:left="357"/>
        <w:rPr>
          <w:rFonts w:asciiTheme="majorHAnsi" w:hAnsiTheme="majorHAnsi" w:cstheme="majorBidi"/>
        </w:rPr>
      </w:pPr>
      <w:r w:rsidRPr="27828C27">
        <w:rPr>
          <w:rFonts w:asciiTheme="majorHAnsi" w:hAnsiTheme="majorHAnsi" w:cstheme="majorBidi"/>
        </w:rPr>
        <w:t>a</w:t>
      </w:r>
      <w:r w:rsidR="009C713A" w:rsidRPr="27828C27">
        <w:rPr>
          <w:rFonts w:asciiTheme="majorHAnsi" w:hAnsiTheme="majorHAnsi" w:cstheme="majorBidi"/>
        </w:rPr>
        <w:t>. Gluteus maximus</w:t>
      </w:r>
      <w:r>
        <w:br/>
      </w:r>
    </w:p>
    <w:p w14:paraId="25E04477" w14:textId="2C76F00E" w:rsidR="008E3C74" w:rsidRPr="007607F7" w:rsidRDefault="008E3C74" w:rsidP="27828C27">
      <w:pPr>
        <w:spacing w:after="0" w:line="240" w:lineRule="auto"/>
        <w:ind w:left="357"/>
        <w:rPr>
          <w:rFonts w:asciiTheme="majorHAnsi" w:hAnsiTheme="majorHAnsi" w:cstheme="majorBidi"/>
        </w:rPr>
      </w:pPr>
      <w:r w:rsidRPr="27828C27">
        <w:rPr>
          <w:rFonts w:asciiTheme="majorHAnsi" w:hAnsiTheme="majorHAnsi" w:cstheme="majorBidi"/>
        </w:rPr>
        <w:t>b</w:t>
      </w:r>
      <w:r w:rsidR="009C713A" w:rsidRPr="27828C27">
        <w:rPr>
          <w:rFonts w:asciiTheme="majorHAnsi" w:hAnsiTheme="majorHAnsi" w:cstheme="majorBidi"/>
        </w:rPr>
        <w:t>. Iliopsoas</w:t>
      </w:r>
      <w:r>
        <w:br/>
      </w:r>
    </w:p>
    <w:p w14:paraId="3AD3BEE0" w14:textId="3C8AD183" w:rsidR="008E3C74" w:rsidRPr="007607F7" w:rsidRDefault="008E3C74" w:rsidP="27828C27">
      <w:pPr>
        <w:spacing w:after="0" w:line="240" w:lineRule="auto"/>
        <w:ind w:left="357"/>
        <w:rPr>
          <w:rFonts w:asciiTheme="majorHAnsi" w:hAnsiTheme="majorHAnsi" w:cstheme="majorBidi"/>
          <w:lang w:val="en-IN"/>
          <w:rPrChange w:id="50" w:author="" w16du:dateUtc="2026-05-18T16:07:00Z">
            <w:rPr>
              <w:lang w:val="it-IT"/>
            </w:rPr>
          </w:rPrChange>
        </w:rPr>
      </w:pPr>
      <w:r w:rsidRPr="27828C27">
        <w:rPr>
          <w:rFonts w:asciiTheme="majorHAnsi" w:hAnsiTheme="majorHAnsi" w:cstheme="majorBidi"/>
        </w:rPr>
        <w:t>c</w:t>
      </w:r>
      <w:r w:rsidR="009C713A" w:rsidRPr="27828C27">
        <w:rPr>
          <w:rFonts w:asciiTheme="majorHAnsi" w:hAnsiTheme="majorHAnsi" w:cstheme="majorBidi"/>
        </w:rPr>
        <w:t>. Adductor longus</w:t>
      </w:r>
      <w:r>
        <w:br/>
      </w:r>
    </w:p>
    <w:p w14:paraId="3B9F33FB" w14:textId="1BFA8DA6" w:rsidR="008E3C74" w:rsidRPr="007607F7" w:rsidRDefault="008E3C74" w:rsidP="27828C27">
      <w:pPr>
        <w:spacing w:after="0" w:line="240" w:lineRule="auto"/>
        <w:ind w:left="357"/>
        <w:rPr>
          <w:rFonts w:asciiTheme="majorHAnsi" w:hAnsiTheme="majorHAnsi" w:cstheme="majorBidi"/>
        </w:rPr>
      </w:pPr>
      <w:r w:rsidRPr="27828C27">
        <w:rPr>
          <w:rFonts w:asciiTheme="majorHAnsi" w:hAnsiTheme="majorHAnsi" w:cstheme="majorBidi"/>
          <w:lang w:val="en-IN"/>
        </w:rPr>
        <w:t>*</w:t>
      </w:r>
      <w:r w:rsidRPr="27828C27">
        <w:rPr>
          <w:rFonts w:asciiTheme="majorHAnsi" w:hAnsiTheme="majorHAnsi" w:cstheme="majorBidi"/>
        </w:rPr>
        <w:t>d</w:t>
      </w:r>
      <w:r w:rsidR="009C713A" w:rsidRPr="27828C27">
        <w:rPr>
          <w:rFonts w:asciiTheme="majorHAnsi" w:hAnsiTheme="majorHAnsi" w:cstheme="majorBidi"/>
        </w:rPr>
        <w:t>. Gluteus medius</w:t>
      </w:r>
      <w:r>
        <w:br/>
      </w:r>
    </w:p>
    <w:p w14:paraId="2F62953E" w14:textId="395C2264" w:rsidR="009C713A" w:rsidRDefault="008E3C74" w:rsidP="27828C27">
      <w:pPr>
        <w:spacing w:after="0" w:line="240" w:lineRule="auto"/>
        <w:ind w:left="357"/>
        <w:rPr>
          <w:rFonts w:asciiTheme="majorHAnsi" w:hAnsiTheme="majorHAnsi" w:cstheme="majorBidi"/>
        </w:rPr>
      </w:pPr>
      <w:r w:rsidRPr="27828C27">
        <w:rPr>
          <w:rFonts w:asciiTheme="majorHAnsi" w:hAnsiTheme="majorHAnsi" w:cstheme="majorBidi"/>
        </w:rPr>
        <w:t>e</w:t>
      </w:r>
      <w:r w:rsidR="009C713A" w:rsidRPr="27828C27">
        <w:rPr>
          <w:rFonts w:asciiTheme="majorHAnsi" w:hAnsiTheme="majorHAnsi" w:cstheme="majorBidi"/>
        </w:rPr>
        <w:t>. Rectus femoris</w:t>
      </w:r>
    </w:p>
    <w:p w14:paraId="0EFD7DBC" w14:textId="77777777" w:rsidR="001F0F3F" w:rsidRPr="007607F7" w:rsidRDefault="001F0F3F" w:rsidP="001F0F3F">
      <w:pPr>
        <w:spacing w:after="0" w:line="240" w:lineRule="auto"/>
        <w:rPr>
          <w:rFonts w:asciiTheme="majorHAnsi" w:hAnsiTheme="majorHAnsi" w:cstheme="majorHAnsi"/>
        </w:rPr>
      </w:pPr>
    </w:p>
    <w:p w14:paraId="61CEFF00" w14:textId="755CA995" w:rsidR="009C713A" w:rsidRPr="007607F7" w:rsidRDefault="009C713A" w:rsidP="00D0006F">
      <w:pPr>
        <w:spacing w:after="120" w:line="240" w:lineRule="auto"/>
        <w:rPr>
          <w:rFonts w:asciiTheme="majorHAnsi" w:hAnsiTheme="majorHAnsi" w:cstheme="majorHAnsi"/>
        </w:rPr>
      </w:pPr>
      <w:r w:rsidRPr="007607F7">
        <w:rPr>
          <w:rFonts w:asciiTheme="majorHAnsi" w:hAnsiTheme="majorHAnsi" w:cstheme="majorHAnsi"/>
          <w:b/>
          <w:bCs/>
        </w:rPr>
        <w:t>7</w:t>
      </w:r>
      <w:r w:rsidR="42F42832" w:rsidRPr="007607F7">
        <w:rPr>
          <w:rFonts w:asciiTheme="majorHAnsi" w:hAnsiTheme="majorHAnsi" w:cstheme="majorHAnsi"/>
          <w:b/>
          <w:bCs/>
        </w:rPr>
        <w:t>4</w:t>
      </w:r>
      <w:r w:rsidRPr="007607F7">
        <w:rPr>
          <w:rFonts w:asciiTheme="majorHAnsi" w:hAnsiTheme="majorHAnsi" w:cstheme="majorHAnsi"/>
          <w:b/>
          <w:bCs/>
        </w:rPr>
        <w:t>. Which of the following is considered a positive sign for appendicitis?</w:t>
      </w:r>
    </w:p>
    <w:p w14:paraId="3BDA35CE" w14:textId="130F879A" w:rsidR="008E3C74" w:rsidRPr="007607F7" w:rsidRDefault="00B064E7" w:rsidP="27828C27">
      <w:pPr>
        <w:spacing w:after="0" w:line="240" w:lineRule="auto"/>
        <w:ind w:left="357"/>
        <w:rPr>
          <w:rFonts w:asciiTheme="majorHAnsi" w:hAnsiTheme="majorHAnsi" w:cstheme="majorBidi"/>
          <w:lang w:val="en-IN"/>
          <w:rPrChange w:id="51" w:author="" w16du:dateUtc="2026-05-18T16:08:00Z">
            <w:rPr>
              <w:lang w:val="it-IT"/>
            </w:rPr>
          </w:rPrChange>
        </w:rPr>
      </w:pPr>
      <w:r w:rsidRPr="27828C27">
        <w:rPr>
          <w:rFonts w:asciiTheme="majorHAnsi" w:hAnsiTheme="majorHAnsi" w:cstheme="majorBidi"/>
        </w:rPr>
        <w:t>a</w:t>
      </w:r>
      <w:r w:rsidR="009C713A" w:rsidRPr="27828C27">
        <w:rPr>
          <w:rFonts w:asciiTheme="majorHAnsi" w:hAnsiTheme="majorHAnsi" w:cstheme="majorBidi"/>
        </w:rPr>
        <w:t>. Murphy’s sign</w:t>
      </w:r>
      <w:r>
        <w:br/>
      </w:r>
    </w:p>
    <w:p w14:paraId="277CA3EF" w14:textId="1E0A6489" w:rsidR="008E3C74" w:rsidRPr="007607F7" w:rsidRDefault="008E3C74" w:rsidP="27828C27">
      <w:pPr>
        <w:spacing w:after="0" w:line="240" w:lineRule="auto"/>
        <w:ind w:left="357"/>
        <w:rPr>
          <w:rFonts w:asciiTheme="majorHAnsi" w:hAnsiTheme="majorHAnsi" w:cstheme="majorBidi"/>
        </w:rPr>
      </w:pPr>
      <w:r w:rsidRPr="27828C27">
        <w:rPr>
          <w:rFonts w:asciiTheme="majorHAnsi" w:hAnsiTheme="majorHAnsi" w:cstheme="majorBidi"/>
          <w:lang w:val="en-IN"/>
        </w:rPr>
        <w:lastRenderedPageBreak/>
        <w:t>*</w:t>
      </w:r>
      <w:r w:rsidRPr="27828C27">
        <w:rPr>
          <w:rFonts w:asciiTheme="majorHAnsi" w:hAnsiTheme="majorHAnsi" w:cstheme="majorBidi"/>
        </w:rPr>
        <w:t>b</w:t>
      </w:r>
      <w:r w:rsidR="009C713A" w:rsidRPr="27828C27">
        <w:rPr>
          <w:rFonts w:asciiTheme="majorHAnsi" w:hAnsiTheme="majorHAnsi" w:cstheme="majorBidi"/>
        </w:rPr>
        <w:t>. McBurney’s point tenderness</w:t>
      </w:r>
      <w:r>
        <w:br/>
      </w:r>
    </w:p>
    <w:p w14:paraId="5FDBDADB" w14:textId="244FE69C" w:rsidR="008E3C74" w:rsidRPr="007607F7" w:rsidRDefault="008E3C74" w:rsidP="27828C27">
      <w:pPr>
        <w:spacing w:after="0" w:line="240" w:lineRule="auto"/>
        <w:ind w:left="357"/>
        <w:rPr>
          <w:rFonts w:asciiTheme="majorHAnsi" w:hAnsiTheme="majorHAnsi" w:cstheme="majorBidi"/>
        </w:rPr>
      </w:pPr>
      <w:r w:rsidRPr="27828C27">
        <w:rPr>
          <w:rFonts w:asciiTheme="majorHAnsi" w:hAnsiTheme="majorHAnsi" w:cstheme="majorBidi"/>
        </w:rPr>
        <w:t>c</w:t>
      </w:r>
      <w:r w:rsidR="25695022" w:rsidRPr="27828C27">
        <w:rPr>
          <w:rFonts w:asciiTheme="majorHAnsi" w:hAnsiTheme="majorHAnsi" w:cstheme="majorBidi"/>
        </w:rPr>
        <w:t xml:space="preserve">. </w:t>
      </w:r>
      <w:r w:rsidR="742D676B" w:rsidRPr="27828C27">
        <w:rPr>
          <w:rFonts w:asciiTheme="majorHAnsi" w:hAnsiTheme="majorHAnsi" w:cstheme="majorBidi"/>
        </w:rPr>
        <w:t>Rebound test</w:t>
      </w:r>
      <w:r>
        <w:br/>
      </w:r>
    </w:p>
    <w:p w14:paraId="57400C3F" w14:textId="24CD4F4E" w:rsidR="008E3C74" w:rsidRPr="007607F7" w:rsidRDefault="008E3C74" w:rsidP="27828C27">
      <w:pPr>
        <w:spacing w:after="0" w:line="240" w:lineRule="auto"/>
        <w:ind w:left="357"/>
        <w:rPr>
          <w:rFonts w:asciiTheme="majorHAnsi" w:hAnsiTheme="majorHAnsi" w:cstheme="majorBidi"/>
        </w:rPr>
      </w:pPr>
      <w:r w:rsidRPr="27828C27">
        <w:rPr>
          <w:rFonts w:asciiTheme="majorHAnsi" w:hAnsiTheme="majorHAnsi" w:cstheme="majorBidi"/>
        </w:rPr>
        <w:t>d</w:t>
      </w:r>
      <w:r w:rsidR="25695022" w:rsidRPr="27828C27">
        <w:rPr>
          <w:rFonts w:asciiTheme="majorHAnsi" w:hAnsiTheme="majorHAnsi" w:cstheme="majorBidi"/>
        </w:rPr>
        <w:t>. Homan’s sign</w:t>
      </w:r>
      <w:r>
        <w:br/>
      </w:r>
    </w:p>
    <w:p w14:paraId="1F3ACEB4" w14:textId="69DF6714" w:rsidR="007607F7" w:rsidRDefault="008E3C74" w:rsidP="27828C27">
      <w:pPr>
        <w:spacing w:after="0" w:line="240" w:lineRule="auto"/>
        <w:ind w:left="357"/>
        <w:rPr>
          <w:rFonts w:asciiTheme="majorHAnsi" w:hAnsiTheme="majorHAnsi" w:cstheme="majorBidi"/>
        </w:rPr>
      </w:pPr>
      <w:r w:rsidRPr="27828C27">
        <w:rPr>
          <w:rFonts w:asciiTheme="majorHAnsi" w:hAnsiTheme="majorHAnsi" w:cstheme="majorBidi"/>
        </w:rPr>
        <w:t>e</w:t>
      </w:r>
      <w:r w:rsidR="25695022" w:rsidRPr="27828C27">
        <w:rPr>
          <w:rFonts w:asciiTheme="majorHAnsi" w:hAnsiTheme="majorHAnsi" w:cstheme="majorBidi"/>
        </w:rPr>
        <w:t>. Tinel’s sign</w:t>
      </w:r>
    </w:p>
    <w:p w14:paraId="377D5C5F" w14:textId="77777777" w:rsidR="001F0F3F" w:rsidRDefault="001F0F3F" w:rsidP="001F0F3F">
      <w:pPr>
        <w:spacing w:after="0" w:line="240" w:lineRule="auto"/>
        <w:rPr>
          <w:rFonts w:asciiTheme="majorHAnsi" w:hAnsiTheme="majorHAnsi" w:cstheme="majorHAnsi"/>
        </w:rPr>
      </w:pPr>
    </w:p>
    <w:p w14:paraId="0D2E29BA" w14:textId="2C4C585C" w:rsidR="009C713A" w:rsidRPr="007607F7" w:rsidRDefault="009C713A" w:rsidP="00D0006F">
      <w:pPr>
        <w:spacing w:after="120" w:line="240" w:lineRule="auto"/>
        <w:rPr>
          <w:rFonts w:asciiTheme="majorHAnsi" w:hAnsiTheme="majorHAnsi" w:cstheme="majorHAnsi"/>
        </w:rPr>
      </w:pPr>
      <w:r w:rsidRPr="007607F7">
        <w:rPr>
          <w:rFonts w:asciiTheme="majorHAnsi" w:hAnsiTheme="majorHAnsi" w:cstheme="majorHAnsi"/>
          <w:b/>
          <w:bCs/>
        </w:rPr>
        <w:t>7</w:t>
      </w:r>
      <w:r w:rsidR="04C2A010" w:rsidRPr="007607F7">
        <w:rPr>
          <w:rFonts w:asciiTheme="majorHAnsi" w:hAnsiTheme="majorHAnsi" w:cstheme="majorHAnsi"/>
          <w:b/>
          <w:bCs/>
        </w:rPr>
        <w:t>5</w:t>
      </w:r>
      <w:r w:rsidRPr="007607F7">
        <w:rPr>
          <w:rFonts w:asciiTheme="majorHAnsi" w:hAnsiTheme="majorHAnsi" w:cstheme="majorHAnsi"/>
          <w:b/>
          <w:bCs/>
        </w:rPr>
        <w:t>. Which of the following findings is associated with a tension pneumothorax?</w:t>
      </w:r>
    </w:p>
    <w:p w14:paraId="233FB4AF" w14:textId="5153AA30" w:rsidR="008E3C74" w:rsidRPr="007607F7" w:rsidRDefault="008E3C74" w:rsidP="27828C27">
      <w:pPr>
        <w:spacing w:after="0" w:line="240" w:lineRule="auto"/>
        <w:ind w:left="357"/>
        <w:rPr>
          <w:rFonts w:asciiTheme="majorHAnsi" w:hAnsiTheme="majorHAnsi" w:cstheme="majorBidi"/>
        </w:rPr>
      </w:pPr>
      <w:r w:rsidRPr="27828C27">
        <w:rPr>
          <w:rFonts w:asciiTheme="majorHAnsi" w:hAnsiTheme="majorHAnsi" w:cstheme="majorBidi"/>
        </w:rPr>
        <w:t>a</w:t>
      </w:r>
      <w:r w:rsidR="009C713A" w:rsidRPr="27828C27">
        <w:rPr>
          <w:rFonts w:asciiTheme="majorHAnsi" w:hAnsiTheme="majorHAnsi" w:cstheme="majorBidi"/>
        </w:rPr>
        <w:t>. Bradycardia</w:t>
      </w:r>
      <w:r>
        <w:br/>
      </w:r>
    </w:p>
    <w:p w14:paraId="3DFD6F92" w14:textId="6902F0BC" w:rsidR="008E3C74" w:rsidRPr="007607F7" w:rsidRDefault="008E3C74" w:rsidP="27828C27">
      <w:pPr>
        <w:spacing w:after="0" w:line="240" w:lineRule="auto"/>
        <w:ind w:left="357"/>
        <w:rPr>
          <w:rFonts w:asciiTheme="majorHAnsi" w:hAnsiTheme="majorHAnsi" w:cstheme="majorBidi"/>
        </w:rPr>
      </w:pPr>
      <w:r w:rsidRPr="27828C27">
        <w:rPr>
          <w:rFonts w:asciiTheme="majorHAnsi" w:hAnsiTheme="majorHAnsi" w:cstheme="majorBidi"/>
        </w:rPr>
        <w:t>b</w:t>
      </w:r>
      <w:r w:rsidR="009C713A" w:rsidRPr="27828C27">
        <w:rPr>
          <w:rFonts w:asciiTheme="majorHAnsi" w:hAnsiTheme="majorHAnsi" w:cstheme="majorBidi"/>
        </w:rPr>
        <w:t>. Hypotension</w:t>
      </w:r>
      <w:r>
        <w:br/>
      </w:r>
    </w:p>
    <w:p w14:paraId="10148874" w14:textId="4B0906D9" w:rsidR="008E3C74" w:rsidRPr="007607F7" w:rsidRDefault="00B064E7" w:rsidP="27828C27">
      <w:pPr>
        <w:spacing w:after="0" w:line="240" w:lineRule="auto"/>
        <w:ind w:left="357"/>
        <w:rPr>
          <w:rFonts w:asciiTheme="majorHAnsi" w:hAnsiTheme="majorHAnsi" w:cstheme="majorBidi"/>
        </w:rPr>
      </w:pPr>
      <w:r w:rsidRPr="27828C27">
        <w:rPr>
          <w:rFonts w:asciiTheme="majorHAnsi" w:hAnsiTheme="majorHAnsi" w:cstheme="majorBidi"/>
        </w:rPr>
        <w:t>*</w:t>
      </w:r>
      <w:r w:rsidR="008E3C74" w:rsidRPr="27828C27">
        <w:rPr>
          <w:rFonts w:asciiTheme="majorHAnsi" w:hAnsiTheme="majorHAnsi" w:cstheme="majorBidi"/>
        </w:rPr>
        <w:t>c</w:t>
      </w:r>
      <w:r w:rsidR="009C713A" w:rsidRPr="27828C27">
        <w:rPr>
          <w:rFonts w:asciiTheme="majorHAnsi" w:hAnsiTheme="majorHAnsi" w:cstheme="majorBidi"/>
        </w:rPr>
        <w:t>. Tracheal deviation</w:t>
      </w:r>
      <w:r>
        <w:br/>
      </w:r>
    </w:p>
    <w:p w14:paraId="038F4244" w14:textId="505B0453" w:rsidR="008E3C74" w:rsidRPr="007607F7" w:rsidRDefault="008E3C74" w:rsidP="27828C27">
      <w:pPr>
        <w:spacing w:after="0" w:line="240" w:lineRule="auto"/>
        <w:ind w:left="357"/>
        <w:rPr>
          <w:rFonts w:asciiTheme="majorHAnsi" w:hAnsiTheme="majorHAnsi" w:cstheme="majorBidi"/>
        </w:rPr>
      </w:pPr>
      <w:r w:rsidRPr="27828C27">
        <w:rPr>
          <w:rFonts w:asciiTheme="majorHAnsi" w:hAnsiTheme="majorHAnsi" w:cstheme="majorBidi"/>
        </w:rPr>
        <w:t>d</w:t>
      </w:r>
      <w:r w:rsidR="009C713A" w:rsidRPr="27828C27">
        <w:rPr>
          <w:rFonts w:asciiTheme="majorHAnsi" w:hAnsiTheme="majorHAnsi" w:cstheme="majorBidi"/>
        </w:rPr>
        <w:t>. Decreased blood glucose</w:t>
      </w:r>
      <w:r>
        <w:br/>
      </w:r>
    </w:p>
    <w:p w14:paraId="260E04ED" w14:textId="495EF2A1" w:rsidR="0005625E" w:rsidRDefault="008E3C74" w:rsidP="27828C27">
      <w:pPr>
        <w:spacing w:after="0" w:line="240" w:lineRule="auto"/>
        <w:ind w:left="357"/>
        <w:rPr>
          <w:rFonts w:asciiTheme="majorHAnsi" w:hAnsiTheme="majorHAnsi" w:cstheme="majorBidi"/>
        </w:rPr>
      </w:pPr>
      <w:r w:rsidRPr="27828C27">
        <w:rPr>
          <w:rFonts w:asciiTheme="majorHAnsi" w:hAnsiTheme="majorHAnsi" w:cstheme="majorBidi"/>
        </w:rPr>
        <w:t>e</w:t>
      </w:r>
      <w:r w:rsidR="009C713A" w:rsidRPr="27828C27">
        <w:rPr>
          <w:rFonts w:asciiTheme="majorHAnsi" w:hAnsiTheme="majorHAnsi" w:cstheme="majorBidi"/>
        </w:rPr>
        <w:t>. Bilateral breath sounds</w:t>
      </w:r>
    </w:p>
    <w:p w14:paraId="3B214D48" w14:textId="77777777" w:rsidR="001F0F3F" w:rsidRPr="007607F7" w:rsidRDefault="001F0F3F" w:rsidP="001F0F3F">
      <w:pPr>
        <w:spacing w:after="0" w:line="240" w:lineRule="auto"/>
        <w:rPr>
          <w:rFonts w:asciiTheme="majorHAnsi" w:hAnsiTheme="majorHAnsi" w:cstheme="majorHAnsi"/>
        </w:rPr>
      </w:pPr>
    </w:p>
    <w:p w14:paraId="1AA74E67" w14:textId="6D28430F" w:rsidR="009C713A" w:rsidRPr="007607F7" w:rsidRDefault="009C713A" w:rsidP="27828C27">
      <w:pPr>
        <w:spacing w:after="120" w:line="240" w:lineRule="auto"/>
        <w:rPr>
          <w:rFonts w:asciiTheme="majorHAnsi" w:hAnsiTheme="majorHAnsi" w:cstheme="majorBidi"/>
        </w:rPr>
      </w:pPr>
      <w:r w:rsidRPr="27828C27">
        <w:rPr>
          <w:rFonts w:asciiTheme="majorHAnsi" w:hAnsiTheme="majorHAnsi" w:cstheme="majorBidi"/>
          <w:b/>
          <w:bCs/>
        </w:rPr>
        <w:t>7</w:t>
      </w:r>
      <w:r w:rsidR="7027C60C" w:rsidRPr="27828C27">
        <w:rPr>
          <w:rFonts w:asciiTheme="majorHAnsi" w:hAnsiTheme="majorHAnsi" w:cstheme="majorBidi"/>
          <w:b/>
          <w:bCs/>
        </w:rPr>
        <w:t>6</w:t>
      </w:r>
      <w:r w:rsidRPr="27828C27">
        <w:rPr>
          <w:rFonts w:asciiTheme="majorHAnsi" w:hAnsiTheme="majorHAnsi" w:cstheme="majorBidi"/>
          <w:b/>
          <w:bCs/>
        </w:rPr>
        <w:t xml:space="preserve">. </w:t>
      </w:r>
      <w:r w:rsidR="1DF324E4" w:rsidRPr="27828C27">
        <w:rPr>
          <w:rFonts w:asciiTheme="majorHAnsi" w:hAnsiTheme="majorHAnsi" w:cstheme="majorBidi"/>
          <w:b/>
          <w:bCs/>
        </w:rPr>
        <w:t xml:space="preserve">You assess a patient’s respirations during an evaluation. The patient is sitting at rest. </w:t>
      </w:r>
      <w:r w:rsidRPr="27828C27">
        <w:rPr>
          <w:rFonts w:asciiTheme="majorHAnsi" w:hAnsiTheme="majorHAnsi" w:cstheme="majorBidi"/>
          <w:b/>
          <w:bCs/>
        </w:rPr>
        <w:t xml:space="preserve">What </w:t>
      </w:r>
      <w:r w:rsidR="136A7528" w:rsidRPr="27828C27">
        <w:rPr>
          <w:rFonts w:asciiTheme="majorHAnsi" w:hAnsiTheme="majorHAnsi" w:cstheme="majorBidi"/>
          <w:b/>
          <w:bCs/>
        </w:rPr>
        <w:t xml:space="preserve">would you expect </w:t>
      </w:r>
      <w:r w:rsidRPr="27828C27">
        <w:rPr>
          <w:rFonts w:asciiTheme="majorHAnsi" w:hAnsiTheme="majorHAnsi" w:cstheme="majorBidi"/>
          <w:b/>
          <w:bCs/>
        </w:rPr>
        <w:t>the respiratory rate</w:t>
      </w:r>
      <w:r w:rsidR="7916437A" w:rsidRPr="27828C27">
        <w:rPr>
          <w:rFonts w:asciiTheme="majorHAnsi" w:hAnsiTheme="majorHAnsi" w:cstheme="majorBidi"/>
          <w:b/>
          <w:bCs/>
        </w:rPr>
        <w:t xml:space="preserve"> for this patient to be if they are within a normal range</w:t>
      </w:r>
      <w:r w:rsidRPr="27828C27">
        <w:rPr>
          <w:rFonts w:asciiTheme="majorHAnsi" w:hAnsiTheme="majorHAnsi" w:cstheme="majorBidi"/>
          <w:b/>
          <w:bCs/>
        </w:rPr>
        <w:t>?</w:t>
      </w:r>
    </w:p>
    <w:p w14:paraId="224BCE47" w14:textId="0B1113DD" w:rsidR="008E3C74" w:rsidRPr="007607F7" w:rsidRDefault="008E3C74" w:rsidP="27828C27">
      <w:pPr>
        <w:spacing w:after="0" w:line="240" w:lineRule="auto"/>
        <w:ind w:left="357"/>
        <w:rPr>
          <w:rFonts w:asciiTheme="majorHAnsi" w:hAnsiTheme="majorHAnsi" w:cstheme="majorBidi"/>
        </w:rPr>
      </w:pPr>
      <w:r w:rsidRPr="27828C27">
        <w:rPr>
          <w:rFonts w:asciiTheme="majorHAnsi" w:hAnsiTheme="majorHAnsi" w:cstheme="majorBidi"/>
        </w:rPr>
        <w:t>a</w:t>
      </w:r>
      <w:r w:rsidR="009C713A" w:rsidRPr="27828C27">
        <w:rPr>
          <w:rFonts w:asciiTheme="majorHAnsi" w:hAnsiTheme="majorHAnsi" w:cstheme="majorBidi"/>
        </w:rPr>
        <w:t>. 8</w:t>
      </w:r>
      <w:r w:rsidRPr="27828C27">
        <w:rPr>
          <w:rFonts w:asciiTheme="majorHAnsi" w:hAnsiTheme="majorHAnsi" w:cstheme="majorBidi"/>
        </w:rPr>
        <w:t xml:space="preserve"> to </w:t>
      </w:r>
      <w:r w:rsidR="009C713A" w:rsidRPr="27828C27">
        <w:rPr>
          <w:rFonts w:asciiTheme="majorHAnsi" w:hAnsiTheme="majorHAnsi" w:cstheme="majorBidi"/>
        </w:rPr>
        <w:t>10 breaths per minute</w:t>
      </w:r>
      <w:r>
        <w:br/>
      </w:r>
    </w:p>
    <w:p w14:paraId="43C2BAB6" w14:textId="4D3475A0" w:rsidR="008E3C74" w:rsidRPr="007607F7" w:rsidRDefault="008E3C74" w:rsidP="27828C27">
      <w:pPr>
        <w:spacing w:after="0" w:line="240" w:lineRule="auto"/>
        <w:ind w:left="357"/>
        <w:rPr>
          <w:rFonts w:asciiTheme="majorHAnsi" w:hAnsiTheme="majorHAnsi" w:cstheme="majorBidi"/>
          <w:lang w:val="en-IN"/>
        </w:rPr>
      </w:pPr>
      <w:r w:rsidRPr="27828C27">
        <w:rPr>
          <w:rFonts w:asciiTheme="majorHAnsi" w:hAnsiTheme="majorHAnsi" w:cstheme="majorBidi"/>
        </w:rPr>
        <w:t>b</w:t>
      </w:r>
      <w:r w:rsidR="009C713A" w:rsidRPr="27828C27">
        <w:rPr>
          <w:rFonts w:asciiTheme="majorHAnsi" w:hAnsiTheme="majorHAnsi" w:cstheme="majorBidi"/>
        </w:rPr>
        <w:t>. 10</w:t>
      </w:r>
      <w:r w:rsidRPr="27828C27">
        <w:rPr>
          <w:rFonts w:asciiTheme="majorHAnsi" w:hAnsiTheme="majorHAnsi" w:cstheme="majorBidi"/>
        </w:rPr>
        <w:t xml:space="preserve"> to </w:t>
      </w:r>
      <w:r w:rsidR="009C713A" w:rsidRPr="27828C27">
        <w:rPr>
          <w:rFonts w:asciiTheme="majorHAnsi" w:hAnsiTheme="majorHAnsi" w:cstheme="majorBidi"/>
        </w:rPr>
        <w:t>12 breaths per minute</w:t>
      </w:r>
      <w:r>
        <w:br/>
      </w:r>
    </w:p>
    <w:p w14:paraId="49E1C79B" w14:textId="63A4CBFC" w:rsidR="008E3C74" w:rsidRPr="007607F7" w:rsidRDefault="008E3C74" w:rsidP="27828C27">
      <w:pPr>
        <w:spacing w:after="0" w:line="240" w:lineRule="auto"/>
        <w:ind w:left="357"/>
        <w:rPr>
          <w:rFonts w:asciiTheme="majorHAnsi" w:hAnsiTheme="majorHAnsi" w:cstheme="majorBidi"/>
        </w:rPr>
      </w:pPr>
      <w:r w:rsidRPr="27828C27">
        <w:rPr>
          <w:rFonts w:asciiTheme="majorHAnsi" w:hAnsiTheme="majorHAnsi" w:cstheme="majorBidi"/>
          <w:lang w:val="en-IN"/>
        </w:rPr>
        <w:t>*</w:t>
      </w:r>
      <w:r w:rsidRPr="27828C27">
        <w:rPr>
          <w:rFonts w:asciiTheme="majorHAnsi" w:hAnsiTheme="majorHAnsi" w:cstheme="majorBidi"/>
        </w:rPr>
        <w:t>c</w:t>
      </w:r>
      <w:r w:rsidR="009C713A" w:rsidRPr="27828C27">
        <w:rPr>
          <w:rFonts w:asciiTheme="majorHAnsi" w:hAnsiTheme="majorHAnsi" w:cstheme="majorBidi"/>
        </w:rPr>
        <w:t>. 12</w:t>
      </w:r>
      <w:r w:rsidRPr="27828C27">
        <w:rPr>
          <w:rFonts w:asciiTheme="majorHAnsi" w:hAnsiTheme="majorHAnsi" w:cstheme="majorBidi"/>
        </w:rPr>
        <w:t xml:space="preserve"> to </w:t>
      </w:r>
      <w:r w:rsidR="009C713A" w:rsidRPr="27828C27">
        <w:rPr>
          <w:rFonts w:asciiTheme="majorHAnsi" w:hAnsiTheme="majorHAnsi" w:cstheme="majorBidi"/>
        </w:rPr>
        <w:t>20 breaths per minute</w:t>
      </w:r>
      <w:r>
        <w:br/>
      </w:r>
    </w:p>
    <w:p w14:paraId="0E70804B" w14:textId="23CD4DA6" w:rsidR="008E3C74" w:rsidRPr="007607F7" w:rsidRDefault="008E3C74" w:rsidP="27828C27">
      <w:pPr>
        <w:spacing w:after="0" w:line="240" w:lineRule="auto"/>
        <w:ind w:left="357"/>
        <w:rPr>
          <w:rFonts w:asciiTheme="majorHAnsi" w:hAnsiTheme="majorHAnsi" w:cstheme="majorBidi"/>
        </w:rPr>
      </w:pPr>
      <w:r w:rsidRPr="27828C27">
        <w:rPr>
          <w:rFonts w:asciiTheme="majorHAnsi" w:hAnsiTheme="majorHAnsi" w:cstheme="majorBidi"/>
        </w:rPr>
        <w:t>d</w:t>
      </w:r>
      <w:r w:rsidR="009C713A" w:rsidRPr="27828C27">
        <w:rPr>
          <w:rFonts w:asciiTheme="majorHAnsi" w:hAnsiTheme="majorHAnsi" w:cstheme="majorBidi"/>
        </w:rPr>
        <w:t>. 20</w:t>
      </w:r>
      <w:r w:rsidRPr="27828C27">
        <w:rPr>
          <w:rFonts w:asciiTheme="majorHAnsi" w:hAnsiTheme="majorHAnsi" w:cstheme="majorBidi"/>
        </w:rPr>
        <w:t xml:space="preserve"> to </w:t>
      </w:r>
      <w:r w:rsidR="009C713A" w:rsidRPr="27828C27">
        <w:rPr>
          <w:rFonts w:asciiTheme="majorHAnsi" w:hAnsiTheme="majorHAnsi" w:cstheme="majorBidi"/>
        </w:rPr>
        <w:t>30 breaths per minute</w:t>
      </w:r>
      <w:r>
        <w:br/>
      </w:r>
    </w:p>
    <w:p w14:paraId="1F7789AF" w14:textId="75AA850F" w:rsidR="009C713A" w:rsidRPr="007607F7" w:rsidRDefault="008E3C74" w:rsidP="27828C27">
      <w:pPr>
        <w:spacing w:after="0" w:line="240" w:lineRule="auto"/>
        <w:ind w:left="357"/>
        <w:rPr>
          <w:rFonts w:asciiTheme="majorHAnsi" w:hAnsiTheme="majorHAnsi" w:cstheme="majorBidi"/>
        </w:rPr>
      </w:pPr>
      <w:r w:rsidRPr="27828C27">
        <w:rPr>
          <w:rFonts w:asciiTheme="majorHAnsi" w:hAnsiTheme="majorHAnsi" w:cstheme="majorBidi"/>
        </w:rPr>
        <w:t>e</w:t>
      </w:r>
      <w:r w:rsidR="009C713A" w:rsidRPr="27828C27">
        <w:rPr>
          <w:rFonts w:asciiTheme="majorHAnsi" w:hAnsiTheme="majorHAnsi" w:cstheme="majorBidi"/>
        </w:rPr>
        <w:t>. 25</w:t>
      </w:r>
      <w:r w:rsidRPr="27828C27">
        <w:rPr>
          <w:rFonts w:asciiTheme="majorHAnsi" w:hAnsiTheme="majorHAnsi" w:cstheme="majorBidi"/>
        </w:rPr>
        <w:t xml:space="preserve"> to </w:t>
      </w:r>
      <w:r w:rsidR="009C713A" w:rsidRPr="27828C27">
        <w:rPr>
          <w:rFonts w:asciiTheme="majorHAnsi" w:hAnsiTheme="majorHAnsi" w:cstheme="majorBidi"/>
        </w:rPr>
        <w:t>35 breaths per minute</w:t>
      </w:r>
    </w:p>
    <w:p w14:paraId="7F445576" w14:textId="41B883CA" w:rsidR="003908DA" w:rsidRPr="007607F7" w:rsidRDefault="003908DA" w:rsidP="00D05F63">
      <w:pPr>
        <w:spacing w:after="0" w:line="240" w:lineRule="auto"/>
        <w:rPr>
          <w:rFonts w:asciiTheme="majorHAnsi" w:hAnsiTheme="majorHAnsi" w:cstheme="majorHAnsi"/>
        </w:rPr>
      </w:pPr>
    </w:p>
    <w:p w14:paraId="6BCDA97A" w14:textId="74B26786" w:rsidR="009C713A" w:rsidRPr="007607F7" w:rsidRDefault="009C713A" w:rsidP="00D0006F">
      <w:pPr>
        <w:spacing w:after="120" w:line="240" w:lineRule="auto"/>
        <w:rPr>
          <w:rFonts w:asciiTheme="majorHAnsi" w:hAnsiTheme="majorHAnsi" w:cstheme="majorHAnsi"/>
        </w:rPr>
      </w:pPr>
      <w:r w:rsidRPr="007607F7">
        <w:rPr>
          <w:rFonts w:asciiTheme="majorHAnsi" w:hAnsiTheme="majorHAnsi" w:cstheme="majorHAnsi"/>
          <w:b/>
          <w:bCs/>
        </w:rPr>
        <w:t>7</w:t>
      </w:r>
      <w:r w:rsidR="217AA094" w:rsidRPr="007607F7">
        <w:rPr>
          <w:rFonts w:asciiTheme="majorHAnsi" w:hAnsiTheme="majorHAnsi" w:cstheme="majorHAnsi"/>
          <w:b/>
          <w:bCs/>
        </w:rPr>
        <w:t>7</w:t>
      </w:r>
      <w:r w:rsidRPr="007607F7">
        <w:rPr>
          <w:rFonts w:asciiTheme="majorHAnsi" w:hAnsiTheme="majorHAnsi" w:cstheme="majorHAnsi"/>
          <w:b/>
          <w:bCs/>
        </w:rPr>
        <w:t xml:space="preserve">. </w:t>
      </w:r>
      <w:r w:rsidR="40F0EFE3" w:rsidRPr="007607F7">
        <w:rPr>
          <w:rFonts w:asciiTheme="majorHAnsi" w:hAnsiTheme="majorHAnsi" w:cstheme="majorHAnsi"/>
          <w:b/>
          <w:bCs/>
        </w:rPr>
        <w:t xml:space="preserve">You are evaluating a patient who has been training for a marathon for complaints of pain. You suspect a stress fracture. </w:t>
      </w:r>
      <w:r w:rsidRPr="007607F7">
        <w:rPr>
          <w:rFonts w:asciiTheme="majorHAnsi" w:hAnsiTheme="majorHAnsi" w:cstheme="majorHAnsi"/>
          <w:b/>
          <w:bCs/>
        </w:rPr>
        <w:t>Which of the following is the most common site of a stress fracture in runners?</w:t>
      </w:r>
    </w:p>
    <w:p w14:paraId="2312E5A3" w14:textId="2BC07521" w:rsidR="00094AB0" w:rsidRPr="007607F7" w:rsidRDefault="00094AB0" w:rsidP="27828C27">
      <w:pPr>
        <w:spacing w:after="0" w:line="240" w:lineRule="auto"/>
        <w:ind w:left="357"/>
        <w:rPr>
          <w:rFonts w:asciiTheme="majorHAnsi" w:hAnsiTheme="majorHAnsi" w:cstheme="majorBidi"/>
          <w:lang w:val="it-IT"/>
          <w:rPrChange w:id="52" w:author="" w16du:dateUtc="2026-05-18T16:08:00Z">
            <w:rPr/>
          </w:rPrChange>
        </w:rPr>
      </w:pPr>
      <w:r w:rsidRPr="27828C27">
        <w:rPr>
          <w:rFonts w:asciiTheme="majorHAnsi" w:hAnsiTheme="majorHAnsi" w:cstheme="majorBidi"/>
          <w:lang w:val="it-IT"/>
        </w:rPr>
        <w:t>a</w:t>
      </w:r>
      <w:r w:rsidR="009C713A" w:rsidRPr="27828C27">
        <w:rPr>
          <w:rFonts w:asciiTheme="majorHAnsi" w:hAnsiTheme="majorHAnsi" w:cstheme="majorBidi"/>
          <w:lang w:val="it-IT"/>
        </w:rPr>
        <w:t>. Femoral neck</w:t>
      </w:r>
      <w:r>
        <w:br/>
      </w:r>
    </w:p>
    <w:p w14:paraId="135164AB" w14:textId="14C3CF35" w:rsidR="00094AB0" w:rsidRPr="007607F7" w:rsidRDefault="00094AB0" w:rsidP="27828C27">
      <w:pPr>
        <w:spacing w:after="0" w:line="240" w:lineRule="auto"/>
        <w:ind w:left="357"/>
        <w:rPr>
          <w:rFonts w:asciiTheme="majorHAnsi" w:hAnsiTheme="majorHAnsi" w:cstheme="majorBidi"/>
          <w:lang w:val="it-IT"/>
          <w:rPrChange w:id="53" w:author="" w16du:dateUtc="2026-05-18T16:08:00Z">
            <w:rPr/>
          </w:rPrChange>
        </w:rPr>
      </w:pPr>
      <w:r w:rsidRPr="27828C27">
        <w:rPr>
          <w:rFonts w:asciiTheme="majorHAnsi" w:hAnsiTheme="majorHAnsi" w:cstheme="majorBidi"/>
          <w:lang w:val="it-IT"/>
        </w:rPr>
        <w:t>b</w:t>
      </w:r>
      <w:r w:rsidR="009C713A" w:rsidRPr="27828C27">
        <w:rPr>
          <w:rFonts w:asciiTheme="majorHAnsi" w:hAnsiTheme="majorHAnsi" w:cstheme="majorBidi"/>
          <w:lang w:val="it-IT"/>
        </w:rPr>
        <w:t>. Calcaneus</w:t>
      </w:r>
      <w:r>
        <w:br/>
      </w:r>
    </w:p>
    <w:p w14:paraId="3627693C" w14:textId="578D8BA7" w:rsidR="00094AB0" w:rsidRPr="007607F7" w:rsidRDefault="00094AB0" w:rsidP="27828C27">
      <w:pPr>
        <w:spacing w:after="0" w:line="240" w:lineRule="auto"/>
        <w:ind w:left="357"/>
        <w:rPr>
          <w:rFonts w:asciiTheme="majorHAnsi" w:hAnsiTheme="majorHAnsi" w:cstheme="majorBidi"/>
          <w:lang w:val="it-IT"/>
        </w:rPr>
      </w:pPr>
      <w:r w:rsidRPr="27828C27">
        <w:rPr>
          <w:rFonts w:asciiTheme="majorHAnsi" w:hAnsiTheme="majorHAnsi" w:cstheme="majorBidi"/>
          <w:lang w:val="it-IT"/>
        </w:rPr>
        <w:t>c</w:t>
      </w:r>
      <w:r w:rsidR="009C713A" w:rsidRPr="27828C27">
        <w:rPr>
          <w:rFonts w:asciiTheme="majorHAnsi" w:hAnsiTheme="majorHAnsi" w:cstheme="majorBidi"/>
          <w:lang w:val="it-IT"/>
        </w:rPr>
        <w:t>. Fibula</w:t>
      </w:r>
      <w:r>
        <w:br/>
      </w:r>
    </w:p>
    <w:p w14:paraId="7905DE13" w14:textId="53C69ACD" w:rsidR="00094AB0" w:rsidRPr="007607F7" w:rsidRDefault="00094AB0" w:rsidP="27828C27">
      <w:pPr>
        <w:spacing w:after="0" w:line="240" w:lineRule="auto"/>
        <w:ind w:left="357"/>
        <w:rPr>
          <w:rFonts w:asciiTheme="majorHAnsi" w:hAnsiTheme="majorHAnsi" w:cstheme="majorBidi"/>
          <w:lang w:val="it-IT"/>
          <w:rPrChange w:id="54" w:author="" w16du:dateUtc="2026-05-18T16:08:00Z">
            <w:rPr/>
          </w:rPrChange>
        </w:rPr>
      </w:pPr>
      <w:r w:rsidRPr="27828C27">
        <w:rPr>
          <w:rFonts w:asciiTheme="majorHAnsi" w:hAnsiTheme="majorHAnsi" w:cstheme="majorBidi"/>
          <w:lang w:val="it-IT"/>
        </w:rPr>
        <w:t>*d</w:t>
      </w:r>
      <w:r w:rsidR="009C713A" w:rsidRPr="27828C27">
        <w:rPr>
          <w:rFonts w:asciiTheme="majorHAnsi" w:hAnsiTheme="majorHAnsi" w:cstheme="majorBidi"/>
          <w:lang w:val="it-IT"/>
        </w:rPr>
        <w:t>. Tibia</w:t>
      </w:r>
      <w:r>
        <w:br/>
      </w:r>
    </w:p>
    <w:p w14:paraId="4BEBA9ED" w14:textId="24497D5C" w:rsidR="009C713A" w:rsidRDefault="00094AB0" w:rsidP="27828C27">
      <w:pPr>
        <w:spacing w:after="0" w:line="240" w:lineRule="auto"/>
        <w:ind w:left="357"/>
        <w:rPr>
          <w:rFonts w:asciiTheme="majorHAnsi" w:hAnsiTheme="majorHAnsi" w:cstheme="majorBidi"/>
          <w:lang w:val="it-IT"/>
        </w:rPr>
      </w:pPr>
      <w:r w:rsidRPr="27828C27">
        <w:rPr>
          <w:rFonts w:asciiTheme="majorHAnsi" w:hAnsiTheme="majorHAnsi" w:cstheme="majorBidi"/>
          <w:lang w:val="it-IT"/>
        </w:rPr>
        <w:t>e</w:t>
      </w:r>
      <w:r w:rsidR="009C713A" w:rsidRPr="27828C27">
        <w:rPr>
          <w:rFonts w:asciiTheme="majorHAnsi" w:hAnsiTheme="majorHAnsi" w:cstheme="majorBidi"/>
          <w:lang w:val="it-IT"/>
        </w:rPr>
        <w:t>. Talus</w:t>
      </w:r>
    </w:p>
    <w:p w14:paraId="6B612FA7" w14:textId="77777777" w:rsidR="001F0F3F" w:rsidRPr="007607F7" w:rsidRDefault="001F0F3F" w:rsidP="27828C27">
      <w:pPr>
        <w:spacing w:after="0" w:line="240" w:lineRule="auto"/>
        <w:rPr>
          <w:rFonts w:asciiTheme="majorHAnsi" w:hAnsiTheme="majorHAnsi" w:cstheme="majorBidi"/>
          <w:lang w:val="it-IT"/>
          <w:rPrChange w:id="55" w:author="" w16du:dateUtc="2026-05-18T20:03:00Z">
            <w:rPr/>
          </w:rPrChange>
        </w:rPr>
      </w:pPr>
    </w:p>
    <w:p w14:paraId="58C4BE34" w14:textId="1D789EFA" w:rsidR="009C713A" w:rsidRPr="007607F7" w:rsidRDefault="485D7589" w:rsidP="00D0006F">
      <w:pPr>
        <w:spacing w:after="120" w:line="240" w:lineRule="auto"/>
        <w:rPr>
          <w:rFonts w:asciiTheme="majorHAnsi" w:hAnsiTheme="majorHAnsi" w:cstheme="majorHAnsi"/>
        </w:rPr>
      </w:pPr>
      <w:r w:rsidRPr="007607F7">
        <w:rPr>
          <w:rFonts w:asciiTheme="majorHAnsi" w:hAnsiTheme="majorHAnsi" w:cstheme="majorHAnsi"/>
          <w:b/>
          <w:bCs/>
        </w:rPr>
        <w:t>78</w:t>
      </w:r>
      <w:r w:rsidR="009C713A" w:rsidRPr="007607F7">
        <w:rPr>
          <w:rFonts w:asciiTheme="majorHAnsi" w:hAnsiTheme="majorHAnsi" w:cstheme="majorHAnsi"/>
          <w:b/>
          <w:bCs/>
        </w:rPr>
        <w:t>. Which cranial nerve is responsible for facial sensation?</w:t>
      </w:r>
    </w:p>
    <w:p w14:paraId="113578A7" w14:textId="4E957479" w:rsidR="00094AB0" w:rsidRPr="007607F7" w:rsidRDefault="00094AB0" w:rsidP="27828C27">
      <w:pPr>
        <w:spacing w:after="0" w:line="240" w:lineRule="auto"/>
        <w:ind w:left="357"/>
        <w:rPr>
          <w:rFonts w:asciiTheme="majorHAnsi" w:hAnsiTheme="majorHAnsi" w:cstheme="majorBidi"/>
        </w:rPr>
      </w:pPr>
      <w:r w:rsidRPr="27828C27">
        <w:rPr>
          <w:rFonts w:asciiTheme="majorHAnsi" w:hAnsiTheme="majorHAnsi" w:cstheme="majorBidi"/>
        </w:rPr>
        <w:lastRenderedPageBreak/>
        <w:t>a</w:t>
      </w:r>
      <w:r w:rsidR="009C713A" w:rsidRPr="27828C27">
        <w:rPr>
          <w:rFonts w:asciiTheme="majorHAnsi" w:hAnsiTheme="majorHAnsi" w:cstheme="majorBidi"/>
        </w:rPr>
        <w:t>. Facial nerve</w:t>
      </w:r>
      <w:r>
        <w:br/>
      </w:r>
    </w:p>
    <w:p w14:paraId="3D4B9C01" w14:textId="0881E2E4" w:rsidR="00094AB0" w:rsidRPr="007607F7" w:rsidRDefault="00094AB0" w:rsidP="27828C27">
      <w:pPr>
        <w:spacing w:after="0" w:line="240" w:lineRule="auto"/>
        <w:ind w:left="357"/>
        <w:rPr>
          <w:rFonts w:asciiTheme="majorHAnsi" w:hAnsiTheme="majorHAnsi" w:cstheme="majorBidi"/>
        </w:rPr>
      </w:pPr>
      <w:r w:rsidRPr="27828C27">
        <w:rPr>
          <w:rFonts w:asciiTheme="majorHAnsi" w:hAnsiTheme="majorHAnsi" w:cstheme="majorBidi"/>
        </w:rPr>
        <w:t>b</w:t>
      </w:r>
      <w:r w:rsidR="009C713A" w:rsidRPr="27828C27">
        <w:rPr>
          <w:rFonts w:asciiTheme="majorHAnsi" w:hAnsiTheme="majorHAnsi" w:cstheme="majorBidi"/>
        </w:rPr>
        <w:t>. Glossopharyngeal nerve</w:t>
      </w:r>
      <w:r>
        <w:br/>
      </w:r>
    </w:p>
    <w:p w14:paraId="0198BB3A" w14:textId="1BDCB779" w:rsidR="00094AB0" w:rsidRPr="007607F7" w:rsidRDefault="00094AB0" w:rsidP="27828C27">
      <w:pPr>
        <w:spacing w:after="0" w:line="240" w:lineRule="auto"/>
        <w:ind w:left="357"/>
        <w:rPr>
          <w:rFonts w:asciiTheme="majorHAnsi" w:hAnsiTheme="majorHAnsi" w:cstheme="majorBidi"/>
          <w:lang w:val="it-IT"/>
          <w:rPrChange w:id="56" w:author="" w16du:dateUtc="2026-05-18T16:09:00Z">
            <w:rPr/>
          </w:rPrChange>
        </w:rPr>
      </w:pPr>
      <w:r w:rsidRPr="27828C27">
        <w:rPr>
          <w:rFonts w:asciiTheme="majorHAnsi" w:hAnsiTheme="majorHAnsi" w:cstheme="majorBidi"/>
          <w:lang w:val="it-IT"/>
        </w:rPr>
        <w:t>c</w:t>
      </w:r>
      <w:r w:rsidR="009C713A" w:rsidRPr="27828C27">
        <w:rPr>
          <w:rFonts w:asciiTheme="majorHAnsi" w:hAnsiTheme="majorHAnsi" w:cstheme="majorBidi"/>
          <w:lang w:val="it-IT"/>
        </w:rPr>
        <w:t>. Hypoglossal nerve</w:t>
      </w:r>
      <w:r>
        <w:br/>
      </w:r>
    </w:p>
    <w:p w14:paraId="38A98F1F" w14:textId="49F1FCE2" w:rsidR="00094AB0" w:rsidRPr="007607F7" w:rsidRDefault="009C795F" w:rsidP="27828C27">
      <w:pPr>
        <w:spacing w:after="0" w:line="240" w:lineRule="auto"/>
        <w:ind w:left="357"/>
        <w:rPr>
          <w:rFonts w:asciiTheme="majorHAnsi" w:hAnsiTheme="majorHAnsi" w:cstheme="majorBidi"/>
          <w:lang w:val="it-IT"/>
          <w:rPrChange w:id="57" w:author="" w16du:dateUtc="2026-05-18T16:09:00Z">
            <w:rPr/>
          </w:rPrChange>
        </w:rPr>
      </w:pPr>
      <w:r w:rsidRPr="27828C27">
        <w:rPr>
          <w:rFonts w:asciiTheme="majorHAnsi" w:hAnsiTheme="majorHAnsi" w:cstheme="majorBidi"/>
          <w:lang w:val="it-IT"/>
        </w:rPr>
        <w:t>*</w:t>
      </w:r>
      <w:r w:rsidR="00094AB0" w:rsidRPr="27828C27">
        <w:rPr>
          <w:rFonts w:asciiTheme="majorHAnsi" w:hAnsiTheme="majorHAnsi" w:cstheme="majorBidi"/>
          <w:lang w:val="it-IT"/>
        </w:rPr>
        <w:t>d</w:t>
      </w:r>
      <w:r w:rsidR="009C713A" w:rsidRPr="27828C27">
        <w:rPr>
          <w:rFonts w:asciiTheme="majorHAnsi" w:hAnsiTheme="majorHAnsi" w:cstheme="majorBidi"/>
          <w:lang w:val="it-IT"/>
        </w:rPr>
        <w:t>. Trigeminal nerve</w:t>
      </w:r>
      <w:r>
        <w:br/>
      </w:r>
    </w:p>
    <w:p w14:paraId="42974C29" w14:textId="6599B62E" w:rsidR="0005625E" w:rsidRPr="007607F7" w:rsidRDefault="00094AB0" w:rsidP="27828C27">
      <w:pPr>
        <w:spacing w:after="0" w:line="240" w:lineRule="auto"/>
        <w:ind w:left="357"/>
        <w:rPr>
          <w:rFonts w:asciiTheme="majorHAnsi" w:hAnsiTheme="majorHAnsi" w:cstheme="majorBidi"/>
          <w:lang w:val="it-IT"/>
          <w:rPrChange w:id="58" w:author="" w16du:dateUtc="2026-05-18T20:03:00Z">
            <w:rPr/>
          </w:rPrChange>
        </w:rPr>
      </w:pPr>
      <w:r w:rsidRPr="27828C27">
        <w:rPr>
          <w:rFonts w:asciiTheme="majorHAnsi" w:hAnsiTheme="majorHAnsi" w:cstheme="majorBidi"/>
          <w:lang w:val="it-IT"/>
        </w:rPr>
        <w:t>e</w:t>
      </w:r>
      <w:r w:rsidR="009C713A" w:rsidRPr="27828C27">
        <w:rPr>
          <w:rFonts w:asciiTheme="majorHAnsi" w:hAnsiTheme="majorHAnsi" w:cstheme="majorBidi"/>
          <w:lang w:val="it-IT"/>
        </w:rPr>
        <w:t>. Vagus nerve</w:t>
      </w:r>
    </w:p>
    <w:p w14:paraId="464D9316" w14:textId="3F1CBFAE" w:rsidR="5BB37468" w:rsidRPr="007607F7" w:rsidRDefault="5BB37468" w:rsidP="00D05F63">
      <w:pPr>
        <w:spacing w:after="0" w:line="240" w:lineRule="auto"/>
        <w:rPr>
          <w:rFonts w:asciiTheme="majorHAnsi" w:hAnsiTheme="majorHAnsi" w:cstheme="majorHAnsi"/>
        </w:rPr>
      </w:pPr>
    </w:p>
    <w:p w14:paraId="7DA22E15" w14:textId="652CC3A5" w:rsidR="009C713A" w:rsidRPr="007607F7" w:rsidRDefault="4A304BB1" w:rsidP="00D0006F">
      <w:pPr>
        <w:spacing w:after="120" w:line="240" w:lineRule="auto"/>
        <w:rPr>
          <w:rFonts w:asciiTheme="majorHAnsi" w:hAnsiTheme="majorHAnsi" w:cstheme="majorHAnsi"/>
          <w:b/>
          <w:bCs/>
        </w:rPr>
      </w:pPr>
      <w:r w:rsidRPr="007607F7">
        <w:rPr>
          <w:rFonts w:asciiTheme="majorHAnsi" w:hAnsiTheme="majorHAnsi" w:cstheme="majorHAnsi"/>
          <w:b/>
          <w:bCs/>
        </w:rPr>
        <w:t>79</w:t>
      </w:r>
      <w:r w:rsidR="009C713A" w:rsidRPr="007607F7">
        <w:rPr>
          <w:rFonts w:asciiTheme="majorHAnsi" w:hAnsiTheme="majorHAnsi" w:cstheme="majorHAnsi"/>
          <w:b/>
          <w:bCs/>
        </w:rPr>
        <w:t>. Which special test is used to assess the integrity of the Achilles tendon?</w:t>
      </w:r>
    </w:p>
    <w:p w14:paraId="7B23B305" w14:textId="551B258C" w:rsidR="00094AB0" w:rsidRPr="007607F7" w:rsidRDefault="00094AB0" w:rsidP="27828C27">
      <w:pPr>
        <w:spacing w:after="0" w:line="240" w:lineRule="auto"/>
        <w:ind w:left="357"/>
        <w:rPr>
          <w:rFonts w:asciiTheme="majorHAnsi" w:hAnsiTheme="majorHAnsi" w:cstheme="majorBidi"/>
          <w:lang w:val="en-IN"/>
          <w:rPrChange w:id="59" w:author="" w16du:dateUtc="2026-05-18T16:09:00Z">
            <w:rPr>
              <w:lang w:val="it-IT"/>
            </w:rPr>
          </w:rPrChange>
        </w:rPr>
      </w:pPr>
      <w:r w:rsidRPr="27828C27">
        <w:rPr>
          <w:rFonts w:asciiTheme="majorHAnsi" w:hAnsiTheme="majorHAnsi" w:cstheme="majorBidi"/>
        </w:rPr>
        <w:t>a</w:t>
      </w:r>
      <w:r w:rsidR="009C713A" w:rsidRPr="27828C27">
        <w:rPr>
          <w:rFonts w:asciiTheme="majorHAnsi" w:hAnsiTheme="majorHAnsi" w:cstheme="majorBidi"/>
        </w:rPr>
        <w:t>. Homan’s test</w:t>
      </w:r>
      <w:r>
        <w:br/>
      </w:r>
    </w:p>
    <w:p w14:paraId="72F89500" w14:textId="0820111E" w:rsidR="00094AB0" w:rsidRPr="007607F7" w:rsidRDefault="00094AB0" w:rsidP="27828C27">
      <w:pPr>
        <w:spacing w:after="0" w:line="240" w:lineRule="auto"/>
        <w:ind w:left="357"/>
        <w:rPr>
          <w:rFonts w:asciiTheme="majorHAnsi" w:hAnsiTheme="majorHAnsi" w:cstheme="majorBidi"/>
        </w:rPr>
      </w:pPr>
      <w:r w:rsidRPr="27828C27">
        <w:rPr>
          <w:rFonts w:asciiTheme="majorHAnsi" w:hAnsiTheme="majorHAnsi" w:cstheme="majorBidi"/>
          <w:lang w:val="en-IN"/>
        </w:rPr>
        <w:t>*</w:t>
      </w:r>
      <w:r w:rsidRPr="27828C27">
        <w:rPr>
          <w:rFonts w:asciiTheme="majorHAnsi" w:hAnsiTheme="majorHAnsi" w:cstheme="majorBidi"/>
        </w:rPr>
        <w:t>b</w:t>
      </w:r>
      <w:r w:rsidR="009C713A" w:rsidRPr="27828C27">
        <w:rPr>
          <w:rFonts w:asciiTheme="majorHAnsi" w:hAnsiTheme="majorHAnsi" w:cstheme="majorBidi"/>
        </w:rPr>
        <w:t>. Thompson test</w:t>
      </w:r>
      <w:r>
        <w:br/>
      </w:r>
    </w:p>
    <w:p w14:paraId="5B019725" w14:textId="57C78816" w:rsidR="00094AB0" w:rsidRPr="007607F7" w:rsidRDefault="00094AB0" w:rsidP="27828C27">
      <w:pPr>
        <w:spacing w:after="0" w:line="240" w:lineRule="auto"/>
        <w:ind w:left="357"/>
        <w:rPr>
          <w:rFonts w:asciiTheme="majorHAnsi" w:hAnsiTheme="majorHAnsi" w:cstheme="majorBidi"/>
        </w:rPr>
      </w:pPr>
      <w:r w:rsidRPr="27828C27">
        <w:rPr>
          <w:rFonts w:asciiTheme="majorHAnsi" w:hAnsiTheme="majorHAnsi" w:cstheme="majorBidi"/>
        </w:rPr>
        <w:t>c</w:t>
      </w:r>
      <w:r w:rsidR="009C713A" w:rsidRPr="27828C27">
        <w:rPr>
          <w:rFonts w:asciiTheme="majorHAnsi" w:hAnsiTheme="majorHAnsi" w:cstheme="majorBidi"/>
        </w:rPr>
        <w:t>. Anterior drawer test</w:t>
      </w:r>
      <w:r>
        <w:br/>
      </w:r>
    </w:p>
    <w:p w14:paraId="6B48F8BF" w14:textId="3B55A068" w:rsidR="00094AB0" w:rsidRPr="007607F7" w:rsidRDefault="00094AB0" w:rsidP="27828C27">
      <w:pPr>
        <w:spacing w:after="0" w:line="240" w:lineRule="auto"/>
        <w:ind w:left="357"/>
        <w:rPr>
          <w:rFonts w:asciiTheme="majorHAnsi" w:hAnsiTheme="majorHAnsi" w:cstheme="majorBidi"/>
        </w:rPr>
      </w:pPr>
      <w:r w:rsidRPr="27828C27">
        <w:rPr>
          <w:rFonts w:asciiTheme="majorHAnsi" w:hAnsiTheme="majorHAnsi" w:cstheme="majorBidi"/>
        </w:rPr>
        <w:t>d</w:t>
      </w:r>
      <w:r w:rsidR="009C713A" w:rsidRPr="27828C27">
        <w:rPr>
          <w:rFonts w:asciiTheme="majorHAnsi" w:hAnsiTheme="majorHAnsi" w:cstheme="majorBidi"/>
        </w:rPr>
        <w:t>. Tinel’s test</w:t>
      </w:r>
      <w:r>
        <w:br/>
      </w:r>
    </w:p>
    <w:p w14:paraId="51CEC4FA" w14:textId="004617DC" w:rsidR="009C713A" w:rsidRPr="007607F7" w:rsidRDefault="00094AB0" w:rsidP="27828C27">
      <w:pPr>
        <w:spacing w:after="0" w:line="240" w:lineRule="auto"/>
        <w:ind w:left="357"/>
        <w:rPr>
          <w:rFonts w:asciiTheme="majorHAnsi" w:hAnsiTheme="majorHAnsi" w:cstheme="majorBidi"/>
        </w:rPr>
      </w:pPr>
      <w:r w:rsidRPr="27828C27">
        <w:rPr>
          <w:rFonts w:asciiTheme="majorHAnsi" w:hAnsiTheme="majorHAnsi" w:cstheme="majorBidi"/>
        </w:rPr>
        <w:t>e</w:t>
      </w:r>
      <w:r w:rsidR="009C713A" w:rsidRPr="27828C27">
        <w:rPr>
          <w:rFonts w:asciiTheme="majorHAnsi" w:hAnsiTheme="majorHAnsi" w:cstheme="majorBidi"/>
        </w:rPr>
        <w:t>. McMurray test</w:t>
      </w:r>
    </w:p>
    <w:p w14:paraId="6ABD3E25" w14:textId="71944BF3" w:rsidR="007351E1" w:rsidRPr="007607F7" w:rsidRDefault="007351E1" w:rsidP="00D05F63">
      <w:pPr>
        <w:spacing w:after="0" w:line="240" w:lineRule="auto"/>
        <w:rPr>
          <w:rFonts w:asciiTheme="majorHAnsi" w:hAnsiTheme="majorHAnsi" w:cstheme="majorHAnsi"/>
        </w:rPr>
      </w:pPr>
    </w:p>
    <w:p w14:paraId="1497FF34" w14:textId="7B4E0A44" w:rsidR="009C713A" w:rsidRPr="007607F7" w:rsidRDefault="009C713A" w:rsidP="00D0006F">
      <w:pPr>
        <w:spacing w:after="120" w:line="240" w:lineRule="auto"/>
        <w:rPr>
          <w:rFonts w:asciiTheme="majorHAnsi" w:hAnsiTheme="majorHAnsi" w:cstheme="majorHAnsi"/>
          <w:b/>
          <w:bCs/>
        </w:rPr>
      </w:pPr>
      <w:r w:rsidRPr="007607F7">
        <w:rPr>
          <w:rFonts w:asciiTheme="majorHAnsi" w:hAnsiTheme="majorHAnsi" w:cstheme="majorHAnsi"/>
          <w:b/>
          <w:bCs/>
        </w:rPr>
        <w:t>8</w:t>
      </w:r>
      <w:r w:rsidR="038F1A56" w:rsidRPr="007607F7">
        <w:rPr>
          <w:rFonts w:asciiTheme="majorHAnsi" w:hAnsiTheme="majorHAnsi" w:cstheme="majorHAnsi"/>
          <w:b/>
          <w:bCs/>
        </w:rPr>
        <w:t>0</w:t>
      </w:r>
      <w:r w:rsidRPr="007607F7">
        <w:rPr>
          <w:rFonts w:asciiTheme="majorHAnsi" w:hAnsiTheme="majorHAnsi" w:cstheme="majorHAnsi"/>
          <w:b/>
          <w:bCs/>
        </w:rPr>
        <w:t>. Which of the following is a sign of compartment syndrome?</w:t>
      </w:r>
    </w:p>
    <w:p w14:paraId="4497DB1A" w14:textId="3EC7FFE6" w:rsidR="00094AB0" w:rsidRPr="007607F7" w:rsidRDefault="00094AB0" w:rsidP="27828C27">
      <w:pPr>
        <w:spacing w:after="0" w:line="240" w:lineRule="auto"/>
        <w:ind w:left="357"/>
        <w:rPr>
          <w:rFonts w:asciiTheme="majorHAnsi" w:hAnsiTheme="majorHAnsi" w:cstheme="majorBidi"/>
        </w:rPr>
      </w:pPr>
      <w:r w:rsidRPr="27828C27">
        <w:rPr>
          <w:rFonts w:asciiTheme="majorHAnsi" w:hAnsiTheme="majorHAnsi" w:cstheme="majorBidi"/>
        </w:rPr>
        <w:t>a</w:t>
      </w:r>
      <w:r w:rsidR="009C713A" w:rsidRPr="27828C27">
        <w:rPr>
          <w:rFonts w:asciiTheme="majorHAnsi" w:hAnsiTheme="majorHAnsi" w:cstheme="majorBidi"/>
        </w:rPr>
        <w:t>. Pallor</w:t>
      </w:r>
      <w:r>
        <w:br/>
      </w:r>
    </w:p>
    <w:p w14:paraId="67F88B61" w14:textId="44F9BE4F" w:rsidR="00094AB0" w:rsidRPr="007607F7" w:rsidRDefault="00094AB0" w:rsidP="27828C27">
      <w:pPr>
        <w:spacing w:after="0" w:line="240" w:lineRule="auto"/>
        <w:ind w:left="357"/>
        <w:rPr>
          <w:rFonts w:asciiTheme="majorHAnsi" w:hAnsiTheme="majorHAnsi" w:cstheme="majorBidi"/>
        </w:rPr>
      </w:pPr>
      <w:r w:rsidRPr="27828C27">
        <w:rPr>
          <w:rFonts w:asciiTheme="majorHAnsi" w:hAnsiTheme="majorHAnsi" w:cstheme="majorBidi"/>
        </w:rPr>
        <w:t>b</w:t>
      </w:r>
      <w:r w:rsidR="009C713A" w:rsidRPr="27828C27">
        <w:rPr>
          <w:rFonts w:asciiTheme="majorHAnsi" w:hAnsiTheme="majorHAnsi" w:cstheme="majorBidi"/>
        </w:rPr>
        <w:t>. Paresthesia</w:t>
      </w:r>
      <w:r>
        <w:br/>
      </w:r>
    </w:p>
    <w:p w14:paraId="39A095EA" w14:textId="1B3CD616" w:rsidR="00094AB0" w:rsidRPr="007607F7" w:rsidRDefault="00094AB0" w:rsidP="27828C27">
      <w:pPr>
        <w:spacing w:after="0" w:line="240" w:lineRule="auto"/>
        <w:ind w:left="357"/>
        <w:rPr>
          <w:rFonts w:asciiTheme="majorHAnsi" w:hAnsiTheme="majorHAnsi" w:cstheme="majorBidi"/>
        </w:rPr>
      </w:pPr>
      <w:r w:rsidRPr="27828C27">
        <w:rPr>
          <w:rFonts w:asciiTheme="majorHAnsi" w:hAnsiTheme="majorHAnsi" w:cstheme="majorBidi"/>
        </w:rPr>
        <w:t>c</w:t>
      </w:r>
      <w:r w:rsidR="009C713A" w:rsidRPr="27828C27">
        <w:rPr>
          <w:rFonts w:asciiTheme="majorHAnsi" w:hAnsiTheme="majorHAnsi" w:cstheme="majorBidi"/>
        </w:rPr>
        <w:t>. Pulselessness</w:t>
      </w:r>
      <w:r>
        <w:br/>
      </w:r>
    </w:p>
    <w:p w14:paraId="1FB1E915" w14:textId="1F41B13D" w:rsidR="00094AB0" w:rsidRPr="007607F7" w:rsidRDefault="00094AB0" w:rsidP="27828C27">
      <w:pPr>
        <w:spacing w:after="0" w:line="240" w:lineRule="auto"/>
        <w:ind w:left="357"/>
        <w:rPr>
          <w:rFonts w:asciiTheme="majorHAnsi" w:hAnsiTheme="majorHAnsi" w:cstheme="majorBidi"/>
        </w:rPr>
      </w:pPr>
      <w:r w:rsidRPr="27828C27">
        <w:rPr>
          <w:rFonts w:asciiTheme="majorHAnsi" w:hAnsiTheme="majorHAnsi" w:cstheme="majorBidi"/>
        </w:rPr>
        <w:t>d</w:t>
      </w:r>
      <w:r w:rsidR="009C713A" w:rsidRPr="27828C27">
        <w:rPr>
          <w:rFonts w:asciiTheme="majorHAnsi" w:hAnsiTheme="majorHAnsi" w:cstheme="majorBidi"/>
        </w:rPr>
        <w:t>. Paralysis</w:t>
      </w:r>
      <w:r>
        <w:br/>
      </w:r>
    </w:p>
    <w:p w14:paraId="27A04ABD" w14:textId="7C750DD6" w:rsidR="0005625E" w:rsidRPr="007607F7" w:rsidRDefault="009C795F" w:rsidP="27828C27">
      <w:pPr>
        <w:spacing w:after="0" w:line="240" w:lineRule="auto"/>
        <w:ind w:left="357"/>
        <w:rPr>
          <w:rFonts w:asciiTheme="majorHAnsi" w:hAnsiTheme="majorHAnsi" w:cstheme="majorBidi"/>
        </w:rPr>
      </w:pPr>
      <w:r w:rsidRPr="27828C27">
        <w:rPr>
          <w:rFonts w:asciiTheme="majorHAnsi" w:hAnsiTheme="majorHAnsi" w:cstheme="majorBidi"/>
        </w:rPr>
        <w:t>*</w:t>
      </w:r>
      <w:r w:rsidR="00094AB0" w:rsidRPr="27828C27">
        <w:rPr>
          <w:rFonts w:asciiTheme="majorHAnsi" w:hAnsiTheme="majorHAnsi" w:cstheme="majorBidi"/>
        </w:rPr>
        <w:t>e</w:t>
      </w:r>
      <w:r w:rsidR="009C713A" w:rsidRPr="27828C27">
        <w:rPr>
          <w:rFonts w:asciiTheme="majorHAnsi" w:hAnsiTheme="majorHAnsi" w:cstheme="majorBidi"/>
        </w:rPr>
        <w:t>. All of the above</w:t>
      </w:r>
    </w:p>
    <w:p w14:paraId="1EF5DE32" w14:textId="77777777" w:rsidR="007607F7" w:rsidRDefault="007607F7" w:rsidP="00D05F63">
      <w:pPr>
        <w:spacing w:after="0" w:line="240" w:lineRule="auto"/>
        <w:rPr>
          <w:rFonts w:asciiTheme="majorHAnsi" w:hAnsiTheme="majorHAnsi" w:cstheme="majorHAnsi"/>
          <w:b/>
          <w:bCs/>
        </w:rPr>
      </w:pPr>
    </w:p>
    <w:p w14:paraId="4E7FDD78" w14:textId="4FD0F939" w:rsidR="009C713A" w:rsidRPr="007607F7" w:rsidRDefault="009C713A" w:rsidP="00D0006F">
      <w:pPr>
        <w:spacing w:after="120" w:line="240" w:lineRule="auto"/>
        <w:rPr>
          <w:rFonts w:asciiTheme="majorHAnsi" w:hAnsiTheme="majorHAnsi" w:cstheme="majorHAnsi"/>
        </w:rPr>
      </w:pPr>
      <w:r w:rsidRPr="007607F7">
        <w:rPr>
          <w:rFonts w:asciiTheme="majorHAnsi" w:hAnsiTheme="majorHAnsi" w:cstheme="majorHAnsi"/>
          <w:b/>
          <w:bCs/>
        </w:rPr>
        <w:t>8</w:t>
      </w:r>
      <w:r w:rsidR="6AEF1ACA" w:rsidRPr="007607F7">
        <w:rPr>
          <w:rFonts w:asciiTheme="majorHAnsi" w:hAnsiTheme="majorHAnsi" w:cstheme="majorHAnsi"/>
          <w:b/>
          <w:bCs/>
        </w:rPr>
        <w:t>1</w:t>
      </w:r>
      <w:r w:rsidRPr="007607F7">
        <w:rPr>
          <w:rFonts w:asciiTheme="majorHAnsi" w:hAnsiTheme="majorHAnsi" w:cstheme="majorHAnsi"/>
          <w:b/>
          <w:bCs/>
        </w:rPr>
        <w:t xml:space="preserve">. </w:t>
      </w:r>
      <w:r w:rsidR="1BF5F1EF" w:rsidRPr="007607F7">
        <w:rPr>
          <w:rFonts w:asciiTheme="majorHAnsi" w:hAnsiTheme="majorHAnsi" w:cstheme="majorHAnsi"/>
          <w:b/>
          <w:bCs/>
        </w:rPr>
        <w:t>You are providing coverage during a high school basketball game when one of the athletes falls to the ground</w:t>
      </w:r>
      <w:r w:rsidR="717D889B" w:rsidRPr="007607F7">
        <w:rPr>
          <w:rFonts w:asciiTheme="majorHAnsi" w:hAnsiTheme="majorHAnsi" w:cstheme="majorHAnsi"/>
          <w:b/>
          <w:bCs/>
        </w:rPr>
        <w:t>, holding his ankle</w:t>
      </w:r>
      <w:r w:rsidR="1BF5F1EF" w:rsidRPr="007607F7">
        <w:rPr>
          <w:rFonts w:asciiTheme="majorHAnsi" w:hAnsiTheme="majorHAnsi" w:cstheme="majorHAnsi"/>
          <w:b/>
          <w:bCs/>
        </w:rPr>
        <w:t>. You witnessed the athlete land on the outside of his foot</w:t>
      </w:r>
      <w:r w:rsidR="255CF543" w:rsidRPr="007607F7">
        <w:rPr>
          <w:rFonts w:asciiTheme="majorHAnsi" w:hAnsiTheme="majorHAnsi" w:cstheme="majorHAnsi"/>
          <w:b/>
          <w:bCs/>
        </w:rPr>
        <w:t xml:space="preserve"> coming down from a jump</w:t>
      </w:r>
      <w:r w:rsidR="584F162B" w:rsidRPr="007607F7">
        <w:rPr>
          <w:rFonts w:asciiTheme="majorHAnsi" w:hAnsiTheme="majorHAnsi" w:cstheme="majorHAnsi"/>
          <w:b/>
          <w:bCs/>
        </w:rPr>
        <w:t xml:space="preserve">, causing the ankle to roll inward. Based on the mechanism of injury, </w:t>
      </w:r>
      <w:r w:rsidR="24ACFB3F" w:rsidRPr="007607F7">
        <w:rPr>
          <w:rFonts w:asciiTheme="majorHAnsi" w:hAnsiTheme="majorHAnsi" w:cstheme="majorHAnsi"/>
          <w:b/>
          <w:bCs/>
        </w:rPr>
        <w:t>w</w:t>
      </w:r>
      <w:r w:rsidRPr="007607F7">
        <w:rPr>
          <w:rFonts w:asciiTheme="majorHAnsi" w:hAnsiTheme="majorHAnsi" w:cstheme="majorHAnsi"/>
          <w:b/>
          <w:bCs/>
        </w:rPr>
        <w:t xml:space="preserve">hich of the following structures is most </w:t>
      </w:r>
      <w:r w:rsidR="4E0D65AC" w:rsidRPr="007607F7">
        <w:rPr>
          <w:rFonts w:asciiTheme="majorHAnsi" w:hAnsiTheme="majorHAnsi" w:cstheme="majorHAnsi"/>
          <w:b/>
          <w:bCs/>
        </w:rPr>
        <w:t xml:space="preserve">likely to have been </w:t>
      </w:r>
      <w:r w:rsidRPr="007607F7">
        <w:rPr>
          <w:rFonts w:asciiTheme="majorHAnsi" w:hAnsiTheme="majorHAnsi" w:cstheme="majorHAnsi"/>
          <w:b/>
          <w:bCs/>
        </w:rPr>
        <w:t>injured?</w:t>
      </w:r>
    </w:p>
    <w:p w14:paraId="29B7C896" w14:textId="58D79DE8" w:rsidR="00094AB0" w:rsidRPr="007607F7" w:rsidRDefault="00094AB0" w:rsidP="27828C27">
      <w:pPr>
        <w:spacing w:after="0" w:line="240" w:lineRule="auto"/>
        <w:ind w:left="357"/>
        <w:rPr>
          <w:rFonts w:asciiTheme="majorHAnsi" w:hAnsiTheme="majorHAnsi" w:cstheme="majorBidi"/>
        </w:rPr>
      </w:pPr>
      <w:r w:rsidRPr="27828C27">
        <w:rPr>
          <w:rFonts w:asciiTheme="majorHAnsi" w:hAnsiTheme="majorHAnsi" w:cstheme="majorBidi"/>
        </w:rPr>
        <w:t>a</w:t>
      </w:r>
      <w:r w:rsidR="009C713A" w:rsidRPr="27828C27">
        <w:rPr>
          <w:rFonts w:asciiTheme="majorHAnsi" w:hAnsiTheme="majorHAnsi" w:cstheme="majorBidi"/>
        </w:rPr>
        <w:t>. Deltoid ligament</w:t>
      </w:r>
      <w:r>
        <w:br/>
      </w:r>
    </w:p>
    <w:p w14:paraId="50EE655E" w14:textId="44BAC000" w:rsidR="00094AB0" w:rsidRPr="007607F7" w:rsidRDefault="00094AB0" w:rsidP="27828C27">
      <w:pPr>
        <w:spacing w:after="0" w:line="240" w:lineRule="auto"/>
        <w:ind w:left="357"/>
        <w:rPr>
          <w:rFonts w:asciiTheme="majorHAnsi" w:hAnsiTheme="majorHAnsi" w:cstheme="majorBidi"/>
        </w:rPr>
      </w:pPr>
      <w:r w:rsidRPr="27828C27">
        <w:rPr>
          <w:rFonts w:asciiTheme="majorHAnsi" w:hAnsiTheme="majorHAnsi" w:cstheme="majorBidi"/>
        </w:rPr>
        <w:t>b</w:t>
      </w:r>
      <w:r w:rsidR="009C713A" w:rsidRPr="27828C27">
        <w:rPr>
          <w:rFonts w:asciiTheme="majorHAnsi" w:hAnsiTheme="majorHAnsi" w:cstheme="majorBidi"/>
        </w:rPr>
        <w:t>. Posterior talofibular ligament</w:t>
      </w:r>
      <w:r>
        <w:br/>
      </w:r>
    </w:p>
    <w:p w14:paraId="12CB149A" w14:textId="1373070E" w:rsidR="00094AB0" w:rsidRPr="007607F7" w:rsidRDefault="00094AB0" w:rsidP="27828C27">
      <w:pPr>
        <w:spacing w:after="0" w:line="240" w:lineRule="auto"/>
        <w:ind w:left="357"/>
        <w:rPr>
          <w:rFonts w:asciiTheme="majorHAnsi" w:hAnsiTheme="majorHAnsi" w:cstheme="majorBidi"/>
        </w:rPr>
      </w:pPr>
      <w:r w:rsidRPr="27828C27">
        <w:rPr>
          <w:rFonts w:asciiTheme="majorHAnsi" w:hAnsiTheme="majorHAnsi" w:cstheme="majorBidi"/>
        </w:rPr>
        <w:t>c</w:t>
      </w:r>
      <w:r w:rsidR="009C713A" w:rsidRPr="27828C27">
        <w:rPr>
          <w:rFonts w:asciiTheme="majorHAnsi" w:hAnsiTheme="majorHAnsi" w:cstheme="majorBidi"/>
        </w:rPr>
        <w:t>. Syndesmosis</w:t>
      </w:r>
      <w:r>
        <w:br/>
      </w:r>
    </w:p>
    <w:p w14:paraId="3D9C5B11" w14:textId="58DC013F" w:rsidR="00094AB0" w:rsidRPr="007607F7" w:rsidRDefault="00094AB0" w:rsidP="27828C27">
      <w:pPr>
        <w:spacing w:after="0" w:line="240" w:lineRule="auto"/>
        <w:ind w:left="357"/>
        <w:rPr>
          <w:rFonts w:asciiTheme="majorHAnsi" w:hAnsiTheme="majorHAnsi" w:cstheme="majorBidi"/>
        </w:rPr>
      </w:pPr>
      <w:r w:rsidRPr="27828C27">
        <w:rPr>
          <w:rFonts w:asciiTheme="majorHAnsi" w:hAnsiTheme="majorHAnsi" w:cstheme="majorBidi"/>
          <w:lang w:val="en-IN"/>
        </w:rPr>
        <w:t>*</w:t>
      </w:r>
      <w:r w:rsidRPr="27828C27">
        <w:rPr>
          <w:rFonts w:asciiTheme="majorHAnsi" w:hAnsiTheme="majorHAnsi" w:cstheme="majorBidi"/>
        </w:rPr>
        <w:t>d</w:t>
      </w:r>
      <w:r w:rsidR="009C713A" w:rsidRPr="27828C27">
        <w:rPr>
          <w:rFonts w:asciiTheme="majorHAnsi" w:hAnsiTheme="majorHAnsi" w:cstheme="majorBidi"/>
        </w:rPr>
        <w:t>. Anterior talofibular ligament</w:t>
      </w:r>
      <w:r>
        <w:br/>
      </w:r>
    </w:p>
    <w:p w14:paraId="1A6026C1" w14:textId="5F5A382F" w:rsidR="009C713A" w:rsidRPr="007607F7" w:rsidRDefault="00094AB0" w:rsidP="27828C27">
      <w:pPr>
        <w:spacing w:after="0" w:line="240" w:lineRule="auto"/>
        <w:ind w:left="357"/>
        <w:rPr>
          <w:rFonts w:asciiTheme="majorHAnsi" w:hAnsiTheme="majorHAnsi" w:cstheme="majorBidi"/>
        </w:rPr>
      </w:pPr>
      <w:r w:rsidRPr="27828C27">
        <w:rPr>
          <w:rFonts w:asciiTheme="majorHAnsi" w:hAnsiTheme="majorHAnsi" w:cstheme="majorBidi"/>
        </w:rPr>
        <w:t>e</w:t>
      </w:r>
      <w:r w:rsidR="009C713A" w:rsidRPr="27828C27">
        <w:rPr>
          <w:rFonts w:asciiTheme="majorHAnsi" w:hAnsiTheme="majorHAnsi" w:cstheme="majorBidi"/>
        </w:rPr>
        <w:t>. Calcaneofibular ligament</w:t>
      </w:r>
    </w:p>
    <w:p w14:paraId="0DF2A44D" w14:textId="126A679A" w:rsidR="007351E1" w:rsidRPr="007607F7" w:rsidRDefault="007351E1" w:rsidP="00D05F63">
      <w:pPr>
        <w:spacing w:after="0" w:line="240" w:lineRule="auto"/>
        <w:rPr>
          <w:rFonts w:asciiTheme="majorHAnsi" w:hAnsiTheme="majorHAnsi" w:cstheme="majorHAnsi"/>
        </w:rPr>
      </w:pPr>
    </w:p>
    <w:p w14:paraId="321D4EE4" w14:textId="1305A059" w:rsidR="009C713A" w:rsidRPr="007607F7" w:rsidRDefault="009C713A" w:rsidP="00D0006F">
      <w:pPr>
        <w:spacing w:after="120" w:line="240" w:lineRule="auto"/>
        <w:rPr>
          <w:rFonts w:asciiTheme="majorHAnsi" w:hAnsiTheme="majorHAnsi" w:cstheme="majorHAnsi"/>
        </w:rPr>
      </w:pPr>
      <w:r w:rsidRPr="007607F7">
        <w:rPr>
          <w:rFonts w:asciiTheme="majorHAnsi" w:hAnsiTheme="majorHAnsi" w:cstheme="majorHAnsi"/>
          <w:b/>
          <w:bCs/>
        </w:rPr>
        <w:lastRenderedPageBreak/>
        <w:t>8</w:t>
      </w:r>
      <w:r w:rsidR="304519AA" w:rsidRPr="007607F7">
        <w:rPr>
          <w:rFonts w:asciiTheme="majorHAnsi" w:hAnsiTheme="majorHAnsi" w:cstheme="majorHAnsi"/>
          <w:b/>
          <w:bCs/>
        </w:rPr>
        <w:t>2</w:t>
      </w:r>
      <w:r w:rsidRPr="007607F7">
        <w:rPr>
          <w:rFonts w:asciiTheme="majorHAnsi" w:hAnsiTheme="majorHAnsi" w:cstheme="majorHAnsi"/>
          <w:b/>
          <w:bCs/>
        </w:rPr>
        <w:t>. Which of the following is a red flag sign in low back pain that warrants immediate referral?</w:t>
      </w:r>
    </w:p>
    <w:p w14:paraId="11F34848" w14:textId="558975FB" w:rsidR="000B796D" w:rsidRPr="007607F7" w:rsidRDefault="00481044" w:rsidP="27828C27">
      <w:pPr>
        <w:spacing w:after="0" w:line="240" w:lineRule="auto"/>
        <w:ind w:left="357"/>
        <w:rPr>
          <w:rFonts w:asciiTheme="majorHAnsi" w:hAnsiTheme="majorHAnsi" w:cstheme="majorBidi"/>
        </w:rPr>
      </w:pPr>
      <w:r w:rsidRPr="27828C27">
        <w:rPr>
          <w:rFonts w:asciiTheme="majorHAnsi" w:hAnsiTheme="majorHAnsi" w:cstheme="majorBidi"/>
        </w:rPr>
        <w:t>a</w:t>
      </w:r>
      <w:r w:rsidR="009C713A" w:rsidRPr="27828C27">
        <w:rPr>
          <w:rFonts w:asciiTheme="majorHAnsi" w:hAnsiTheme="majorHAnsi" w:cstheme="majorBidi"/>
        </w:rPr>
        <w:t>. Mild muscle spasm</w:t>
      </w:r>
      <w:r>
        <w:br/>
      </w:r>
    </w:p>
    <w:p w14:paraId="156A6153" w14:textId="0BE5EF88" w:rsidR="000B796D" w:rsidRPr="007607F7" w:rsidRDefault="00481044" w:rsidP="27828C27">
      <w:pPr>
        <w:spacing w:after="0" w:line="240" w:lineRule="auto"/>
        <w:ind w:left="357"/>
        <w:rPr>
          <w:rFonts w:asciiTheme="majorHAnsi" w:hAnsiTheme="majorHAnsi" w:cstheme="majorBidi"/>
        </w:rPr>
      </w:pPr>
      <w:r w:rsidRPr="27828C27">
        <w:rPr>
          <w:rFonts w:asciiTheme="majorHAnsi" w:hAnsiTheme="majorHAnsi" w:cstheme="majorBidi"/>
        </w:rPr>
        <w:t>b</w:t>
      </w:r>
      <w:r w:rsidR="009C713A" w:rsidRPr="27828C27">
        <w:rPr>
          <w:rFonts w:asciiTheme="majorHAnsi" w:hAnsiTheme="majorHAnsi" w:cstheme="majorBidi"/>
        </w:rPr>
        <w:t>. Localized tenderness</w:t>
      </w:r>
      <w:r>
        <w:br/>
      </w:r>
    </w:p>
    <w:p w14:paraId="52F8FEAD" w14:textId="34AD4D03" w:rsidR="000B796D" w:rsidRPr="007607F7" w:rsidRDefault="000B796D" w:rsidP="27828C27">
      <w:pPr>
        <w:spacing w:after="0" w:line="240" w:lineRule="auto"/>
        <w:ind w:left="357"/>
        <w:rPr>
          <w:rFonts w:asciiTheme="majorHAnsi" w:hAnsiTheme="majorHAnsi" w:cstheme="majorBidi"/>
        </w:rPr>
      </w:pPr>
      <w:r w:rsidRPr="27828C27">
        <w:rPr>
          <w:rFonts w:asciiTheme="majorHAnsi" w:hAnsiTheme="majorHAnsi" w:cstheme="majorBidi"/>
          <w:lang w:val="en-IN"/>
        </w:rPr>
        <w:t>*</w:t>
      </w:r>
      <w:r w:rsidR="00481044" w:rsidRPr="27828C27">
        <w:rPr>
          <w:rFonts w:asciiTheme="majorHAnsi" w:hAnsiTheme="majorHAnsi" w:cstheme="majorBidi"/>
        </w:rPr>
        <w:t>c</w:t>
      </w:r>
      <w:r w:rsidR="009C713A" w:rsidRPr="27828C27">
        <w:rPr>
          <w:rFonts w:asciiTheme="majorHAnsi" w:hAnsiTheme="majorHAnsi" w:cstheme="majorBidi"/>
        </w:rPr>
        <w:t>. Loss of bowel or bladder control</w:t>
      </w:r>
      <w:r>
        <w:br/>
      </w:r>
    </w:p>
    <w:p w14:paraId="70C1941E" w14:textId="5EC14385" w:rsidR="000B796D" w:rsidRPr="007607F7" w:rsidRDefault="00481044" w:rsidP="27828C27">
      <w:pPr>
        <w:spacing w:after="0" w:line="240" w:lineRule="auto"/>
        <w:ind w:left="357"/>
        <w:rPr>
          <w:rFonts w:asciiTheme="majorHAnsi" w:hAnsiTheme="majorHAnsi" w:cstheme="majorBidi"/>
        </w:rPr>
      </w:pPr>
      <w:r w:rsidRPr="27828C27">
        <w:rPr>
          <w:rFonts w:asciiTheme="majorHAnsi" w:hAnsiTheme="majorHAnsi" w:cstheme="majorBidi"/>
        </w:rPr>
        <w:t>d</w:t>
      </w:r>
      <w:r w:rsidR="009C713A" w:rsidRPr="27828C27">
        <w:rPr>
          <w:rFonts w:asciiTheme="majorHAnsi" w:hAnsiTheme="majorHAnsi" w:cstheme="majorBidi"/>
        </w:rPr>
        <w:t>. Decreased flexibility</w:t>
      </w:r>
      <w:r>
        <w:br/>
      </w:r>
    </w:p>
    <w:p w14:paraId="29685247" w14:textId="5DD9DF06" w:rsidR="009C713A" w:rsidRDefault="00481044" w:rsidP="27828C27">
      <w:pPr>
        <w:spacing w:after="0" w:line="240" w:lineRule="auto"/>
        <w:ind w:left="357"/>
        <w:rPr>
          <w:rFonts w:asciiTheme="majorHAnsi" w:hAnsiTheme="majorHAnsi" w:cstheme="majorBidi"/>
        </w:rPr>
      </w:pPr>
      <w:r w:rsidRPr="27828C27">
        <w:rPr>
          <w:rFonts w:asciiTheme="majorHAnsi" w:hAnsiTheme="majorHAnsi" w:cstheme="majorBidi"/>
        </w:rPr>
        <w:t>e</w:t>
      </w:r>
      <w:r w:rsidR="009C713A" w:rsidRPr="27828C27">
        <w:rPr>
          <w:rFonts w:asciiTheme="majorHAnsi" w:hAnsiTheme="majorHAnsi" w:cstheme="majorBidi"/>
        </w:rPr>
        <w:t>. Pain with movement</w:t>
      </w:r>
    </w:p>
    <w:p w14:paraId="37D5CBF5" w14:textId="77777777" w:rsidR="001F0F3F" w:rsidRPr="007607F7" w:rsidRDefault="001F0F3F" w:rsidP="001F0F3F">
      <w:pPr>
        <w:spacing w:after="0" w:line="240" w:lineRule="auto"/>
        <w:rPr>
          <w:rFonts w:asciiTheme="majorHAnsi" w:hAnsiTheme="majorHAnsi" w:cstheme="majorHAnsi"/>
        </w:rPr>
      </w:pPr>
    </w:p>
    <w:p w14:paraId="217AA862" w14:textId="2B0DC339" w:rsidR="009C713A" w:rsidRPr="007607F7" w:rsidRDefault="009C713A" w:rsidP="00D0006F">
      <w:pPr>
        <w:spacing w:after="120" w:line="240" w:lineRule="auto"/>
        <w:rPr>
          <w:rFonts w:asciiTheme="majorHAnsi" w:hAnsiTheme="majorHAnsi" w:cstheme="majorHAnsi"/>
        </w:rPr>
      </w:pPr>
      <w:r w:rsidRPr="007607F7">
        <w:rPr>
          <w:rFonts w:asciiTheme="majorHAnsi" w:hAnsiTheme="majorHAnsi" w:cstheme="majorHAnsi"/>
          <w:b/>
          <w:bCs/>
        </w:rPr>
        <w:t>8</w:t>
      </w:r>
      <w:r w:rsidR="39F703E4" w:rsidRPr="007607F7">
        <w:rPr>
          <w:rFonts w:asciiTheme="majorHAnsi" w:hAnsiTheme="majorHAnsi" w:cstheme="majorHAnsi"/>
          <w:b/>
          <w:bCs/>
        </w:rPr>
        <w:t>3</w:t>
      </w:r>
      <w:r w:rsidRPr="007607F7">
        <w:rPr>
          <w:rFonts w:asciiTheme="majorHAnsi" w:hAnsiTheme="majorHAnsi" w:cstheme="majorHAnsi"/>
          <w:b/>
          <w:bCs/>
        </w:rPr>
        <w:t>. Which of the following is characteristic of a grade III muscle strain?</w:t>
      </w:r>
    </w:p>
    <w:p w14:paraId="246CB9B4" w14:textId="5C7F68F8" w:rsidR="000B796D" w:rsidRPr="007607F7" w:rsidRDefault="00481044" w:rsidP="27828C27">
      <w:pPr>
        <w:spacing w:after="0" w:line="240" w:lineRule="auto"/>
        <w:ind w:left="357"/>
        <w:rPr>
          <w:rFonts w:asciiTheme="majorHAnsi" w:hAnsiTheme="majorHAnsi" w:cstheme="majorBidi"/>
        </w:rPr>
      </w:pPr>
      <w:r w:rsidRPr="27828C27">
        <w:rPr>
          <w:rFonts w:asciiTheme="majorHAnsi" w:hAnsiTheme="majorHAnsi" w:cstheme="majorBidi"/>
        </w:rPr>
        <w:t>a</w:t>
      </w:r>
      <w:r w:rsidR="009C713A" w:rsidRPr="27828C27">
        <w:rPr>
          <w:rFonts w:asciiTheme="majorHAnsi" w:hAnsiTheme="majorHAnsi" w:cstheme="majorBidi"/>
        </w:rPr>
        <w:t>. Mild pain with no loss of strength</w:t>
      </w:r>
      <w:r>
        <w:br/>
      </w:r>
    </w:p>
    <w:p w14:paraId="6C8EB231" w14:textId="02936FAA" w:rsidR="000B796D" w:rsidRPr="007607F7" w:rsidRDefault="00481044" w:rsidP="27828C27">
      <w:pPr>
        <w:spacing w:after="0" w:line="240" w:lineRule="auto"/>
        <w:ind w:left="357"/>
        <w:rPr>
          <w:rFonts w:asciiTheme="majorHAnsi" w:hAnsiTheme="majorHAnsi" w:cstheme="majorBidi"/>
        </w:rPr>
      </w:pPr>
      <w:r w:rsidRPr="27828C27">
        <w:rPr>
          <w:rFonts w:asciiTheme="majorHAnsi" w:hAnsiTheme="majorHAnsi" w:cstheme="majorBidi"/>
        </w:rPr>
        <w:t>b</w:t>
      </w:r>
      <w:r w:rsidR="009C713A" w:rsidRPr="27828C27">
        <w:rPr>
          <w:rFonts w:asciiTheme="majorHAnsi" w:hAnsiTheme="majorHAnsi" w:cstheme="majorBidi"/>
        </w:rPr>
        <w:t>. Moderate pain with slight weakness</w:t>
      </w:r>
      <w:r>
        <w:br/>
      </w:r>
    </w:p>
    <w:p w14:paraId="5DE0251D" w14:textId="350B6D62" w:rsidR="000B796D" w:rsidRPr="007607F7" w:rsidRDefault="000B796D" w:rsidP="27828C27">
      <w:pPr>
        <w:spacing w:after="0" w:line="240" w:lineRule="auto"/>
        <w:ind w:left="357"/>
        <w:rPr>
          <w:rFonts w:asciiTheme="majorHAnsi" w:hAnsiTheme="majorHAnsi" w:cstheme="majorBidi"/>
        </w:rPr>
      </w:pPr>
      <w:r w:rsidRPr="27828C27">
        <w:rPr>
          <w:rFonts w:asciiTheme="majorHAnsi" w:hAnsiTheme="majorHAnsi" w:cstheme="majorBidi"/>
          <w:lang w:val="en-IN"/>
        </w:rPr>
        <w:t>*</w:t>
      </w:r>
      <w:r w:rsidR="00481044" w:rsidRPr="27828C27">
        <w:rPr>
          <w:rFonts w:asciiTheme="majorHAnsi" w:hAnsiTheme="majorHAnsi" w:cstheme="majorBidi"/>
        </w:rPr>
        <w:t>c</w:t>
      </w:r>
      <w:r w:rsidR="009C713A" w:rsidRPr="27828C27">
        <w:rPr>
          <w:rFonts w:asciiTheme="majorHAnsi" w:hAnsiTheme="majorHAnsi" w:cstheme="majorBidi"/>
        </w:rPr>
        <w:t>. Complete tear with significant loss of function</w:t>
      </w:r>
      <w:r>
        <w:br/>
      </w:r>
    </w:p>
    <w:p w14:paraId="32559F7B" w14:textId="5B1A93B7" w:rsidR="000B796D" w:rsidRPr="007607F7" w:rsidRDefault="00481044" w:rsidP="27828C27">
      <w:pPr>
        <w:spacing w:after="0" w:line="240" w:lineRule="auto"/>
        <w:ind w:left="357"/>
        <w:rPr>
          <w:rFonts w:asciiTheme="majorHAnsi" w:hAnsiTheme="majorHAnsi" w:cstheme="majorBidi"/>
        </w:rPr>
      </w:pPr>
      <w:r w:rsidRPr="27828C27">
        <w:rPr>
          <w:rFonts w:asciiTheme="majorHAnsi" w:hAnsiTheme="majorHAnsi" w:cstheme="majorBidi"/>
        </w:rPr>
        <w:t>d</w:t>
      </w:r>
      <w:r w:rsidR="009C713A" w:rsidRPr="27828C27">
        <w:rPr>
          <w:rFonts w:asciiTheme="majorHAnsi" w:hAnsiTheme="majorHAnsi" w:cstheme="majorBidi"/>
        </w:rPr>
        <w:t>. Mild swelling only</w:t>
      </w:r>
      <w:r>
        <w:br/>
      </w:r>
    </w:p>
    <w:p w14:paraId="799A823A" w14:textId="0C86C602" w:rsidR="009C713A" w:rsidRPr="007607F7" w:rsidRDefault="00481044" w:rsidP="27828C27">
      <w:pPr>
        <w:spacing w:after="0" w:line="240" w:lineRule="auto"/>
        <w:ind w:left="357"/>
        <w:rPr>
          <w:rFonts w:asciiTheme="majorHAnsi" w:hAnsiTheme="majorHAnsi" w:cstheme="majorBidi"/>
        </w:rPr>
      </w:pPr>
      <w:r w:rsidRPr="27828C27">
        <w:rPr>
          <w:rFonts w:asciiTheme="majorHAnsi" w:hAnsiTheme="majorHAnsi" w:cstheme="majorBidi"/>
        </w:rPr>
        <w:t>e</w:t>
      </w:r>
      <w:r w:rsidR="009C713A" w:rsidRPr="27828C27">
        <w:rPr>
          <w:rFonts w:asciiTheme="majorHAnsi" w:hAnsiTheme="majorHAnsi" w:cstheme="majorBidi"/>
        </w:rPr>
        <w:t>. Tightness with activity</w:t>
      </w:r>
    </w:p>
    <w:p w14:paraId="5A1B6387" w14:textId="106444B8" w:rsidR="007351E1" w:rsidRPr="007607F7" w:rsidRDefault="007351E1" w:rsidP="00D05F63">
      <w:pPr>
        <w:spacing w:after="0" w:line="240" w:lineRule="auto"/>
        <w:rPr>
          <w:rFonts w:asciiTheme="majorHAnsi" w:hAnsiTheme="majorHAnsi" w:cstheme="majorHAnsi"/>
        </w:rPr>
      </w:pPr>
    </w:p>
    <w:p w14:paraId="340A33DE" w14:textId="1C168629" w:rsidR="009C713A" w:rsidRPr="007607F7" w:rsidRDefault="009C713A" w:rsidP="00D0006F">
      <w:pPr>
        <w:spacing w:after="120" w:line="240" w:lineRule="auto"/>
        <w:rPr>
          <w:rFonts w:asciiTheme="majorHAnsi" w:hAnsiTheme="majorHAnsi" w:cstheme="majorHAnsi"/>
        </w:rPr>
      </w:pPr>
      <w:r w:rsidRPr="007607F7">
        <w:rPr>
          <w:rFonts w:asciiTheme="majorHAnsi" w:hAnsiTheme="majorHAnsi" w:cstheme="majorHAnsi"/>
          <w:b/>
          <w:bCs/>
        </w:rPr>
        <w:t>8</w:t>
      </w:r>
      <w:r w:rsidR="506A12E3" w:rsidRPr="007607F7">
        <w:rPr>
          <w:rFonts w:asciiTheme="majorHAnsi" w:hAnsiTheme="majorHAnsi" w:cstheme="majorHAnsi"/>
          <w:b/>
          <w:bCs/>
        </w:rPr>
        <w:t>4</w:t>
      </w:r>
      <w:r w:rsidRPr="007607F7">
        <w:rPr>
          <w:rFonts w:asciiTheme="majorHAnsi" w:hAnsiTheme="majorHAnsi" w:cstheme="majorHAnsi"/>
          <w:b/>
          <w:bCs/>
        </w:rPr>
        <w:t>. Which nerve is commonly affected in a “stinger” or “burner” injury?</w:t>
      </w:r>
    </w:p>
    <w:p w14:paraId="79B380B8" w14:textId="067935E0" w:rsidR="000B796D" w:rsidRPr="007607F7" w:rsidRDefault="00481044" w:rsidP="27828C27">
      <w:pPr>
        <w:spacing w:after="0" w:line="240" w:lineRule="auto"/>
        <w:ind w:left="357"/>
        <w:rPr>
          <w:rFonts w:asciiTheme="majorHAnsi" w:hAnsiTheme="majorHAnsi" w:cstheme="majorBidi"/>
        </w:rPr>
      </w:pPr>
      <w:r w:rsidRPr="27828C27">
        <w:rPr>
          <w:rFonts w:asciiTheme="majorHAnsi" w:hAnsiTheme="majorHAnsi" w:cstheme="majorBidi"/>
        </w:rPr>
        <w:t>a</w:t>
      </w:r>
      <w:r w:rsidR="009C713A" w:rsidRPr="27828C27">
        <w:rPr>
          <w:rFonts w:asciiTheme="majorHAnsi" w:hAnsiTheme="majorHAnsi" w:cstheme="majorBidi"/>
        </w:rPr>
        <w:t>. Radial nerve</w:t>
      </w:r>
      <w:r>
        <w:br/>
      </w:r>
    </w:p>
    <w:p w14:paraId="60E6ECAB" w14:textId="769773BA" w:rsidR="000B796D" w:rsidRPr="007607F7" w:rsidRDefault="00481044" w:rsidP="27828C27">
      <w:pPr>
        <w:spacing w:after="0" w:line="240" w:lineRule="auto"/>
        <w:ind w:left="357"/>
        <w:rPr>
          <w:rFonts w:asciiTheme="majorHAnsi" w:hAnsiTheme="majorHAnsi" w:cstheme="majorBidi"/>
        </w:rPr>
      </w:pPr>
      <w:r w:rsidRPr="27828C27">
        <w:rPr>
          <w:rFonts w:asciiTheme="majorHAnsi" w:hAnsiTheme="majorHAnsi" w:cstheme="majorBidi"/>
        </w:rPr>
        <w:t>b</w:t>
      </w:r>
      <w:r w:rsidR="009C713A" w:rsidRPr="27828C27">
        <w:rPr>
          <w:rFonts w:asciiTheme="majorHAnsi" w:hAnsiTheme="majorHAnsi" w:cstheme="majorBidi"/>
        </w:rPr>
        <w:t>. Ulnar nerve</w:t>
      </w:r>
      <w:r>
        <w:br/>
      </w:r>
    </w:p>
    <w:p w14:paraId="1384564B" w14:textId="6ECEE08D" w:rsidR="000B796D" w:rsidRPr="007607F7" w:rsidRDefault="00481044" w:rsidP="27828C27">
      <w:pPr>
        <w:spacing w:after="0" w:line="240" w:lineRule="auto"/>
        <w:ind w:left="357"/>
        <w:rPr>
          <w:rFonts w:asciiTheme="majorHAnsi" w:hAnsiTheme="majorHAnsi" w:cstheme="majorBidi"/>
        </w:rPr>
      </w:pPr>
      <w:r w:rsidRPr="27828C27">
        <w:rPr>
          <w:rFonts w:asciiTheme="majorHAnsi" w:hAnsiTheme="majorHAnsi" w:cstheme="majorBidi"/>
        </w:rPr>
        <w:t>c</w:t>
      </w:r>
      <w:r w:rsidR="009C713A" w:rsidRPr="27828C27">
        <w:rPr>
          <w:rFonts w:asciiTheme="majorHAnsi" w:hAnsiTheme="majorHAnsi" w:cstheme="majorBidi"/>
        </w:rPr>
        <w:t>. Median nerve</w:t>
      </w:r>
      <w:r>
        <w:br/>
      </w:r>
    </w:p>
    <w:p w14:paraId="757709B2" w14:textId="495C43AE" w:rsidR="000B796D" w:rsidRPr="007607F7" w:rsidRDefault="000B796D" w:rsidP="27828C27">
      <w:pPr>
        <w:spacing w:after="0" w:line="240" w:lineRule="auto"/>
        <w:ind w:left="357"/>
        <w:rPr>
          <w:rFonts w:asciiTheme="majorHAnsi" w:hAnsiTheme="majorHAnsi" w:cstheme="majorBidi"/>
        </w:rPr>
      </w:pPr>
      <w:r w:rsidRPr="27828C27">
        <w:rPr>
          <w:rFonts w:asciiTheme="majorHAnsi" w:hAnsiTheme="majorHAnsi" w:cstheme="majorBidi"/>
          <w:lang w:val="en-IN"/>
        </w:rPr>
        <w:t>*</w:t>
      </w:r>
      <w:r w:rsidR="00481044" w:rsidRPr="27828C27">
        <w:rPr>
          <w:rFonts w:asciiTheme="majorHAnsi" w:hAnsiTheme="majorHAnsi" w:cstheme="majorBidi"/>
        </w:rPr>
        <w:t>d</w:t>
      </w:r>
      <w:r w:rsidR="009C713A" w:rsidRPr="27828C27">
        <w:rPr>
          <w:rFonts w:asciiTheme="majorHAnsi" w:hAnsiTheme="majorHAnsi" w:cstheme="majorBidi"/>
        </w:rPr>
        <w:t>. Brachial plexus</w:t>
      </w:r>
    </w:p>
    <w:p w14:paraId="0674A185" w14:textId="3962A22B" w:rsidR="009C713A" w:rsidRPr="007607F7" w:rsidRDefault="009C713A" w:rsidP="27828C27">
      <w:pPr>
        <w:spacing w:after="0" w:line="240" w:lineRule="auto"/>
        <w:ind w:left="357"/>
        <w:rPr>
          <w:rFonts w:asciiTheme="majorHAnsi" w:hAnsiTheme="majorHAnsi" w:cstheme="majorBidi"/>
        </w:rPr>
      </w:pPr>
      <w:r>
        <w:br/>
      </w:r>
      <w:r w:rsidR="00481044" w:rsidRPr="27828C27">
        <w:rPr>
          <w:rFonts w:asciiTheme="majorHAnsi" w:hAnsiTheme="majorHAnsi" w:cstheme="majorBidi"/>
        </w:rPr>
        <w:t>e</w:t>
      </w:r>
      <w:r w:rsidRPr="27828C27">
        <w:rPr>
          <w:rFonts w:asciiTheme="majorHAnsi" w:hAnsiTheme="majorHAnsi" w:cstheme="majorBidi"/>
        </w:rPr>
        <w:t>. Axillary nerve</w:t>
      </w:r>
    </w:p>
    <w:p w14:paraId="53A8B562" w14:textId="3E2A66C5" w:rsidR="007351E1" w:rsidRPr="007607F7" w:rsidRDefault="007351E1" w:rsidP="00D05F63">
      <w:pPr>
        <w:spacing w:after="0" w:line="240" w:lineRule="auto"/>
        <w:rPr>
          <w:rFonts w:asciiTheme="majorHAnsi" w:hAnsiTheme="majorHAnsi" w:cstheme="majorHAnsi"/>
        </w:rPr>
      </w:pPr>
    </w:p>
    <w:p w14:paraId="3BAB1BB0" w14:textId="4C696B09" w:rsidR="009C713A" w:rsidRPr="007607F7" w:rsidRDefault="009C713A" w:rsidP="00D0006F">
      <w:pPr>
        <w:spacing w:after="120" w:line="240" w:lineRule="auto"/>
        <w:rPr>
          <w:rFonts w:asciiTheme="majorHAnsi" w:hAnsiTheme="majorHAnsi" w:cstheme="majorHAnsi"/>
        </w:rPr>
      </w:pPr>
      <w:r w:rsidRPr="007607F7">
        <w:rPr>
          <w:rFonts w:asciiTheme="majorHAnsi" w:hAnsiTheme="majorHAnsi" w:cstheme="majorHAnsi"/>
          <w:b/>
          <w:bCs/>
        </w:rPr>
        <w:t>8</w:t>
      </w:r>
      <w:r w:rsidR="4423A7C4" w:rsidRPr="007607F7">
        <w:rPr>
          <w:rFonts w:asciiTheme="majorHAnsi" w:hAnsiTheme="majorHAnsi" w:cstheme="majorHAnsi"/>
          <w:b/>
          <w:bCs/>
        </w:rPr>
        <w:t>5</w:t>
      </w:r>
      <w:r w:rsidRPr="007607F7">
        <w:rPr>
          <w:rFonts w:asciiTheme="majorHAnsi" w:hAnsiTheme="majorHAnsi" w:cstheme="majorHAnsi"/>
          <w:b/>
          <w:bCs/>
        </w:rPr>
        <w:t>. Which of the following is most appropriate for determining leg length discrepancy?</w:t>
      </w:r>
    </w:p>
    <w:p w14:paraId="6894A2A5" w14:textId="14F5A36E" w:rsidR="000B796D" w:rsidRPr="007607F7" w:rsidRDefault="00481044" w:rsidP="27828C27">
      <w:pPr>
        <w:spacing w:after="0" w:line="240" w:lineRule="auto"/>
        <w:ind w:left="357"/>
        <w:rPr>
          <w:rFonts w:asciiTheme="majorHAnsi" w:hAnsiTheme="majorHAnsi" w:cstheme="majorBidi"/>
        </w:rPr>
      </w:pPr>
      <w:r w:rsidRPr="27828C27">
        <w:rPr>
          <w:rFonts w:asciiTheme="majorHAnsi" w:hAnsiTheme="majorHAnsi" w:cstheme="majorBidi"/>
        </w:rPr>
        <w:t>a</w:t>
      </w:r>
      <w:r w:rsidR="009C713A" w:rsidRPr="27828C27">
        <w:rPr>
          <w:rFonts w:asciiTheme="majorHAnsi" w:hAnsiTheme="majorHAnsi" w:cstheme="majorBidi"/>
        </w:rPr>
        <w:t xml:space="preserve">. </w:t>
      </w:r>
      <w:r w:rsidR="4ACA2F7B" w:rsidRPr="27828C27">
        <w:rPr>
          <w:rFonts w:asciiTheme="majorHAnsi" w:hAnsiTheme="majorHAnsi" w:cstheme="majorBidi"/>
        </w:rPr>
        <w:t>Tape measure from greater trochanter to lateral malleolus</w:t>
      </w:r>
      <w:r>
        <w:br/>
      </w:r>
    </w:p>
    <w:p w14:paraId="3FF152A0" w14:textId="197FE44F" w:rsidR="000B796D" w:rsidRPr="007607F7" w:rsidRDefault="00481044" w:rsidP="27828C27">
      <w:pPr>
        <w:spacing w:after="0" w:line="240" w:lineRule="auto"/>
        <w:ind w:left="357"/>
        <w:rPr>
          <w:rFonts w:asciiTheme="majorHAnsi" w:hAnsiTheme="majorHAnsi" w:cstheme="majorBidi"/>
        </w:rPr>
      </w:pPr>
      <w:r w:rsidRPr="27828C27">
        <w:rPr>
          <w:rFonts w:asciiTheme="majorHAnsi" w:hAnsiTheme="majorHAnsi" w:cstheme="majorBidi"/>
        </w:rPr>
        <w:t>b</w:t>
      </w:r>
      <w:r w:rsidR="009C713A" w:rsidRPr="27828C27">
        <w:rPr>
          <w:rFonts w:asciiTheme="majorHAnsi" w:hAnsiTheme="majorHAnsi" w:cstheme="majorBidi"/>
        </w:rPr>
        <w:t xml:space="preserve">. </w:t>
      </w:r>
      <w:r w:rsidR="5C2E5772" w:rsidRPr="27828C27">
        <w:rPr>
          <w:rFonts w:asciiTheme="majorHAnsi" w:hAnsiTheme="majorHAnsi" w:cstheme="majorBidi"/>
        </w:rPr>
        <w:t>Tape measure from ASIS to lateral malleolus</w:t>
      </w:r>
      <w:r>
        <w:br/>
      </w:r>
    </w:p>
    <w:p w14:paraId="3293A2DF" w14:textId="1FD0DEDE" w:rsidR="000B796D" w:rsidRPr="007607F7" w:rsidRDefault="000B796D" w:rsidP="27828C27">
      <w:pPr>
        <w:spacing w:after="0" w:line="240" w:lineRule="auto"/>
        <w:ind w:left="357"/>
        <w:rPr>
          <w:rFonts w:asciiTheme="majorHAnsi" w:hAnsiTheme="majorHAnsi" w:cstheme="majorBidi"/>
        </w:rPr>
      </w:pPr>
      <w:r w:rsidRPr="27828C27">
        <w:rPr>
          <w:rFonts w:asciiTheme="majorHAnsi" w:hAnsiTheme="majorHAnsi" w:cstheme="majorBidi"/>
          <w:lang w:val="en-IN"/>
        </w:rPr>
        <w:t>*</w:t>
      </w:r>
      <w:r w:rsidR="00481044" w:rsidRPr="27828C27">
        <w:rPr>
          <w:rFonts w:asciiTheme="majorHAnsi" w:hAnsiTheme="majorHAnsi" w:cstheme="majorBidi"/>
        </w:rPr>
        <w:t>c</w:t>
      </w:r>
      <w:r w:rsidR="009C713A" w:rsidRPr="27828C27">
        <w:rPr>
          <w:rFonts w:asciiTheme="majorHAnsi" w:hAnsiTheme="majorHAnsi" w:cstheme="majorBidi"/>
        </w:rPr>
        <w:t>. Tape measure from ASIS to medial malleolus</w:t>
      </w:r>
      <w:r>
        <w:br/>
      </w:r>
    </w:p>
    <w:p w14:paraId="78EAA4E2" w14:textId="717CF77E" w:rsidR="000B796D" w:rsidRPr="007607F7" w:rsidRDefault="00481044" w:rsidP="27828C27">
      <w:pPr>
        <w:spacing w:after="0" w:line="240" w:lineRule="auto"/>
        <w:ind w:left="357"/>
        <w:rPr>
          <w:rFonts w:asciiTheme="majorHAnsi" w:hAnsiTheme="majorHAnsi" w:cstheme="majorBidi"/>
        </w:rPr>
      </w:pPr>
      <w:r w:rsidRPr="27828C27">
        <w:rPr>
          <w:rFonts w:asciiTheme="majorHAnsi" w:hAnsiTheme="majorHAnsi" w:cstheme="majorBidi"/>
        </w:rPr>
        <w:t>d</w:t>
      </w:r>
      <w:r w:rsidR="009C713A" w:rsidRPr="27828C27">
        <w:rPr>
          <w:rFonts w:asciiTheme="majorHAnsi" w:hAnsiTheme="majorHAnsi" w:cstheme="majorBidi"/>
        </w:rPr>
        <w:t>. T</w:t>
      </w:r>
      <w:r w:rsidR="331360AD" w:rsidRPr="27828C27">
        <w:rPr>
          <w:rFonts w:asciiTheme="majorHAnsi" w:hAnsiTheme="majorHAnsi" w:cstheme="majorBidi"/>
        </w:rPr>
        <w:t>ape measure from pubic symphysis to medial malleolus</w:t>
      </w:r>
      <w:r>
        <w:br/>
      </w:r>
    </w:p>
    <w:p w14:paraId="2E51F945" w14:textId="25932381" w:rsidR="009C713A" w:rsidRDefault="00481044" w:rsidP="27828C27">
      <w:pPr>
        <w:spacing w:after="0" w:line="240" w:lineRule="auto"/>
        <w:ind w:left="357"/>
        <w:rPr>
          <w:rFonts w:asciiTheme="majorHAnsi" w:hAnsiTheme="majorHAnsi" w:cstheme="majorBidi"/>
        </w:rPr>
      </w:pPr>
      <w:r w:rsidRPr="27828C27">
        <w:rPr>
          <w:rFonts w:asciiTheme="majorHAnsi" w:hAnsiTheme="majorHAnsi" w:cstheme="majorBidi"/>
        </w:rPr>
        <w:t>e</w:t>
      </w:r>
      <w:r w:rsidR="009C713A" w:rsidRPr="27828C27">
        <w:rPr>
          <w:rFonts w:asciiTheme="majorHAnsi" w:hAnsiTheme="majorHAnsi" w:cstheme="majorBidi"/>
        </w:rPr>
        <w:t>. T</w:t>
      </w:r>
      <w:r w:rsidR="1D5BB775" w:rsidRPr="27828C27">
        <w:rPr>
          <w:rFonts w:asciiTheme="majorHAnsi" w:hAnsiTheme="majorHAnsi" w:cstheme="majorBidi"/>
        </w:rPr>
        <w:t>ape measure from pubic symphysis to lateral malleolus</w:t>
      </w:r>
    </w:p>
    <w:p w14:paraId="3407B4F6" w14:textId="77777777" w:rsidR="001F0F3F" w:rsidRPr="007607F7" w:rsidRDefault="001F0F3F" w:rsidP="001F0F3F">
      <w:pPr>
        <w:spacing w:after="0" w:line="240" w:lineRule="auto"/>
        <w:rPr>
          <w:rFonts w:asciiTheme="majorHAnsi" w:hAnsiTheme="majorHAnsi" w:cstheme="majorHAnsi"/>
        </w:rPr>
      </w:pPr>
    </w:p>
    <w:p w14:paraId="0941BCC2" w14:textId="58173B7E" w:rsidR="009C713A" w:rsidRDefault="009C713A" w:rsidP="27828C27">
      <w:pPr>
        <w:spacing w:after="120" w:line="240" w:lineRule="auto"/>
        <w:rPr>
          <w:rFonts w:asciiTheme="majorHAnsi" w:hAnsiTheme="majorHAnsi" w:cstheme="majorBidi"/>
          <w:b/>
          <w:bCs/>
        </w:rPr>
      </w:pPr>
      <w:r w:rsidRPr="27828C27">
        <w:rPr>
          <w:rFonts w:asciiTheme="majorHAnsi" w:hAnsiTheme="majorHAnsi" w:cstheme="majorBidi"/>
          <w:b/>
          <w:bCs/>
        </w:rPr>
        <w:t>8</w:t>
      </w:r>
      <w:r w:rsidR="3E27BD24" w:rsidRPr="27828C27">
        <w:rPr>
          <w:rFonts w:asciiTheme="majorHAnsi" w:hAnsiTheme="majorHAnsi" w:cstheme="majorBidi"/>
          <w:b/>
          <w:bCs/>
        </w:rPr>
        <w:t>6</w:t>
      </w:r>
      <w:r w:rsidRPr="27828C27">
        <w:rPr>
          <w:rFonts w:asciiTheme="majorHAnsi" w:hAnsiTheme="majorHAnsi" w:cstheme="majorBidi"/>
          <w:b/>
          <w:bCs/>
        </w:rPr>
        <w:t>. Which of the following tests assesses for lumbar nerve root irritation?</w:t>
      </w:r>
    </w:p>
    <w:p w14:paraId="2FD33BC5" w14:textId="558D5F78" w:rsidR="000B796D" w:rsidRPr="007607F7" w:rsidRDefault="00481044" w:rsidP="27828C27">
      <w:pPr>
        <w:spacing w:after="0" w:line="240" w:lineRule="auto"/>
        <w:ind w:left="357"/>
        <w:rPr>
          <w:rFonts w:asciiTheme="majorHAnsi" w:hAnsiTheme="majorHAnsi" w:cstheme="majorBidi"/>
        </w:rPr>
      </w:pPr>
      <w:r w:rsidRPr="27828C27">
        <w:rPr>
          <w:rFonts w:asciiTheme="majorHAnsi" w:hAnsiTheme="majorHAnsi" w:cstheme="majorBidi"/>
        </w:rPr>
        <w:lastRenderedPageBreak/>
        <w:t>a</w:t>
      </w:r>
      <w:r w:rsidR="009C713A" w:rsidRPr="27828C27">
        <w:rPr>
          <w:rFonts w:asciiTheme="majorHAnsi" w:hAnsiTheme="majorHAnsi" w:cstheme="majorBidi"/>
        </w:rPr>
        <w:t>. Patrick’s test</w:t>
      </w:r>
      <w:r>
        <w:br/>
      </w:r>
    </w:p>
    <w:p w14:paraId="6FA741D3" w14:textId="14B63366" w:rsidR="000B796D" w:rsidRPr="007607F7" w:rsidRDefault="000B796D" w:rsidP="27828C27">
      <w:pPr>
        <w:spacing w:after="0" w:line="240" w:lineRule="auto"/>
        <w:ind w:left="357"/>
        <w:rPr>
          <w:rFonts w:asciiTheme="majorHAnsi" w:hAnsiTheme="majorHAnsi" w:cstheme="majorBidi"/>
        </w:rPr>
      </w:pPr>
      <w:r w:rsidRPr="27828C27">
        <w:rPr>
          <w:rFonts w:asciiTheme="majorHAnsi" w:hAnsiTheme="majorHAnsi" w:cstheme="majorBidi"/>
          <w:lang w:val="en-IN"/>
        </w:rPr>
        <w:t>*</w:t>
      </w:r>
      <w:r w:rsidR="00481044" w:rsidRPr="27828C27">
        <w:rPr>
          <w:rFonts w:asciiTheme="majorHAnsi" w:hAnsiTheme="majorHAnsi" w:cstheme="majorBidi"/>
        </w:rPr>
        <w:t>b</w:t>
      </w:r>
      <w:r w:rsidR="009C713A" w:rsidRPr="27828C27">
        <w:rPr>
          <w:rFonts w:asciiTheme="majorHAnsi" w:hAnsiTheme="majorHAnsi" w:cstheme="majorBidi"/>
        </w:rPr>
        <w:t>. Straight leg raise test</w:t>
      </w:r>
      <w:r>
        <w:br/>
      </w:r>
    </w:p>
    <w:p w14:paraId="56647BEA" w14:textId="6446AD4A" w:rsidR="000B796D" w:rsidRPr="007607F7" w:rsidRDefault="00481044" w:rsidP="27828C27">
      <w:pPr>
        <w:spacing w:after="0" w:line="240" w:lineRule="auto"/>
        <w:ind w:left="357"/>
        <w:rPr>
          <w:rFonts w:asciiTheme="majorHAnsi" w:hAnsiTheme="majorHAnsi" w:cstheme="majorBidi"/>
        </w:rPr>
      </w:pPr>
      <w:r w:rsidRPr="27828C27">
        <w:rPr>
          <w:rFonts w:asciiTheme="majorHAnsi" w:hAnsiTheme="majorHAnsi" w:cstheme="majorBidi"/>
        </w:rPr>
        <w:t>c</w:t>
      </w:r>
      <w:r w:rsidR="009C713A" w:rsidRPr="27828C27">
        <w:rPr>
          <w:rFonts w:asciiTheme="majorHAnsi" w:hAnsiTheme="majorHAnsi" w:cstheme="majorBidi"/>
        </w:rPr>
        <w:t>. Lachman test</w:t>
      </w:r>
      <w:r>
        <w:br/>
      </w:r>
    </w:p>
    <w:p w14:paraId="5CB8AA6A" w14:textId="605A4648" w:rsidR="000B796D" w:rsidRPr="007607F7" w:rsidRDefault="00481044" w:rsidP="27828C27">
      <w:pPr>
        <w:spacing w:after="0" w:line="240" w:lineRule="auto"/>
        <w:ind w:left="357"/>
        <w:rPr>
          <w:rFonts w:asciiTheme="majorHAnsi" w:hAnsiTheme="majorHAnsi" w:cstheme="majorBidi"/>
        </w:rPr>
      </w:pPr>
      <w:r w:rsidRPr="27828C27">
        <w:rPr>
          <w:rFonts w:asciiTheme="majorHAnsi" w:hAnsiTheme="majorHAnsi" w:cstheme="majorBidi"/>
        </w:rPr>
        <w:t>d</w:t>
      </w:r>
      <w:r w:rsidR="009C713A" w:rsidRPr="27828C27">
        <w:rPr>
          <w:rFonts w:asciiTheme="majorHAnsi" w:hAnsiTheme="majorHAnsi" w:cstheme="majorBidi"/>
        </w:rPr>
        <w:t>. Varus stress test</w:t>
      </w:r>
      <w:r>
        <w:br/>
      </w:r>
    </w:p>
    <w:p w14:paraId="39F30584" w14:textId="27ADF5DB" w:rsidR="009C713A" w:rsidRDefault="00481044" w:rsidP="27828C27">
      <w:pPr>
        <w:spacing w:after="0" w:line="240" w:lineRule="auto"/>
        <w:ind w:left="357"/>
        <w:rPr>
          <w:rFonts w:asciiTheme="majorHAnsi" w:hAnsiTheme="majorHAnsi" w:cstheme="majorBidi"/>
        </w:rPr>
      </w:pPr>
      <w:r w:rsidRPr="27828C27">
        <w:rPr>
          <w:rFonts w:asciiTheme="majorHAnsi" w:hAnsiTheme="majorHAnsi" w:cstheme="majorBidi"/>
        </w:rPr>
        <w:t>e</w:t>
      </w:r>
      <w:r w:rsidR="009C713A" w:rsidRPr="27828C27">
        <w:rPr>
          <w:rFonts w:asciiTheme="majorHAnsi" w:hAnsiTheme="majorHAnsi" w:cstheme="majorBidi"/>
        </w:rPr>
        <w:t>. McMurray test</w:t>
      </w:r>
    </w:p>
    <w:p w14:paraId="20ABFEF2" w14:textId="77777777" w:rsidR="001F0F3F" w:rsidRPr="007607F7" w:rsidRDefault="001F0F3F" w:rsidP="001F0F3F">
      <w:pPr>
        <w:spacing w:after="0" w:line="240" w:lineRule="auto"/>
        <w:rPr>
          <w:rFonts w:asciiTheme="majorHAnsi" w:hAnsiTheme="majorHAnsi" w:cstheme="majorHAnsi"/>
        </w:rPr>
      </w:pPr>
    </w:p>
    <w:p w14:paraId="71521F99" w14:textId="1992C1D3" w:rsidR="009C713A" w:rsidRPr="007607F7" w:rsidRDefault="29D33F1A" w:rsidP="00D0006F">
      <w:pPr>
        <w:spacing w:after="120" w:line="240" w:lineRule="auto"/>
        <w:rPr>
          <w:rFonts w:asciiTheme="majorHAnsi" w:hAnsiTheme="majorHAnsi" w:cstheme="majorHAnsi"/>
          <w:b/>
          <w:bCs/>
        </w:rPr>
      </w:pPr>
      <w:r w:rsidRPr="007607F7">
        <w:rPr>
          <w:rFonts w:asciiTheme="majorHAnsi" w:hAnsiTheme="majorHAnsi" w:cstheme="majorHAnsi"/>
          <w:b/>
          <w:bCs/>
        </w:rPr>
        <w:t>87</w:t>
      </w:r>
      <w:r w:rsidR="009C713A" w:rsidRPr="007607F7">
        <w:rPr>
          <w:rFonts w:asciiTheme="majorHAnsi" w:hAnsiTheme="majorHAnsi" w:cstheme="majorHAnsi"/>
          <w:b/>
          <w:bCs/>
        </w:rPr>
        <w:t>. Which condition is associated with a “butterfly rash” across the cheeks?</w:t>
      </w:r>
    </w:p>
    <w:p w14:paraId="7608FF74" w14:textId="2F60EC5A" w:rsidR="000B796D" w:rsidRPr="007607F7" w:rsidRDefault="00481044" w:rsidP="27828C27">
      <w:pPr>
        <w:spacing w:after="0" w:line="240" w:lineRule="auto"/>
        <w:ind w:left="357"/>
        <w:rPr>
          <w:rFonts w:asciiTheme="majorHAnsi" w:hAnsiTheme="majorHAnsi" w:cstheme="majorBidi"/>
        </w:rPr>
      </w:pPr>
      <w:r w:rsidRPr="27828C27">
        <w:rPr>
          <w:rFonts w:asciiTheme="majorHAnsi" w:hAnsiTheme="majorHAnsi" w:cstheme="majorBidi"/>
        </w:rPr>
        <w:t>a</w:t>
      </w:r>
      <w:r w:rsidR="009C713A" w:rsidRPr="27828C27">
        <w:rPr>
          <w:rFonts w:asciiTheme="majorHAnsi" w:hAnsiTheme="majorHAnsi" w:cstheme="majorBidi"/>
        </w:rPr>
        <w:t>. Psoriasis</w:t>
      </w:r>
      <w:r>
        <w:br/>
      </w:r>
    </w:p>
    <w:p w14:paraId="7BEC1B4A" w14:textId="6D452225" w:rsidR="000B796D" w:rsidRPr="007607F7" w:rsidRDefault="00481044" w:rsidP="27828C27">
      <w:pPr>
        <w:spacing w:after="0" w:line="240" w:lineRule="auto"/>
        <w:ind w:left="357"/>
        <w:rPr>
          <w:rFonts w:asciiTheme="majorHAnsi" w:hAnsiTheme="majorHAnsi" w:cstheme="majorBidi"/>
        </w:rPr>
      </w:pPr>
      <w:r w:rsidRPr="27828C27">
        <w:rPr>
          <w:rFonts w:asciiTheme="majorHAnsi" w:hAnsiTheme="majorHAnsi" w:cstheme="majorBidi"/>
        </w:rPr>
        <w:t>b</w:t>
      </w:r>
      <w:r w:rsidR="009C713A" w:rsidRPr="27828C27">
        <w:rPr>
          <w:rFonts w:asciiTheme="majorHAnsi" w:hAnsiTheme="majorHAnsi" w:cstheme="majorBidi"/>
        </w:rPr>
        <w:t>. Rosacea</w:t>
      </w:r>
      <w:r>
        <w:br/>
      </w:r>
    </w:p>
    <w:p w14:paraId="49DC1C87" w14:textId="2C553BC5" w:rsidR="000B796D" w:rsidRPr="007607F7" w:rsidRDefault="000B796D" w:rsidP="27828C27">
      <w:pPr>
        <w:spacing w:after="0" w:line="240" w:lineRule="auto"/>
        <w:ind w:left="357"/>
        <w:rPr>
          <w:rFonts w:asciiTheme="majorHAnsi" w:hAnsiTheme="majorHAnsi" w:cstheme="majorBidi"/>
        </w:rPr>
      </w:pPr>
      <w:r w:rsidRPr="27828C27">
        <w:rPr>
          <w:rFonts w:asciiTheme="majorHAnsi" w:hAnsiTheme="majorHAnsi" w:cstheme="majorBidi"/>
          <w:lang w:val="en-IN"/>
        </w:rPr>
        <w:t>*</w:t>
      </w:r>
      <w:r w:rsidR="00481044" w:rsidRPr="27828C27">
        <w:rPr>
          <w:rFonts w:asciiTheme="majorHAnsi" w:hAnsiTheme="majorHAnsi" w:cstheme="majorBidi"/>
        </w:rPr>
        <w:t>c</w:t>
      </w:r>
      <w:r w:rsidR="009C713A" w:rsidRPr="27828C27">
        <w:rPr>
          <w:rFonts w:asciiTheme="majorHAnsi" w:hAnsiTheme="majorHAnsi" w:cstheme="majorBidi"/>
        </w:rPr>
        <w:t>. Systemic lupus erythematosus</w:t>
      </w:r>
    </w:p>
    <w:p w14:paraId="45793C8C" w14:textId="2679C348" w:rsidR="000B796D" w:rsidRPr="007607F7" w:rsidRDefault="00481044" w:rsidP="27828C27">
      <w:pPr>
        <w:spacing w:after="0" w:line="240" w:lineRule="auto"/>
        <w:ind w:left="357"/>
        <w:rPr>
          <w:rFonts w:asciiTheme="majorHAnsi" w:hAnsiTheme="majorHAnsi" w:cstheme="majorBidi"/>
          <w:lang w:val="en-IN"/>
          <w:rPrChange w:id="60" w:author="" w16du:dateUtc="2026-05-18T20:03:00Z">
            <w:rPr/>
          </w:rPrChange>
        </w:rPr>
      </w:pPr>
      <w:r w:rsidRPr="27828C27">
        <w:rPr>
          <w:rFonts w:asciiTheme="majorHAnsi" w:hAnsiTheme="majorHAnsi" w:cstheme="majorBidi"/>
          <w:lang w:val="en-IN"/>
        </w:rPr>
        <w:t>d</w:t>
      </w:r>
      <w:r w:rsidR="009C713A" w:rsidRPr="27828C27">
        <w:rPr>
          <w:rFonts w:asciiTheme="majorHAnsi" w:hAnsiTheme="majorHAnsi" w:cstheme="majorBidi"/>
          <w:lang w:val="en-IN"/>
        </w:rPr>
        <w:t>. Impetigo</w:t>
      </w:r>
      <w:r>
        <w:br/>
      </w:r>
    </w:p>
    <w:p w14:paraId="769333B4" w14:textId="32451580" w:rsidR="009C713A" w:rsidRPr="007607F7" w:rsidRDefault="00481044" w:rsidP="27828C27">
      <w:pPr>
        <w:spacing w:after="0" w:line="240" w:lineRule="auto"/>
        <w:ind w:left="357"/>
        <w:rPr>
          <w:rFonts w:asciiTheme="majorHAnsi" w:hAnsiTheme="majorHAnsi" w:cstheme="majorBidi"/>
          <w:lang w:val="en-IN"/>
          <w:rPrChange w:id="61" w:author="" w16du:dateUtc="2026-05-18T20:03:00Z">
            <w:rPr/>
          </w:rPrChange>
        </w:rPr>
      </w:pPr>
      <w:r w:rsidRPr="27828C27">
        <w:rPr>
          <w:rFonts w:asciiTheme="majorHAnsi" w:hAnsiTheme="majorHAnsi" w:cstheme="majorBidi"/>
          <w:lang w:val="en-IN"/>
        </w:rPr>
        <w:t>e</w:t>
      </w:r>
      <w:r w:rsidR="009C713A" w:rsidRPr="27828C27">
        <w:rPr>
          <w:rFonts w:asciiTheme="majorHAnsi" w:hAnsiTheme="majorHAnsi" w:cstheme="majorBidi"/>
          <w:lang w:val="en-IN"/>
        </w:rPr>
        <w:t>. Cellulitis</w:t>
      </w:r>
    </w:p>
    <w:p w14:paraId="5B5558D5" w14:textId="666C07AF" w:rsidR="007351E1" w:rsidRPr="007607F7" w:rsidRDefault="007351E1" w:rsidP="27828C27">
      <w:pPr>
        <w:spacing w:after="0" w:line="240" w:lineRule="auto"/>
        <w:rPr>
          <w:rFonts w:asciiTheme="majorHAnsi" w:hAnsiTheme="majorHAnsi" w:cstheme="majorBidi"/>
          <w:lang w:val="en-IN"/>
          <w:rPrChange w:id="62" w:author="" w16du:dateUtc="2026-05-18T20:03:00Z">
            <w:rPr/>
          </w:rPrChange>
        </w:rPr>
      </w:pPr>
    </w:p>
    <w:p w14:paraId="3A21213E" w14:textId="25E0CE4D" w:rsidR="009C713A" w:rsidRPr="007607F7" w:rsidRDefault="648264E5" w:rsidP="00D0006F">
      <w:pPr>
        <w:spacing w:after="120" w:line="240" w:lineRule="auto"/>
        <w:rPr>
          <w:rFonts w:asciiTheme="majorHAnsi" w:hAnsiTheme="majorHAnsi" w:cstheme="majorHAnsi"/>
          <w:b/>
          <w:bCs/>
        </w:rPr>
      </w:pPr>
      <w:r w:rsidRPr="007607F7">
        <w:rPr>
          <w:rFonts w:asciiTheme="majorHAnsi" w:hAnsiTheme="majorHAnsi" w:cstheme="majorHAnsi"/>
          <w:b/>
          <w:bCs/>
        </w:rPr>
        <w:t>88</w:t>
      </w:r>
      <w:r w:rsidR="009C713A" w:rsidRPr="007607F7">
        <w:rPr>
          <w:rFonts w:asciiTheme="majorHAnsi" w:hAnsiTheme="majorHAnsi" w:cstheme="majorHAnsi"/>
          <w:b/>
          <w:bCs/>
        </w:rPr>
        <w:t>. Which of the following is the most common cause of anterior knee pain in adolescents?</w:t>
      </w:r>
    </w:p>
    <w:p w14:paraId="0D93CBB5" w14:textId="034AEDAE" w:rsidR="000B796D" w:rsidRPr="007607F7" w:rsidRDefault="00481044" w:rsidP="27828C27">
      <w:pPr>
        <w:spacing w:after="0" w:line="240" w:lineRule="auto"/>
        <w:ind w:left="357"/>
        <w:rPr>
          <w:rFonts w:asciiTheme="majorHAnsi" w:hAnsiTheme="majorHAnsi" w:cstheme="majorBidi"/>
        </w:rPr>
      </w:pPr>
      <w:r w:rsidRPr="27828C27">
        <w:rPr>
          <w:rFonts w:asciiTheme="majorHAnsi" w:hAnsiTheme="majorHAnsi" w:cstheme="majorBidi"/>
        </w:rPr>
        <w:t>a</w:t>
      </w:r>
      <w:r w:rsidR="009C713A" w:rsidRPr="27828C27">
        <w:rPr>
          <w:rFonts w:asciiTheme="majorHAnsi" w:hAnsiTheme="majorHAnsi" w:cstheme="majorBidi"/>
        </w:rPr>
        <w:t>. ACL tear</w:t>
      </w:r>
      <w:r>
        <w:br/>
      </w:r>
    </w:p>
    <w:p w14:paraId="744118A1" w14:textId="0779DBFF" w:rsidR="000B796D" w:rsidRPr="007607F7" w:rsidRDefault="00481044" w:rsidP="27828C27">
      <w:pPr>
        <w:spacing w:after="0" w:line="240" w:lineRule="auto"/>
        <w:ind w:left="357"/>
        <w:rPr>
          <w:rFonts w:asciiTheme="majorHAnsi" w:hAnsiTheme="majorHAnsi" w:cstheme="majorBidi"/>
        </w:rPr>
      </w:pPr>
      <w:r w:rsidRPr="27828C27">
        <w:rPr>
          <w:rFonts w:asciiTheme="majorHAnsi" w:hAnsiTheme="majorHAnsi" w:cstheme="majorBidi"/>
        </w:rPr>
        <w:t>b</w:t>
      </w:r>
      <w:r w:rsidR="009C713A" w:rsidRPr="27828C27">
        <w:rPr>
          <w:rFonts w:asciiTheme="majorHAnsi" w:hAnsiTheme="majorHAnsi" w:cstheme="majorBidi"/>
        </w:rPr>
        <w:t>. Patellar fracture</w:t>
      </w:r>
      <w:r>
        <w:br/>
      </w:r>
    </w:p>
    <w:p w14:paraId="38BDDFF0" w14:textId="4990AC89" w:rsidR="000B796D" w:rsidRPr="007607F7" w:rsidRDefault="000B796D" w:rsidP="27828C27">
      <w:pPr>
        <w:spacing w:after="0" w:line="240" w:lineRule="auto"/>
        <w:ind w:left="357"/>
        <w:rPr>
          <w:rFonts w:asciiTheme="majorHAnsi" w:hAnsiTheme="majorHAnsi" w:cstheme="majorBidi"/>
        </w:rPr>
      </w:pPr>
      <w:r w:rsidRPr="27828C27">
        <w:rPr>
          <w:rFonts w:asciiTheme="majorHAnsi" w:hAnsiTheme="majorHAnsi" w:cstheme="majorBidi"/>
          <w:lang w:val="en-IN"/>
        </w:rPr>
        <w:t>*</w:t>
      </w:r>
      <w:r w:rsidR="00481044" w:rsidRPr="27828C27">
        <w:rPr>
          <w:rFonts w:asciiTheme="majorHAnsi" w:hAnsiTheme="majorHAnsi" w:cstheme="majorBidi"/>
        </w:rPr>
        <w:t>c</w:t>
      </w:r>
      <w:r w:rsidR="009C713A" w:rsidRPr="27828C27">
        <w:rPr>
          <w:rFonts w:asciiTheme="majorHAnsi" w:hAnsiTheme="majorHAnsi" w:cstheme="majorBidi"/>
        </w:rPr>
        <w:t>. Osgood-Schlatter disease</w:t>
      </w:r>
      <w:r>
        <w:br/>
      </w:r>
    </w:p>
    <w:p w14:paraId="315103E1" w14:textId="2E3683D8" w:rsidR="000B796D" w:rsidRPr="007607F7" w:rsidRDefault="00481044" w:rsidP="27828C27">
      <w:pPr>
        <w:spacing w:after="0" w:line="240" w:lineRule="auto"/>
        <w:ind w:left="357"/>
        <w:rPr>
          <w:rFonts w:asciiTheme="majorHAnsi" w:hAnsiTheme="majorHAnsi" w:cstheme="majorBidi"/>
        </w:rPr>
      </w:pPr>
      <w:r w:rsidRPr="27828C27">
        <w:rPr>
          <w:rFonts w:asciiTheme="majorHAnsi" w:hAnsiTheme="majorHAnsi" w:cstheme="majorBidi"/>
        </w:rPr>
        <w:t>d</w:t>
      </w:r>
      <w:r w:rsidR="009C713A" w:rsidRPr="27828C27">
        <w:rPr>
          <w:rFonts w:asciiTheme="majorHAnsi" w:hAnsiTheme="majorHAnsi" w:cstheme="majorBidi"/>
        </w:rPr>
        <w:t>. Meniscus tear</w:t>
      </w:r>
      <w:r>
        <w:br/>
      </w:r>
    </w:p>
    <w:p w14:paraId="0F77642A" w14:textId="30D97110" w:rsidR="0005625E" w:rsidRPr="007607F7" w:rsidRDefault="00481044" w:rsidP="27828C27">
      <w:pPr>
        <w:spacing w:after="0" w:line="240" w:lineRule="auto"/>
        <w:ind w:left="357"/>
        <w:rPr>
          <w:rFonts w:asciiTheme="majorHAnsi" w:hAnsiTheme="majorHAnsi" w:cstheme="majorBidi"/>
        </w:rPr>
      </w:pPr>
      <w:r w:rsidRPr="27828C27">
        <w:rPr>
          <w:rFonts w:asciiTheme="majorHAnsi" w:hAnsiTheme="majorHAnsi" w:cstheme="majorBidi"/>
        </w:rPr>
        <w:t>e</w:t>
      </w:r>
      <w:r w:rsidR="009C713A" w:rsidRPr="27828C27">
        <w:rPr>
          <w:rFonts w:asciiTheme="majorHAnsi" w:hAnsiTheme="majorHAnsi" w:cstheme="majorBidi"/>
        </w:rPr>
        <w:t>. Patellar tendon rupture</w:t>
      </w:r>
      <w:r w:rsidR="0005625E" w:rsidRPr="27828C27">
        <w:rPr>
          <w:rFonts w:asciiTheme="majorHAnsi" w:hAnsiTheme="majorHAnsi" w:cstheme="majorBidi"/>
        </w:rPr>
        <w:t>’</w:t>
      </w:r>
    </w:p>
    <w:p w14:paraId="25FEA3DC" w14:textId="255B34C6" w:rsidR="5BB37468" w:rsidRPr="007607F7" w:rsidRDefault="5BB37468" w:rsidP="00D05F63">
      <w:pPr>
        <w:spacing w:after="0" w:line="240" w:lineRule="auto"/>
        <w:rPr>
          <w:rFonts w:asciiTheme="majorHAnsi" w:hAnsiTheme="majorHAnsi" w:cstheme="majorHAnsi"/>
        </w:rPr>
      </w:pPr>
    </w:p>
    <w:p w14:paraId="0533EB62" w14:textId="3808E9A1" w:rsidR="009C713A" w:rsidRPr="007607F7" w:rsidRDefault="73466DD8" w:rsidP="00D0006F">
      <w:pPr>
        <w:spacing w:after="120" w:line="240" w:lineRule="auto"/>
        <w:rPr>
          <w:rFonts w:asciiTheme="majorHAnsi" w:hAnsiTheme="majorHAnsi" w:cstheme="majorHAnsi"/>
          <w:b/>
          <w:bCs/>
        </w:rPr>
      </w:pPr>
      <w:r w:rsidRPr="007607F7">
        <w:rPr>
          <w:rFonts w:asciiTheme="majorHAnsi" w:hAnsiTheme="majorHAnsi" w:cstheme="majorHAnsi"/>
          <w:b/>
          <w:bCs/>
        </w:rPr>
        <w:t>89</w:t>
      </w:r>
      <w:r w:rsidR="009C713A" w:rsidRPr="007607F7">
        <w:rPr>
          <w:rFonts w:asciiTheme="majorHAnsi" w:hAnsiTheme="majorHAnsi" w:cstheme="majorHAnsi"/>
          <w:b/>
          <w:bCs/>
        </w:rPr>
        <w:t>. Which of the following is associated with a positive Tinel’s sign at the wrist?</w:t>
      </w:r>
    </w:p>
    <w:p w14:paraId="7BB37FDC" w14:textId="2ED65B25" w:rsidR="000B796D" w:rsidRPr="007607F7" w:rsidRDefault="00481044" w:rsidP="27828C27">
      <w:pPr>
        <w:spacing w:after="0" w:line="240" w:lineRule="auto"/>
        <w:ind w:left="357"/>
        <w:rPr>
          <w:rFonts w:asciiTheme="majorHAnsi" w:hAnsiTheme="majorHAnsi" w:cstheme="majorBidi"/>
        </w:rPr>
      </w:pPr>
      <w:r w:rsidRPr="27828C27">
        <w:rPr>
          <w:rFonts w:asciiTheme="majorHAnsi" w:hAnsiTheme="majorHAnsi" w:cstheme="majorBidi"/>
        </w:rPr>
        <w:t>a</w:t>
      </w:r>
      <w:r w:rsidR="009C713A" w:rsidRPr="27828C27">
        <w:rPr>
          <w:rFonts w:asciiTheme="majorHAnsi" w:hAnsiTheme="majorHAnsi" w:cstheme="majorBidi"/>
        </w:rPr>
        <w:t>. Ulnar nerve entrapment</w:t>
      </w:r>
      <w:r>
        <w:br/>
      </w:r>
    </w:p>
    <w:p w14:paraId="109BA5AB" w14:textId="4AAB141D" w:rsidR="000B796D" w:rsidRPr="007607F7" w:rsidRDefault="00481044" w:rsidP="27828C27">
      <w:pPr>
        <w:spacing w:after="0" w:line="240" w:lineRule="auto"/>
        <w:ind w:left="357"/>
        <w:rPr>
          <w:rFonts w:asciiTheme="majorHAnsi" w:hAnsiTheme="majorHAnsi" w:cstheme="majorBidi"/>
        </w:rPr>
      </w:pPr>
      <w:r w:rsidRPr="27828C27">
        <w:rPr>
          <w:rFonts w:asciiTheme="majorHAnsi" w:hAnsiTheme="majorHAnsi" w:cstheme="majorBidi"/>
        </w:rPr>
        <w:t>b</w:t>
      </w:r>
      <w:r w:rsidR="009C713A" w:rsidRPr="27828C27">
        <w:rPr>
          <w:rFonts w:asciiTheme="majorHAnsi" w:hAnsiTheme="majorHAnsi" w:cstheme="majorBidi"/>
        </w:rPr>
        <w:t>. Radial nerve palsy</w:t>
      </w:r>
      <w:r>
        <w:br/>
      </w:r>
    </w:p>
    <w:p w14:paraId="0BED9F26" w14:textId="2DA76114" w:rsidR="000B796D" w:rsidRPr="007607F7" w:rsidRDefault="000B796D" w:rsidP="27828C27">
      <w:pPr>
        <w:spacing w:after="0" w:line="240" w:lineRule="auto"/>
        <w:ind w:left="357"/>
        <w:rPr>
          <w:rFonts w:asciiTheme="majorHAnsi" w:hAnsiTheme="majorHAnsi" w:cstheme="majorBidi"/>
        </w:rPr>
      </w:pPr>
      <w:r w:rsidRPr="27828C27">
        <w:rPr>
          <w:rFonts w:asciiTheme="majorHAnsi" w:hAnsiTheme="majorHAnsi" w:cstheme="majorBidi"/>
        </w:rPr>
        <w:t>*</w:t>
      </w:r>
      <w:r w:rsidR="00481044" w:rsidRPr="27828C27">
        <w:rPr>
          <w:rFonts w:asciiTheme="majorHAnsi" w:hAnsiTheme="majorHAnsi" w:cstheme="majorBidi"/>
        </w:rPr>
        <w:t>c</w:t>
      </w:r>
      <w:r w:rsidR="009C713A" w:rsidRPr="27828C27">
        <w:rPr>
          <w:rFonts w:asciiTheme="majorHAnsi" w:hAnsiTheme="majorHAnsi" w:cstheme="majorBidi"/>
        </w:rPr>
        <w:t>. Carpal tunnel syndrome</w:t>
      </w:r>
      <w:r>
        <w:br/>
      </w:r>
    </w:p>
    <w:p w14:paraId="10E5F914" w14:textId="4F3EDB57" w:rsidR="000B796D" w:rsidRPr="007607F7" w:rsidRDefault="00481044" w:rsidP="27828C27">
      <w:pPr>
        <w:spacing w:after="0" w:line="240" w:lineRule="auto"/>
        <w:ind w:left="357"/>
        <w:rPr>
          <w:rFonts w:asciiTheme="majorHAnsi" w:hAnsiTheme="majorHAnsi" w:cstheme="majorBidi"/>
        </w:rPr>
      </w:pPr>
      <w:r w:rsidRPr="27828C27">
        <w:rPr>
          <w:rFonts w:asciiTheme="majorHAnsi" w:hAnsiTheme="majorHAnsi" w:cstheme="majorBidi"/>
        </w:rPr>
        <w:t>d</w:t>
      </w:r>
      <w:r w:rsidR="009C713A" w:rsidRPr="27828C27">
        <w:rPr>
          <w:rFonts w:asciiTheme="majorHAnsi" w:hAnsiTheme="majorHAnsi" w:cstheme="majorBidi"/>
        </w:rPr>
        <w:t>. Cubital tunnel syndrome</w:t>
      </w:r>
      <w:r>
        <w:br/>
      </w:r>
    </w:p>
    <w:p w14:paraId="33D9BF15" w14:textId="60E1AE29" w:rsidR="009C713A" w:rsidRDefault="00481044" w:rsidP="27828C27">
      <w:pPr>
        <w:spacing w:after="0" w:line="240" w:lineRule="auto"/>
        <w:ind w:left="357"/>
        <w:rPr>
          <w:rFonts w:asciiTheme="majorHAnsi" w:hAnsiTheme="majorHAnsi" w:cstheme="majorBidi"/>
        </w:rPr>
      </w:pPr>
      <w:r w:rsidRPr="27828C27">
        <w:rPr>
          <w:rFonts w:asciiTheme="majorHAnsi" w:hAnsiTheme="majorHAnsi" w:cstheme="majorBidi"/>
        </w:rPr>
        <w:t>e</w:t>
      </w:r>
      <w:r w:rsidR="009C713A" w:rsidRPr="27828C27">
        <w:rPr>
          <w:rFonts w:asciiTheme="majorHAnsi" w:hAnsiTheme="majorHAnsi" w:cstheme="majorBidi"/>
        </w:rPr>
        <w:t>. Thoracic outlet syndrome</w:t>
      </w:r>
    </w:p>
    <w:p w14:paraId="649B9170" w14:textId="77777777" w:rsidR="001F0F3F" w:rsidRPr="007607F7" w:rsidRDefault="001F0F3F" w:rsidP="001F0F3F">
      <w:pPr>
        <w:spacing w:after="0" w:line="240" w:lineRule="auto"/>
        <w:rPr>
          <w:rFonts w:asciiTheme="majorHAnsi" w:hAnsiTheme="majorHAnsi" w:cstheme="majorHAnsi"/>
        </w:rPr>
      </w:pPr>
    </w:p>
    <w:p w14:paraId="460226F3" w14:textId="0E91D2FA" w:rsidR="009C713A" w:rsidRPr="007607F7" w:rsidRDefault="040918D3" w:rsidP="00D0006F">
      <w:pPr>
        <w:spacing w:after="120" w:line="240" w:lineRule="auto"/>
        <w:rPr>
          <w:rFonts w:asciiTheme="majorHAnsi" w:hAnsiTheme="majorHAnsi" w:cstheme="majorHAnsi"/>
          <w:b/>
          <w:bCs/>
        </w:rPr>
      </w:pPr>
      <w:r w:rsidRPr="007607F7">
        <w:rPr>
          <w:rFonts w:asciiTheme="majorHAnsi" w:hAnsiTheme="majorHAnsi" w:cstheme="majorHAnsi"/>
          <w:b/>
          <w:bCs/>
        </w:rPr>
        <w:t>90</w:t>
      </w:r>
      <w:r w:rsidR="009C713A" w:rsidRPr="007607F7">
        <w:rPr>
          <w:rFonts w:asciiTheme="majorHAnsi" w:hAnsiTheme="majorHAnsi" w:cstheme="majorHAnsi"/>
          <w:b/>
          <w:bCs/>
        </w:rPr>
        <w:t>. Which of the following describes the mechanism of a Jones fracture?</w:t>
      </w:r>
    </w:p>
    <w:p w14:paraId="533C7AB5" w14:textId="52F497B9" w:rsidR="000B796D" w:rsidRPr="007607F7" w:rsidRDefault="00481044" w:rsidP="27828C27">
      <w:pPr>
        <w:spacing w:after="0" w:line="240" w:lineRule="auto"/>
        <w:ind w:left="357"/>
        <w:rPr>
          <w:rFonts w:asciiTheme="majorHAnsi" w:hAnsiTheme="majorHAnsi" w:cstheme="majorBidi"/>
        </w:rPr>
      </w:pPr>
      <w:r w:rsidRPr="27828C27">
        <w:rPr>
          <w:rFonts w:asciiTheme="majorHAnsi" w:hAnsiTheme="majorHAnsi" w:cstheme="majorBidi"/>
        </w:rPr>
        <w:t>a</w:t>
      </w:r>
      <w:r w:rsidR="009C713A" w:rsidRPr="27828C27">
        <w:rPr>
          <w:rFonts w:asciiTheme="majorHAnsi" w:hAnsiTheme="majorHAnsi" w:cstheme="majorBidi"/>
        </w:rPr>
        <w:t>. Inversion injury of the ankle</w:t>
      </w:r>
      <w:r>
        <w:br/>
      </w:r>
    </w:p>
    <w:p w14:paraId="042AE4E0" w14:textId="3791484C" w:rsidR="000B796D" w:rsidRPr="007607F7" w:rsidRDefault="00481044" w:rsidP="27828C27">
      <w:pPr>
        <w:spacing w:after="0" w:line="240" w:lineRule="auto"/>
        <w:ind w:left="357"/>
        <w:rPr>
          <w:rFonts w:asciiTheme="majorHAnsi" w:hAnsiTheme="majorHAnsi" w:cstheme="majorBidi"/>
        </w:rPr>
      </w:pPr>
      <w:r w:rsidRPr="27828C27">
        <w:rPr>
          <w:rFonts w:asciiTheme="majorHAnsi" w:hAnsiTheme="majorHAnsi" w:cstheme="majorBidi"/>
        </w:rPr>
        <w:lastRenderedPageBreak/>
        <w:t>b</w:t>
      </w:r>
      <w:r w:rsidR="009C713A" w:rsidRPr="27828C27">
        <w:rPr>
          <w:rFonts w:asciiTheme="majorHAnsi" w:hAnsiTheme="majorHAnsi" w:cstheme="majorBidi"/>
        </w:rPr>
        <w:t>. Eversion injury of the ankle</w:t>
      </w:r>
      <w:r>
        <w:br/>
      </w:r>
    </w:p>
    <w:p w14:paraId="5EE8F839" w14:textId="59B4E1A2" w:rsidR="000B796D" w:rsidRPr="007607F7" w:rsidRDefault="00481044" w:rsidP="27828C27">
      <w:pPr>
        <w:spacing w:after="0" w:line="240" w:lineRule="auto"/>
        <w:ind w:left="357"/>
        <w:rPr>
          <w:rFonts w:asciiTheme="majorHAnsi" w:hAnsiTheme="majorHAnsi" w:cstheme="majorBidi"/>
        </w:rPr>
      </w:pPr>
      <w:r w:rsidRPr="27828C27">
        <w:rPr>
          <w:rFonts w:asciiTheme="majorHAnsi" w:hAnsiTheme="majorHAnsi" w:cstheme="majorBidi"/>
        </w:rPr>
        <w:t>c</w:t>
      </w:r>
      <w:r w:rsidR="009C713A" w:rsidRPr="27828C27">
        <w:rPr>
          <w:rFonts w:asciiTheme="majorHAnsi" w:hAnsiTheme="majorHAnsi" w:cstheme="majorBidi"/>
        </w:rPr>
        <w:t>. Direct blow to the tibia</w:t>
      </w:r>
      <w:r>
        <w:br/>
      </w:r>
    </w:p>
    <w:p w14:paraId="09683008" w14:textId="092F09CD" w:rsidR="000B796D" w:rsidRPr="007607F7" w:rsidRDefault="000B796D" w:rsidP="27828C27">
      <w:pPr>
        <w:spacing w:after="0" w:line="240" w:lineRule="auto"/>
        <w:ind w:left="357"/>
        <w:rPr>
          <w:rFonts w:asciiTheme="majorHAnsi" w:hAnsiTheme="majorHAnsi" w:cstheme="majorBidi"/>
        </w:rPr>
      </w:pPr>
      <w:r w:rsidRPr="27828C27">
        <w:rPr>
          <w:rFonts w:asciiTheme="majorHAnsi" w:hAnsiTheme="majorHAnsi" w:cstheme="majorBidi"/>
          <w:lang w:val="en-IN"/>
        </w:rPr>
        <w:t>*</w:t>
      </w:r>
      <w:r w:rsidR="00481044" w:rsidRPr="27828C27">
        <w:rPr>
          <w:rFonts w:asciiTheme="majorHAnsi" w:hAnsiTheme="majorHAnsi" w:cstheme="majorBidi"/>
        </w:rPr>
        <w:t>d</w:t>
      </w:r>
      <w:r w:rsidR="009C713A" w:rsidRPr="27828C27">
        <w:rPr>
          <w:rFonts w:asciiTheme="majorHAnsi" w:hAnsiTheme="majorHAnsi" w:cstheme="majorBidi"/>
        </w:rPr>
        <w:t>. Fracture at the base of the fifth metatarsal</w:t>
      </w:r>
      <w:r>
        <w:br/>
      </w:r>
    </w:p>
    <w:p w14:paraId="7F0BB0E7" w14:textId="0CC9FF41" w:rsidR="0005625E" w:rsidRPr="007607F7" w:rsidRDefault="00481044" w:rsidP="27828C27">
      <w:pPr>
        <w:spacing w:after="0" w:line="240" w:lineRule="auto"/>
        <w:ind w:left="357"/>
        <w:rPr>
          <w:rFonts w:asciiTheme="majorHAnsi" w:hAnsiTheme="majorHAnsi" w:cstheme="majorBidi"/>
        </w:rPr>
      </w:pPr>
      <w:r w:rsidRPr="27828C27">
        <w:rPr>
          <w:rFonts w:asciiTheme="majorHAnsi" w:hAnsiTheme="majorHAnsi" w:cstheme="majorBidi"/>
        </w:rPr>
        <w:t>e</w:t>
      </w:r>
      <w:r w:rsidR="009C713A" w:rsidRPr="27828C27">
        <w:rPr>
          <w:rFonts w:asciiTheme="majorHAnsi" w:hAnsiTheme="majorHAnsi" w:cstheme="majorBidi"/>
        </w:rPr>
        <w:t>. Stress fracture of the navicular</w:t>
      </w:r>
    </w:p>
    <w:p w14:paraId="31723666" w14:textId="1926ADD0" w:rsidR="5BB37468" w:rsidRPr="007607F7" w:rsidRDefault="5BB37468" w:rsidP="00D05F63">
      <w:pPr>
        <w:spacing w:after="0" w:line="240" w:lineRule="auto"/>
        <w:rPr>
          <w:rFonts w:asciiTheme="majorHAnsi" w:hAnsiTheme="majorHAnsi" w:cstheme="majorHAnsi"/>
        </w:rPr>
      </w:pPr>
    </w:p>
    <w:p w14:paraId="1FB2FA0B" w14:textId="5406FDBB" w:rsidR="009C713A" w:rsidRPr="007607F7" w:rsidRDefault="009C713A" w:rsidP="00D0006F">
      <w:pPr>
        <w:spacing w:after="120" w:line="240" w:lineRule="auto"/>
        <w:rPr>
          <w:rFonts w:asciiTheme="majorHAnsi" w:hAnsiTheme="majorHAnsi" w:cstheme="majorHAnsi"/>
        </w:rPr>
      </w:pPr>
      <w:r w:rsidRPr="007607F7">
        <w:rPr>
          <w:rFonts w:asciiTheme="majorHAnsi" w:hAnsiTheme="majorHAnsi" w:cstheme="majorHAnsi"/>
          <w:b/>
          <w:bCs/>
        </w:rPr>
        <w:t>9</w:t>
      </w:r>
      <w:r w:rsidR="69FF8470" w:rsidRPr="007607F7">
        <w:rPr>
          <w:rFonts w:asciiTheme="majorHAnsi" w:hAnsiTheme="majorHAnsi" w:cstheme="majorHAnsi"/>
          <w:b/>
          <w:bCs/>
        </w:rPr>
        <w:t>1</w:t>
      </w:r>
      <w:r w:rsidRPr="007607F7">
        <w:rPr>
          <w:rFonts w:asciiTheme="majorHAnsi" w:hAnsiTheme="majorHAnsi" w:cstheme="majorHAnsi"/>
          <w:b/>
          <w:bCs/>
        </w:rPr>
        <w:t>. Which of the following is a common symptom of hypoglycemia?</w:t>
      </w:r>
    </w:p>
    <w:p w14:paraId="383E33F0" w14:textId="15B7E8D0" w:rsidR="000B796D" w:rsidRPr="007607F7" w:rsidRDefault="00481044" w:rsidP="27828C27">
      <w:pPr>
        <w:spacing w:after="0" w:line="240" w:lineRule="auto"/>
        <w:ind w:left="357"/>
        <w:rPr>
          <w:rFonts w:asciiTheme="majorHAnsi" w:hAnsiTheme="majorHAnsi" w:cstheme="majorBidi"/>
          <w:lang w:val="en-IN"/>
          <w:rPrChange w:id="63" w:author="" w16du:dateUtc="2026-05-18T20:03:00Z">
            <w:rPr/>
          </w:rPrChange>
        </w:rPr>
      </w:pPr>
      <w:r w:rsidRPr="27828C27">
        <w:rPr>
          <w:rFonts w:asciiTheme="majorHAnsi" w:hAnsiTheme="majorHAnsi" w:cstheme="majorBidi"/>
          <w:lang w:val="en-IN"/>
        </w:rPr>
        <w:t>a</w:t>
      </w:r>
      <w:r w:rsidR="009C713A" w:rsidRPr="27828C27">
        <w:rPr>
          <w:rFonts w:asciiTheme="majorHAnsi" w:hAnsiTheme="majorHAnsi" w:cstheme="majorBidi"/>
          <w:lang w:val="en-IN"/>
        </w:rPr>
        <w:t>. Polyuria</w:t>
      </w:r>
      <w:r>
        <w:br/>
      </w:r>
    </w:p>
    <w:p w14:paraId="14E057D8" w14:textId="7B47CA0B" w:rsidR="000B796D" w:rsidRPr="007607F7" w:rsidRDefault="00481044" w:rsidP="27828C27">
      <w:pPr>
        <w:spacing w:after="0" w:line="240" w:lineRule="auto"/>
        <w:ind w:left="357"/>
        <w:rPr>
          <w:rFonts w:asciiTheme="majorHAnsi" w:hAnsiTheme="majorHAnsi" w:cstheme="majorBidi"/>
          <w:lang w:val="en-IN"/>
          <w:rPrChange w:id="64" w:author="" w16du:dateUtc="2026-05-18T20:03:00Z">
            <w:rPr/>
          </w:rPrChange>
        </w:rPr>
      </w:pPr>
      <w:r w:rsidRPr="27828C27">
        <w:rPr>
          <w:rFonts w:asciiTheme="majorHAnsi" w:hAnsiTheme="majorHAnsi" w:cstheme="majorBidi"/>
          <w:lang w:val="en-IN"/>
        </w:rPr>
        <w:t>b</w:t>
      </w:r>
      <w:r w:rsidR="009C713A" w:rsidRPr="27828C27">
        <w:rPr>
          <w:rFonts w:asciiTheme="majorHAnsi" w:hAnsiTheme="majorHAnsi" w:cstheme="majorBidi"/>
          <w:lang w:val="en-IN"/>
        </w:rPr>
        <w:t>. Polydipsia</w:t>
      </w:r>
      <w:r>
        <w:br/>
      </w:r>
    </w:p>
    <w:p w14:paraId="1BA49A9D" w14:textId="0008CA18" w:rsidR="000B796D" w:rsidRPr="007607F7" w:rsidRDefault="00481044" w:rsidP="27828C27">
      <w:pPr>
        <w:spacing w:after="0" w:line="240" w:lineRule="auto"/>
        <w:ind w:left="357"/>
        <w:rPr>
          <w:rFonts w:asciiTheme="majorHAnsi" w:hAnsiTheme="majorHAnsi" w:cstheme="majorBidi"/>
        </w:rPr>
      </w:pPr>
      <w:r w:rsidRPr="27828C27">
        <w:rPr>
          <w:rFonts w:asciiTheme="majorHAnsi" w:hAnsiTheme="majorHAnsi" w:cstheme="majorBidi"/>
          <w:lang w:val="en-IN"/>
        </w:rPr>
        <w:t>c</w:t>
      </w:r>
      <w:r w:rsidR="009C713A" w:rsidRPr="27828C27">
        <w:rPr>
          <w:rFonts w:asciiTheme="majorHAnsi" w:hAnsiTheme="majorHAnsi" w:cstheme="majorBidi"/>
          <w:lang w:val="en-IN"/>
        </w:rPr>
        <w:t xml:space="preserve">. </w:t>
      </w:r>
      <w:r w:rsidR="009C713A" w:rsidRPr="27828C27">
        <w:rPr>
          <w:rFonts w:asciiTheme="majorHAnsi" w:hAnsiTheme="majorHAnsi" w:cstheme="majorBidi"/>
        </w:rPr>
        <w:t>Fruity breath</w:t>
      </w:r>
      <w:r>
        <w:br/>
      </w:r>
    </w:p>
    <w:p w14:paraId="006EDADF" w14:textId="1A204B65" w:rsidR="000B796D" w:rsidRPr="007607F7" w:rsidRDefault="000B796D" w:rsidP="27828C27">
      <w:pPr>
        <w:spacing w:after="0" w:line="240" w:lineRule="auto"/>
        <w:ind w:left="357"/>
        <w:rPr>
          <w:rFonts w:asciiTheme="majorHAnsi" w:hAnsiTheme="majorHAnsi" w:cstheme="majorBidi"/>
        </w:rPr>
      </w:pPr>
      <w:r w:rsidRPr="27828C27">
        <w:rPr>
          <w:rFonts w:asciiTheme="majorHAnsi" w:hAnsiTheme="majorHAnsi" w:cstheme="majorBidi"/>
          <w:lang w:val="en-IN"/>
        </w:rPr>
        <w:t>*</w:t>
      </w:r>
      <w:r w:rsidR="00481044" w:rsidRPr="27828C27">
        <w:rPr>
          <w:rFonts w:asciiTheme="majorHAnsi" w:hAnsiTheme="majorHAnsi" w:cstheme="majorBidi"/>
        </w:rPr>
        <w:t>d</w:t>
      </w:r>
      <w:r w:rsidR="009C713A" w:rsidRPr="27828C27">
        <w:rPr>
          <w:rFonts w:asciiTheme="majorHAnsi" w:hAnsiTheme="majorHAnsi" w:cstheme="majorBidi"/>
        </w:rPr>
        <w:t>. Shakiness and sweating</w:t>
      </w:r>
      <w:r>
        <w:br/>
      </w:r>
    </w:p>
    <w:p w14:paraId="32ED3606" w14:textId="19F9AA96" w:rsidR="009C713A" w:rsidRDefault="00481044" w:rsidP="27828C27">
      <w:pPr>
        <w:spacing w:after="0" w:line="240" w:lineRule="auto"/>
        <w:ind w:left="357"/>
        <w:rPr>
          <w:rFonts w:asciiTheme="majorHAnsi" w:hAnsiTheme="majorHAnsi" w:cstheme="majorBidi"/>
        </w:rPr>
      </w:pPr>
      <w:r w:rsidRPr="27828C27">
        <w:rPr>
          <w:rFonts w:asciiTheme="majorHAnsi" w:hAnsiTheme="majorHAnsi" w:cstheme="majorBidi"/>
        </w:rPr>
        <w:t>e</w:t>
      </w:r>
      <w:r w:rsidR="009C713A" w:rsidRPr="27828C27">
        <w:rPr>
          <w:rFonts w:asciiTheme="majorHAnsi" w:hAnsiTheme="majorHAnsi" w:cstheme="majorBidi"/>
        </w:rPr>
        <w:t>. Hypertension</w:t>
      </w:r>
    </w:p>
    <w:p w14:paraId="644212BC" w14:textId="77777777" w:rsidR="001F0F3F" w:rsidRPr="007607F7" w:rsidRDefault="001F0F3F" w:rsidP="001F0F3F">
      <w:pPr>
        <w:spacing w:after="0" w:line="240" w:lineRule="auto"/>
        <w:rPr>
          <w:rFonts w:asciiTheme="majorHAnsi" w:hAnsiTheme="majorHAnsi" w:cstheme="majorHAnsi"/>
        </w:rPr>
      </w:pPr>
    </w:p>
    <w:p w14:paraId="5C31AAF5" w14:textId="77B7ADBA" w:rsidR="009C713A" w:rsidRPr="007607F7" w:rsidRDefault="009C713A" w:rsidP="00D0006F">
      <w:pPr>
        <w:spacing w:after="120" w:line="240" w:lineRule="auto"/>
        <w:rPr>
          <w:rFonts w:asciiTheme="majorHAnsi" w:hAnsiTheme="majorHAnsi" w:cstheme="majorHAnsi"/>
        </w:rPr>
      </w:pPr>
      <w:r w:rsidRPr="007607F7">
        <w:rPr>
          <w:rFonts w:asciiTheme="majorHAnsi" w:hAnsiTheme="majorHAnsi" w:cstheme="majorHAnsi"/>
          <w:b/>
          <w:bCs/>
        </w:rPr>
        <w:t>9</w:t>
      </w:r>
      <w:r w:rsidR="47F0E1F8" w:rsidRPr="007607F7">
        <w:rPr>
          <w:rFonts w:asciiTheme="majorHAnsi" w:hAnsiTheme="majorHAnsi" w:cstheme="majorHAnsi"/>
          <w:b/>
          <w:bCs/>
        </w:rPr>
        <w:t>2</w:t>
      </w:r>
      <w:r w:rsidRPr="007607F7">
        <w:rPr>
          <w:rFonts w:asciiTheme="majorHAnsi" w:hAnsiTheme="majorHAnsi" w:cstheme="majorHAnsi"/>
          <w:b/>
          <w:bCs/>
        </w:rPr>
        <w:t>. Which of the following best describes orthostatic hypotension?</w:t>
      </w:r>
    </w:p>
    <w:p w14:paraId="1F0C6943" w14:textId="023D1A77" w:rsidR="000B796D" w:rsidRPr="007607F7" w:rsidRDefault="00481044" w:rsidP="27828C27">
      <w:pPr>
        <w:spacing w:after="0" w:line="240" w:lineRule="auto"/>
        <w:ind w:left="357"/>
        <w:rPr>
          <w:rFonts w:asciiTheme="majorHAnsi" w:hAnsiTheme="majorHAnsi" w:cstheme="majorBidi"/>
        </w:rPr>
      </w:pPr>
      <w:r w:rsidRPr="27828C27">
        <w:rPr>
          <w:rFonts w:asciiTheme="majorHAnsi" w:hAnsiTheme="majorHAnsi" w:cstheme="majorBidi"/>
        </w:rPr>
        <w:t>a</w:t>
      </w:r>
      <w:r w:rsidR="009C713A" w:rsidRPr="27828C27">
        <w:rPr>
          <w:rFonts w:asciiTheme="majorHAnsi" w:hAnsiTheme="majorHAnsi" w:cstheme="majorBidi"/>
        </w:rPr>
        <w:t>. Elevated blood pressure when standing</w:t>
      </w:r>
      <w:r>
        <w:br/>
      </w:r>
    </w:p>
    <w:p w14:paraId="57D51611" w14:textId="63F33DCB" w:rsidR="000B796D" w:rsidRPr="007607F7" w:rsidRDefault="00481044" w:rsidP="27828C27">
      <w:pPr>
        <w:spacing w:after="0" w:line="240" w:lineRule="auto"/>
        <w:ind w:left="357"/>
        <w:rPr>
          <w:rFonts w:asciiTheme="majorHAnsi" w:hAnsiTheme="majorHAnsi" w:cstheme="majorBidi"/>
        </w:rPr>
      </w:pPr>
      <w:r w:rsidRPr="27828C27">
        <w:rPr>
          <w:rFonts w:asciiTheme="majorHAnsi" w:hAnsiTheme="majorHAnsi" w:cstheme="majorBidi"/>
        </w:rPr>
        <w:t>b</w:t>
      </w:r>
      <w:r w:rsidR="009C713A" w:rsidRPr="27828C27">
        <w:rPr>
          <w:rFonts w:asciiTheme="majorHAnsi" w:hAnsiTheme="majorHAnsi" w:cstheme="majorBidi"/>
        </w:rPr>
        <w:t>. Stable blood pressure when sitting</w:t>
      </w:r>
      <w:r>
        <w:br/>
      </w:r>
    </w:p>
    <w:p w14:paraId="3732E8B6" w14:textId="077A2FF7" w:rsidR="000B796D" w:rsidRPr="007607F7" w:rsidRDefault="000B796D" w:rsidP="27828C27">
      <w:pPr>
        <w:spacing w:after="0" w:line="240" w:lineRule="auto"/>
        <w:ind w:left="357"/>
        <w:rPr>
          <w:rFonts w:asciiTheme="majorHAnsi" w:hAnsiTheme="majorHAnsi" w:cstheme="majorBidi"/>
        </w:rPr>
      </w:pPr>
      <w:r w:rsidRPr="27828C27">
        <w:rPr>
          <w:rFonts w:asciiTheme="majorHAnsi" w:hAnsiTheme="majorHAnsi" w:cstheme="majorBidi"/>
          <w:lang w:val="en-IN"/>
        </w:rPr>
        <w:t>*</w:t>
      </w:r>
      <w:r w:rsidR="00481044" w:rsidRPr="27828C27">
        <w:rPr>
          <w:rFonts w:asciiTheme="majorHAnsi" w:hAnsiTheme="majorHAnsi" w:cstheme="majorBidi"/>
        </w:rPr>
        <w:t>c</w:t>
      </w:r>
      <w:r w:rsidR="009C713A" w:rsidRPr="27828C27">
        <w:rPr>
          <w:rFonts w:asciiTheme="majorHAnsi" w:hAnsiTheme="majorHAnsi" w:cstheme="majorBidi"/>
        </w:rPr>
        <w:t>. Drop in blood pressure upon standing</w:t>
      </w:r>
      <w:r>
        <w:br/>
      </w:r>
    </w:p>
    <w:p w14:paraId="53EFE269" w14:textId="40C0D0CA" w:rsidR="000B796D" w:rsidRPr="007607F7" w:rsidRDefault="00481044" w:rsidP="27828C27">
      <w:pPr>
        <w:spacing w:after="0" w:line="240" w:lineRule="auto"/>
        <w:ind w:left="357"/>
        <w:rPr>
          <w:rFonts w:asciiTheme="majorHAnsi" w:hAnsiTheme="majorHAnsi" w:cstheme="majorBidi"/>
        </w:rPr>
      </w:pPr>
      <w:r w:rsidRPr="27828C27">
        <w:rPr>
          <w:rFonts w:asciiTheme="majorHAnsi" w:hAnsiTheme="majorHAnsi" w:cstheme="majorBidi"/>
        </w:rPr>
        <w:t>d</w:t>
      </w:r>
      <w:r w:rsidR="009C713A" w:rsidRPr="27828C27">
        <w:rPr>
          <w:rFonts w:asciiTheme="majorHAnsi" w:hAnsiTheme="majorHAnsi" w:cstheme="majorBidi"/>
        </w:rPr>
        <w:t>. Increased pulse pressure</w:t>
      </w:r>
      <w:r>
        <w:br/>
      </w:r>
    </w:p>
    <w:p w14:paraId="78786F50" w14:textId="6AFC031A" w:rsidR="009C713A" w:rsidRPr="007607F7" w:rsidRDefault="00481044" w:rsidP="27828C27">
      <w:pPr>
        <w:spacing w:after="0" w:line="240" w:lineRule="auto"/>
        <w:ind w:left="357"/>
        <w:rPr>
          <w:rFonts w:asciiTheme="majorHAnsi" w:hAnsiTheme="majorHAnsi" w:cstheme="majorBidi"/>
        </w:rPr>
      </w:pPr>
      <w:r w:rsidRPr="27828C27">
        <w:rPr>
          <w:rFonts w:asciiTheme="majorHAnsi" w:hAnsiTheme="majorHAnsi" w:cstheme="majorBidi"/>
        </w:rPr>
        <w:t>e</w:t>
      </w:r>
      <w:r w:rsidR="009C713A" w:rsidRPr="27828C27">
        <w:rPr>
          <w:rFonts w:asciiTheme="majorHAnsi" w:hAnsiTheme="majorHAnsi" w:cstheme="majorBidi"/>
        </w:rPr>
        <w:t>. Elevated diastolic pressure</w:t>
      </w:r>
    </w:p>
    <w:p w14:paraId="3763B73A" w14:textId="32585211" w:rsidR="42D3EC08" w:rsidRDefault="009C795F" w:rsidP="00D0006F">
      <w:pPr>
        <w:pStyle w:val="Heading2"/>
        <w:spacing w:after="200" w:line="240" w:lineRule="auto"/>
      </w:pPr>
      <w:r>
        <w:t>Matching Question</w:t>
      </w:r>
    </w:p>
    <w:p w14:paraId="210C189F" w14:textId="478FF2B4" w:rsidR="42D3EC08" w:rsidRDefault="009C795F" w:rsidP="27828C27">
      <w:pPr>
        <w:spacing w:after="120" w:line="240" w:lineRule="auto"/>
        <w:rPr>
          <w:rFonts w:asciiTheme="majorHAnsi" w:hAnsiTheme="majorHAnsi" w:cstheme="majorBidi"/>
          <w:b/>
          <w:bCs/>
        </w:rPr>
      </w:pPr>
      <w:r w:rsidRPr="27828C27">
        <w:rPr>
          <w:rFonts w:asciiTheme="majorHAnsi" w:hAnsiTheme="majorHAnsi" w:cstheme="majorBidi"/>
          <w:b/>
          <w:bCs/>
        </w:rPr>
        <w:t xml:space="preserve">93. </w:t>
      </w:r>
      <w:r w:rsidR="42D3EC08" w:rsidRPr="27828C27">
        <w:rPr>
          <w:rFonts w:asciiTheme="majorHAnsi" w:hAnsiTheme="majorHAnsi" w:cstheme="majorBidi"/>
          <w:b/>
          <w:bCs/>
        </w:rPr>
        <w:t>Match each type of SLAP tear with its description.</w:t>
      </w:r>
    </w:p>
    <w:p w14:paraId="6D07E52E" w14:textId="0D6D9824" w:rsidR="42D3EC08" w:rsidRDefault="42D3EC08" w:rsidP="27828C27">
      <w:pPr>
        <w:spacing w:after="0" w:line="240" w:lineRule="auto"/>
        <w:ind w:left="357"/>
        <w:rPr>
          <w:rFonts w:asciiTheme="majorHAnsi" w:hAnsiTheme="majorHAnsi" w:cstheme="majorBidi"/>
        </w:rPr>
      </w:pPr>
      <w:r w:rsidRPr="27828C27">
        <w:rPr>
          <w:rFonts w:asciiTheme="majorHAnsi" w:hAnsiTheme="majorHAnsi" w:cstheme="majorBidi"/>
        </w:rPr>
        <w:t xml:space="preserve">a. </w:t>
      </w:r>
      <w:r w:rsidR="000B796D" w:rsidRPr="27828C27">
        <w:rPr>
          <w:rFonts w:asciiTheme="majorHAnsi" w:hAnsiTheme="majorHAnsi" w:cstheme="majorBidi"/>
        </w:rPr>
        <w:t>T</w:t>
      </w:r>
      <w:r w:rsidRPr="27828C27">
        <w:rPr>
          <w:rFonts w:asciiTheme="majorHAnsi" w:hAnsiTheme="majorHAnsi" w:cstheme="majorBidi"/>
        </w:rPr>
        <w:t xml:space="preserve">ype I = </w:t>
      </w:r>
      <w:r w:rsidR="009C795F" w:rsidRPr="27828C27">
        <w:rPr>
          <w:rFonts w:asciiTheme="majorHAnsi" w:hAnsiTheme="majorHAnsi" w:cstheme="majorBidi"/>
        </w:rPr>
        <w:t>L</w:t>
      </w:r>
      <w:r w:rsidRPr="27828C27">
        <w:rPr>
          <w:rFonts w:asciiTheme="majorHAnsi" w:hAnsiTheme="majorHAnsi" w:cstheme="majorBidi"/>
        </w:rPr>
        <w:t>abral fraying</w:t>
      </w:r>
    </w:p>
    <w:p w14:paraId="5A8690C7" w14:textId="71B895B4" w:rsidR="42D3EC08" w:rsidRDefault="42D3EC08" w:rsidP="27828C27">
      <w:pPr>
        <w:spacing w:after="0" w:line="240" w:lineRule="auto"/>
        <w:ind w:left="357"/>
        <w:rPr>
          <w:rFonts w:asciiTheme="majorHAnsi" w:hAnsiTheme="majorHAnsi" w:cstheme="majorBidi"/>
        </w:rPr>
      </w:pPr>
      <w:r w:rsidRPr="27828C27">
        <w:rPr>
          <w:rFonts w:asciiTheme="majorHAnsi" w:hAnsiTheme="majorHAnsi" w:cstheme="majorBidi"/>
        </w:rPr>
        <w:t xml:space="preserve">b. </w:t>
      </w:r>
      <w:r w:rsidR="000B796D" w:rsidRPr="27828C27">
        <w:rPr>
          <w:rFonts w:asciiTheme="majorHAnsi" w:hAnsiTheme="majorHAnsi" w:cstheme="majorBidi"/>
        </w:rPr>
        <w:t>T</w:t>
      </w:r>
      <w:r w:rsidRPr="27828C27">
        <w:rPr>
          <w:rFonts w:asciiTheme="majorHAnsi" w:hAnsiTheme="majorHAnsi" w:cstheme="majorBidi"/>
        </w:rPr>
        <w:t xml:space="preserve">ype II = </w:t>
      </w:r>
      <w:r w:rsidR="009C795F" w:rsidRPr="27828C27">
        <w:rPr>
          <w:rFonts w:asciiTheme="majorHAnsi" w:hAnsiTheme="majorHAnsi" w:cstheme="majorBidi"/>
        </w:rPr>
        <w:t>I</w:t>
      </w:r>
      <w:r w:rsidRPr="27828C27">
        <w:rPr>
          <w:rFonts w:asciiTheme="majorHAnsi" w:hAnsiTheme="majorHAnsi" w:cstheme="majorBidi"/>
        </w:rPr>
        <w:t>nstability of labral–biceps complex</w:t>
      </w:r>
    </w:p>
    <w:p w14:paraId="0474F243" w14:textId="56C9EAAB" w:rsidR="42D3EC08" w:rsidRDefault="42D3EC08" w:rsidP="27828C27">
      <w:pPr>
        <w:spacing w:after="0" w:line="240" w:lineRule="auto"/>
        <w:ind w:left="357"/>
        <w:rPr>
          <w:rFonts w:asciiTheme="majorHAnsi" w:hAnsiTheme="majorHAnsi" w:cstheme="majorBidi"/>
        </w:rPr>
      </w:pPr>
      <w:r w:rsidRPr="27828C27">
        <w:rPr>
          <w:rFonts w:asciiTheme="majorHAnsi" w:hAnsiTheme="majorHAnsi" w:cstheme="majorBidi"/>
        </w:rPr>
        <w:t xml:space="preserve">c. </w:t>
      </w:r>
      <w:r w:rsidR="000B796D" w:rsidRPr="27828C27">
        <w:rPr>
          <w:rFonts w:asciiTheme="majorHAnsi" w:hAnsiTheme="majorHAnsi" w:cstheme="majorBidi"/>
        </w:rPr>
        <w:t>T</w:t>
      </w:r>
      <w:r w:rsidRPr="27828C27">
        <w:rPr>
          <w:rFonts w:asciiTheme="majorHAnsi" w:hAnsiTheme="majorHAnsi" w:cstheme="majorBidi"/>
        </w:rPr>
        <w:t xml:space="preserve">ype III = </w:t>
      </w:r>
      <w:r w:rsidR="009C795F" w:rsidRPr="27828C27">
        <w:rPr>
          <w:rFonts w:asciiTheme="majorHAnsi" w:hAnsiTheme="majorHAnsi" w:cstheme="majorBidi"/>
        </w:rPr>
        <w:t>B</w:t>
      </w:r>
      <w:r w:rsidRPr="27828C27">
        <w:rPr>
          <w:rFonts w:asciiTheme="majorHAnsi" w:hAnsiTheme="majorHAnsi" w:cstheme="majorBidi"/>
        </w:rPr>
        <w:t>ucket handle tear with stable labral–biceps complex</w:t>
      </w:r>
    </w:p>
    <w:p w14:paraId="1227E10A" w14:textId="10C20E46" w:rsidR="42D3EC08" w:rsidRDefault="42D3EC08" w:rsidP="27828C27">
      <w:pPr>
        <w:spacing w:after="0" w:line="240" w:lineRule="auto"/>
        <w:ind w:left="357"/>
        <w:rPr>
          <w:rFonts w:asciiTheme="majorHAnsi" w:hAnsiTheme="majorHAnsi" w:cstheme="majorBidi"/>
        </w:rPr>
      </w:pPr>
      <w:r w:rsidRPr="27828C27">
        <w:rPr>
          <w:rFonts w:asciiTheme="majorHAnsi" w:hAnsiTheme="majorHAnsi" w:cstheme="majorBidi"/>
        </w:rPr>
        <w:t xml:space="preserve">d. </w:t>
      </w:r>
      <w:r w:rsidR="000B796D" w:rsidRPr="27828C27">
        <w:rPr>
          <w:rFonts w:asciiTheme="majorHAnsi" w:hAnsiTheme="majorHAnsi" w:cstheme="majorBidi"/>
        </w:rPr>
        <w:t>T</w:t>
      </w:r>
      <w:r w:rsidRPr="27828C27">
        <w:rPr>
          <w:rFonts w:asciiTheme="majorHAnsi" w:hAnsiTheme="majorHAnsi" w:cstheme="majorBidi"/>
        </w:rPr>
        <w:t xml:space="preserve">ype IV = </w:t>
      </w:r>
      <w:r w:rsidR="009C795F" w:rsidRPr="27828C27">
        <w:rPr>
          <w:rFonts w:asciiTheme="majorHAnsi" w:hAnsiTheme="majorHAnsi" w:cstheme="majorBidi"/>
        </w:rPr>
        <w:t>B</w:t>
      </w:r>
      <w:r w:rsidRPr="27828C27">
        <w:rPr>
          <w:rFonts w:asciiTheme="majorHAnsi" w:hAnsiTheme="majorHAnsi" w:cstheme="majorBidi"/>
        </w:rPr>
        <w:t>ucket handle tear of labrum extending into biceps tendon</w:t>
      </w:r>
    </w:p>
    <w:p w14:paraId="22304BB7" w14:textId="09AD9857" w:rsidR="42D3EC08" w:rsidRPr="007607F7" w:rsidRDefault="42D3EC08" w:rsidP="27828C27">
      <w:pPr>
        <w:spacing w:after="0"/>
        <w:rPr>
          <w:rFonts w:asciiTheme="majorHAnsi" w:hAnsiTheme="majorHAnsi" w:cstheme="majorBidi"/>
        </w:rPr>
      </w:pPr>
    </w:p>
    <w:p w14:paraId="7F1535F4" w14:textId="732756D9" w:rsidR="009C795F" w:rsidRDefault="009C795F" w:rsidP="00B41D53">
      <w:pPr>
        <w:pStyle w:val="Heading2"/>
        <w:spacing w:after="200" w:line="240" w:lineRule="auto"/>
      </w:pPr>
      <w:r>
        <w:t>Multiple Choice Question</w:t>
      </w:r>
    </w:p>
    <w:p w14:paraId="3E1DF12D" w14:textId="6B711C75" w:rsidR="42D3EC08" w:rsidRDefault="770EF862" w:rsidP="27828C27">
      <w:pPr>
        <w:spacing w:after="120" w:line="240" w:lineRule="auto"/>
        <w:rPr>
          <w:rFonts w:asciiTheme="majorHAnsi" w:hAnsiTheme="majorHAnsi" w:cstheme="majorBidi"/>
          <w:b/>
          <w:bCs/>
        </w:rPr>
      </w:pPr>
      <w:r w:rsidRPr="27828C27">
        <w:rPr>
          <w:rFonts w:asciiTheme="majorHAnsi" w:hAnsiTheme="majorHAnsi" w:cstheme="majorBidi"/>
          <w:b/>
          <w:bCs/>
        </w:rPr>
        <w:t>94</w:t>
      </w:r>
      <w:r w:rsidR="42D3EC08" w:rsidRPr="27828C27">
        <w:rPr>
          <w:rFonts w:asciiTheme="majorHAnsi" w:hAnsiTheme="majorHAnsi" w:cstheme="majorBidi"/>
          <w:b/>
          <w:bCs/>
        </w:rPr>
        <w:t xml:space="preserve">. A judo practitioner gets put into a lock during competition and hears a pop in </w:t>
      </w:r>
      <w:r w:rsidR="000B796D" w:rsidRPr="27828C27">
        <w:rPr>
          <w:rFonts w:asciiTheme="majorHAnsi" w:hAnsiTheme="majorHAnsi" w:cstheme="majorBidi"/>
          <w:b/>
          <w:bCs/>
        </w:rPr>
        <w:t xml:space="preserve">their </w:t>
      </w:r>
      <w:r w:rsidR="42D3EC08" w:rsidRPr="27828C27">
        <w:rPr>
          <w:rFonts w:asciiTheme="majorHAnsi" w:hAnsiTheme="majorHAnsi" w:cstheme="majorBidi"/>
          <w:b/>
          <w:bCs/>
        </w:rPr>
        <w:t xml:space="preserve">elbow. </w:t>
      </w:r>
      <w:r w:rsidR="000B796D" w:rsidRPr="27828C27">
        <w:rPr>
          <w:rFonts w:asciiTheme="majorHAnsi" w:hAnsiTheme="majorHAnsi" w:cstheme="majorBidi"/>
          <w:b/>
          <w:bCs/>
        </w:rPr>
        <w:t>Th</w:t>
      </w:r>
      <w:r w:rsidR="42D3EC08" w:rsidRPr="27828C27">
        <w:rPr>
          <w:rFonts w:asciiTheme="majorHAnsi" w:hAnsiTheme="majorHAnsi" w:cstheme="majorBidi"/>
          <w:b/>
          <w:bCs/>
        </w:rPr>
        <w:t>e</w:t>
      </w:r>
      <w:r w:rsidR="000B796D" w:rsidRPr="27828C27">
        <w:rPr>
          <w:rFonts w:asciiTheme="majorHAnsi" w:hAnsiTheme="majorHAnsi" w:cstheme="majorBidi"/>
          <w:b/>
          <w:bCs/>
        </w:rPr>
        <w:t>y</w:t>
      </w:r>
      <w:r w:rsidR="42D3EC08" w:rsidRPr="27828C27">
        <w:rPr>
          <w:rFonts w:asciiTheme="majorHAnsi" w:hAnsiTheme="majorHAnsi" w:cstheme="majorBidi"/>
          <w:b/>
          <w:bCs/>
        </w:rPr>
        <w:t xml:space="preserve"> complain</w:t>
      </w:r>
      <w:r w:rsidR="009C795F" w:rsidRPr="27828C27">
        <w:rPr>
          <w:rFonts w:asciiTheme="majorHAnsi" w:hAnsiTheme="majorHAnsi" w:cstheme="majorBidi"/>
          <w:b/>
          <w:bCs/>
        </w:rPr>
        <w:t xml:space="preserve"> </w:t>
      </w:r>
      <w:r w:rsidR="42D3EC08" w:rsidRPr="27828C27">
        <w:rPr>
          <w:rFonts w:asciiTheme="majorHAnsi" w:hAnsiTheme="majorHAnsi" w:cstheme="majorBidi"/>
          <w:b/>
          <w:bCs/>
        </w:rPr>
        <w:t xml:space="preserve">of medial elbow pain with some pain into the forearm. </w:t>
      </w:r>
      <w:r w:rsidR="009C795F" w:rsidRPr="27828C27">
        <w:rPr>
          <w:rFonts w:asciiTheme="majorHAnsi" w:hAnsiTheme="majorHAnsi" w:cstheme="majorBidi"/>
          <w:b/>
          <w:bCs/>
        </w:rPr>
        <w:t>Which test can evaluate t</w:t>
      </w:r>
      <w:r w:rsidR="42D3EC08" w:rsidRPr="27828C27">
        <w:rPr>
          <w:rFonts w:asciiTheme="majorHAnsi" w:hAnsiTheme="majorHAnsi" w:cstheme="majorBidi"/>
          <w:b/>
          <w:bCs/>
        </w:rPr>
        <w:t>he integrity of the UCL</w:t>
      </w:r>
      <w:r w:rsidR="009C795F" w:rsidRPr="27828C27">
        <w:rPr>
          <w:rFonts w:asciiTheme="majorHAnsi" w:hAnsiTheme="majorHAnsi" w:cstheme="majorBidi"/>
          <w:b/>
          <w:bCs/>
        </w:rPr>
        <w:t>?</w:t>
      </w:r>
    </w:p>
    <w:p w14:paraId="14B1071A" w14:textId="744F435A" w:rsidR="42D3EC08" w:rsidRDefault="42D3EC08" w:rsidP="27828C27">
      <w:pPr>
        <w:spacing w:after="0" w:line="240" w:lineRule="auto"/>
        <w:ind w:left="357"/>
        <w:rPr>
          <w:rFonts w:asciiTheme="majorHAnsi" w:hAnsiTheme="majorHAnsi" w:cstheme="majorBidi"/>
        </w:rPr>
      </w:pPr>
      <w:r w:rsidRPr="27828C27">
        <w:rPr>
          <w:rFonts w:asciiTheme="majorHAnsi" w:hAnsiTheme="majorHAnsi" w:cstheme="majorBidi"/>
        </w:rPr>
        <w:t xml:space="preserve">a. </w:t>
      </w:r>
      <w:r w:rsidR="000B796D" w:rsidRPr="27828C27">
        <w:rPr>
          <w:rFonts w:asciiTheme="majorHAnsi" w:hAnsiTheme="majorHAnsi" w:cstheme="majorBidi"/>
        </w:rPr>
        <w:t>V</w:t>
      </w:r>
      <w:r w:rsidRPr="27828C27">
        <w:rPr>
          <w:rFonts w:asciiTheme="majorHAnsi" w:hAnsiTheme="majorHAnsi" w:cstheme="majorBidi"/>
        </w:rPr>
        <w:t>arus stress</w:t>
      </w:r>
    </w:p>
    <w:p w14:paraId="2A6B1E1E" w14:textId="51B08980" w:rsidR="42D3EC08" w:rsidRDefault="42D3EC08" w:rsidP="27828C27">
      <w:pPr>
        <w:spacing w:after="0" w:line="240" w:lineRule="auto"/>
        <w:ind w:left="357"/>
        <w:rPr>
          <w:rFonts w:asciiTheme="majorHAnsi" w:hAnsiTheme="majorHAnsi" w:cstheme="majorBidi"/>
        </w:rPr>
      </w:pPr>
      <w:r w:rsidRPr="27828C27">
        <w:rPr>
          <w:rFonts w:asciiTheme="majorHAnsi" w:hAnsiTheme="majorHAnsi" w:cstheme="majorBidi"/>
        </w:rPr>
        <w:t xml:space="preserve">* b. </w:t>
      </w:r>
      <w:r w:rsidR="000B796D" w:rsidRPr="27828C27">
        <w:rPr>
          <w:rFonts w:asciiTheme="majorHAnsi" w:hAnsiTheme="majorHAnsi" w:cstheme="majorBidi"/>
        </w:rPr>
        <w:t>V</w:t>
      </w:r>
      <w:r w:rsidRPr="27828C27">
        <w:rPr>
          <w:rFonts w:asciiTheme="majorHAnsi" w:hAnsiTheme="majorHAnsi" w:cstheme="majorBidi"/>
        </w:rPr>
        <w:t>algus stress</w:t>
      </w:r>
    </w:p>
    <w:p w14:paraId="4612BD00" w14:textId="77777777" w:rsidR="007607F7" w:rsidRPr="007607F7" w:rsidRDefault="42D3EC08" w:rsidP="0050509F">
      <w:pPr>
        <w:spacing w:after="0" w:line="240" w:lineRule="auto"/>
        <w:ind w:left="357"/>
        <w:rPr>
          <w:rFonts w:asciiTheme="majorHAnsi" w:hAnsiTheme="majorHAnsi" w:cstheme="majorHAnsi"/>
        </w:rPr>
      </w:pPr>
      <w:r w:rsidRPr="007607F7">
        <w:rPr>
          <w:rFonts w:asciiTheme="majorHAnsi" w:hAnsiTheme="majorHAnsi" w:cstheme="majorHAnsi"/>
        </w:rPr>
        <w:lastRenderedPageBreak/>
        <w:t>c. Cozen’s</w:t>
      </w:r>
    </w:p>
    <w:p w14:paraId="4E99F764" w14:textId="5AE95FF2" w:rsidR="42D3EC08" w:rsidRDefault="42D3EC08" w:rsidP="0050509F">
      <w:pPr>
        <w:spacing w:after="0" w:line="240" w:lineRule="auto"/>
        <w:ind w:left="357"/>
        <w:rPr>
          <w:rFonts w:asciiTheme="majorHAnsi" w:hAnsiTheme="majorHAnsi" w:cstheme="majorHAnsi"/>
        </w:rPr>
      </w:pPr>
      <w:r w:rsidRPr="007607F7">
        <w:rPr>
          <w:rFonts w:asciiTheme="majorHAnsi" w:hAnsiTheme="majorHAnsi" w:cstheme="majorHAnsi"/>
        </w:rPr>
        <w:t>d. Tinel’s</w:t>
      </w:r>
    </w:p>
    <w:p w14:paraId="3B02DB88" w14:textId="77777777" w:rsidR="007607F7" w:rsidRPr="007607F7" w:rsidRDefault="007607F7" w:rsidP="0050509F">
      <w:pPr>
        <w:spacing w:after="0" w:line="240" w:lineRule="auto"/>
        <w:rPr>
          <w:rFonts w:asciiTheme="majorHAnsi" w:hAnsiTheme="majorHAnsi" w:cstheme="majorHAnsi"/>
        </w:rPr>
      </w:pPr>
    </w:p>
    <w:p w14:paraId="5F94C011" w14:textId="79210CBB" w:rsidR="42D3EC08" w:rsidRDefault="20B067D6" w:rsidP="27828C27">
      <w:pPr>
        <w:spacing w:after="120" w:line="240" w:lineRule="auto"/>
        <w:rPr>
          <w:rFonts w:asciiTheme="majorHAnsi" w:hAnsiTheme="majorHAnsi" w:cstheme="majorBidi"/>
          <w:b/>
          <w:bCs/>
        </w:rPr>
      </w:pPr>
      <w:r w:rsidRPr="27828C27">
        <w:rPr>
          <w:rFonts w:asciiTheme="majorHAnsi" w:hAnsiTheme="majorHAnsi" w:cstheme="majorBidi"/>
          <w:b/>
          <w:bCs/>
        </w:rPr>
        <w:t>95</w:t>
      </w:r>
      <w:r w:rsidR="42D3EC08" w:rsidRPr="27828C27">
        <w:rPr>
          <w:rFonts w:asciiTheme="majorHAnsi" w:hAnsiTheme="majorHAnsi" w:cstheme="majorBidi"/>
          <w:b/>
          <w:bCs/>
        </w:rPr>
        <w:t xml:space="preserve">. A client presents to you with pain in </w:t>
      </w:r>
      <w:r w:rsidR="000B796D" w:rsidRPr="27828C27">
        <w:rPr>
          <w:rFonts w:asciiTheme="majorHAnsi" w:hAnsiTheme="majorHAnsi" w:cstheme="majorBidi"/>
          <w:b/>
          <w:bCs/>
        </w:rPr>
        <w:t xml:space="preserve">their </w:t>
      </w:r>
      <w:r w:rsidR="42D3EC08" w:rsidRPr="27828C27">
        <w:rPr>
          <w:rFonts w:asciiTheme="majorHAnsi" w:hAnsiTheme="majorHAnsi" w:cstheme="majorBidi"/>
          <w:b/>
          <w:bCs/>
        </w:rPr>
        <w:t xml:space="preserve">hand along the distribution of the median nerve. On further testing, you find pain along the superior lateral aspect of the arm into the thumb and index fingers, a diminished biceps and brachioradialis reflex, and weakness with elbow flexion and wrist extension. </w:t>
      </w:r>
      <w:r w:rsidR="000B796D" w:rsidRPr="27828C27">
        <w:rPr>
          <w:rFonts w:asciiTheme="majorHAnsi" w:hAnsiTheme="majorHAnsi" w:cstheme="majorBidi"/>
          <w:b/>
          <w:bCs/>
        </w:rPr>
        <w:t>What is y</w:t>
      </w:r>
      <w:r w:rsidR="42D3EC08" w:rsidRPr="27828C27">
        <w:rPr>
          <w:rFonts w:asciiTheme="majorHAnsi" w:hAnsiTheme="majorHAnsi" w:cstheme="majorBidi"/>
          <w:b/>
          <w:bCs/>
        </w:rPr>
        <w:t>our likely diagnosis</w:t>
      </w:r>
      <w:r w:rsidR="000B796D" w:rsidRPr="27828C27">
        <w:rPr>
          <w:rFonts w:asciiTheme="majorHAnsi" w:hAnsiTheme="majorHAnsi" w:cstheme="majorBidi"/>
          <w:b/>
          <w:bCs/>
        </w:rPr>
        <w:t>?</w:t>
      </w:r>
    </w:p>
    <w:p w14:paraId="54C93A61" w14:textId="7D07B94A" w:rsidR="42D3EC08" w:rsidRDefault="42D3EC08" w:rsidP="27828C27">
      <w:pPr>
        <w:spacing w:after="0" w:line="240" w:lineRule="auto"/>
        <w:ind w:left="357"/>
        <w:rPr>
          <w:rFonts w:asciiTheme="majorHAnsi" w:hAnsiTheme="majorHAnsi" w:cstheme="majorBidi"/>
        </w:rPr>
      </w:pPr>
      <w:r w:rsidRPr="27828C27">
        <w:rPr>
          <w:rFonts w:asciiTheme="majorHAnsi" w:hAnsiTheme="majorHAnsi" w:cstheme="majorBidi"/>
        </w:rPr>
        <w:t xml:space="preserve">a. </w:t>
      </w:r>
      <w:r w:rsidR="000B796D" w:rsidRPr="27828C27">
        <w:rPr>
          <w:rFonts w:asciiTheme="majorHAnsi" w:hAnsiTheme="majorHAnsi" w:cstheme="majorBidi"/>
        </w:rPr>
        <w:t>C</w:t>
      </w:r>
      <w:r w:rsidRPr="27828C27">
        <w:rPr>
          <w:rFonts w:asciiTheme="majorHAnsi" w:hAnsiTheme="majorHAnsi" w:cstheme="majorBidi"/>
        </w:rPr>
        <w:t>arpal tunnel syndrome</w:t>
      </w:r>
    </w:p>
    <w:p w14:paraId="190516F7" w14:textId="4CFABE6B" w:rsidR="42D3EC08" w:rsidRDefault="42D3EC08" w:rsidP="0050509F">
      <w:pPr>
        <w:spacing w:after="0" w:line="240" w:lineRule="auto"/>
        <w:ind w:left="357"/>
        <w:rPr>
          <w:rFonts w:asciiTheme="majorHAnsi" w:hAnsiTheme="majorHAnsi" w:cstheme="majorHAnsi"/>
        </w:rPr>
      </w:pPr>
      <w:r w:rsidRPr="007607F7">
        <w:rPr>
          <w:rFonts w:asciiTheme="majorHAnsi" w:hAnsiTheme="majorHAnsi" w:cstheme="majorHAnsi"/>
        </w:rPr>
        <w:t>*b. C6 radiculopathy</w:t>
      </w:r>
    </w:p>
    <w:p w14:paraId="5EF7CC4D" w14:textId="36BD2038" w:rsidR="42D3EC08" w:rsidRDefault="42D3EC08" w:rsidP="0050509F">
      <w:pPr>
        <w:spacing w:after="0" w:line="240" w:lineRule="auto"/>
        <w:ind w:left="357"/>
        <w:rPr>
          <w:rFonts w:asciiTheme="majorHAnsi" w:hAnsiTheme="majorHAnsi" w:cstheme="majorHAnsi"/>
        </w:rPr>
      </w:pPr>
      <w:r w:rsidRPr="007607F7">
        <w:rPr>
          <w:rFonts w:asciiTheme="majorHAnsi" w:hAnsiTheme="majorHAnsi" w:cstheme="majorHAnsi"/>
        </w:rPr>
        <w:t>c. C7 radiculopathy and carpal tunnel syndrome</w:t>
      </w:r>
    </w:p>
    <w:p w14:paraId="12757486" w14:textId="5C32044B" w:rsidR="42D3EC08" w:rsidRDefault="42D3EC08" w:rsidP="27828C27">
      <w:pPr>
        <w:spacing w:after="0" w:line="240" w:lineRule="auto"/>
        <w:ind w:left="357"/>
        <w:rPr>
          <w:rFonts w:asciiTheme="majorHAnsi" w:hAnsiTheme="majorHAnsi" w:cstheme="majorBidi"/>
        </w:rPr>
      </w:pPr>
      <w:r w:rsidRPr="27828C27">
        <w:rPr>
          <w:rFonts w:asciiTheme="majorHAnsi" w:hAnsiTheme="majorHAnsi" w:cstheme="majorBidi"/>
        </w:rPr>
        <w:t xml:space="preserve">d. </w:t>
      </w:r>
      <w:r w:rsidR="000B796D" w:rsidRPr="27828C27">
        <w:rPr>
          <w:rFonts w:asciiTheme="majorHAnsi" w:hAnsiTheme="majorHAnsi" w:cstheme="majorBidi"/>
        </w:rPr>
        <w:t>U</w:t>
      </w:r>
      <w:r w:rsidRPr="27828C27">
        <w:rPr>
          <w:rFonts w:asciiTheme="majorHAnsi" w:hAnsiTheme="majorHAnsi" w:cstheme="majorBidi"/>
        </w:rPr>
        <w:t>ndetermined (more testing needed)</w:t>
      </w:r>
    </w:p>
    <w:p w14:paraId="6AB3C3C6" w14:textId="77777777" w:rsidR="007607F7" w:rsidRPr="007607F7" w:rsidRDefault="007607F7" w:rsidP="0050509F">
      <w:pPr>
        <w:spacing w:after="0" w:line="240" w:lineRule="auto"/>
        <w:rPr>
          <w:rFonts w:asciiTheme="majorHAnsi" w:hAnsiTheme="majorHAnsi" w:cstheme="majorHAnsi"/>
        </w:rPr>
      </w:pPr>
    </w:p>
    <w:p w14:paraId="6A9B4541" w14:textId="120CA6B5" w:rsidR="42D3EC08" w:rsidRDefault="1FA79DA7" w:rsidP="27828C27">
      <w:pPr>
        <w:spacing w:after="120" w:line="240" w:lineRule="auto"/>
        <w:rPr>
          <w:rFonts w:asciiTheme="majorHAnsi" w:hAnsiTheme="majorHAnsi" w:cstheme="majorBidi"/>
          <w:b/>
          <w:bCs/>
        </w:rPr>
      </w:pPr>
      <w:r w:rsidRPr="27828C27">
        <w:rPr>
          <w:rFonts w:asciiTheme="majorHAnsi" w:hAnsiTheme="majorHAnsi" w:cstheme="majorBidi"/>
          <w:b/>
          <w:bCs/>
        </w:rPr>
        <w:t>96</w:t>
      </w:r>
      <w:r w:rsidR="42D3EC08" w:rsidRPr="27828C27">
        <w:rPr>
          <w:rFonts w:asciiTheme="majorHAnsi" w:hAnsiTheme="majorHAnsi" w:cstheme="majorBidi"/>
          <w:b/>
          <w:bCs/>
        </w:rPr>
        <w:t>. You are trying to diagnose differentially between cervical radiculopathy and a local paresthesia in the wrist and hand. What triage test can help rule out the cervical spine?</w:t>
      </w:r>
    </w:p>
    <w:p w14:paraId="528D14F3" w14:textId="240FF78C" w:rsidR="42D3EC08" w:rsidRDefault="42D3EC08" w:rsidP="27828C27">
      <w:pPr>
        <w:spacing w:after="0" w:line="240" w:lineRule="auto"/>
        <w:ind w:left="357"/>
        <w:rPr>
          <w:rFonts w:asciiTheme="majorHAnsi" w:hAnsiTheme="majorHAnsi" w:cstheme="majorBidi"/>
        </w:rPr>
      </w:pPr>
      <w:r w:rsidRPr="27828C27">
        <w:rPr>
          <w:rFonts w:asciiTheme="majorHAnsi" w:hAnsiTheme="majorHAnsi" w:cstheme="majorBidi"/>
        </w:rPr>
        <w:t xml:space="preserve">a. </w:t>
      </w:r>
      <w:r w:rsidR="000B796D" w:rsidRPr="27828C27">
        <w:rPr>
          <w:rFonts w:asciiTheme="majorHAnsi" w:hAnsiTheme="majorHAnsi" w:cstheme="majorBidi"/>
        </w:rPr>
        <w:t>U</w:t>
      </w:r>
      <w:r w:rsidRPr="27828C27">
        <w:rPr>
          <w:rFonts w:asciiTheme="majorHAnsi" w:hAnsiTheme="majorHAnsi" w:cstheme="majorBidi"/>
        </w:rPr>
        <w:t>pper quarter screen</w:t>
      </w:r>
    </w:p>
    <w:p w14:paraId="4A80286D" w14:textId="57CD677F" w:rsidR="42D3EC08" w:rsidRDefault="42D3EC08" w:rsidP="0050509F">
      <w:pPr>
        <w:spacing w:after="0" w:line="240" w:lineRule="auto"/>
        <w:ind w:left="357"/>
        <w:rPr>
          <w:rFonts w:asciiTheme="majorHAnsi" w:hAnsiTheme="majorHAnsi" w:cstheme="majorHAnsi"/>
        </w:rPr>
      </w:pPr>
      <w:r w:rsidRPr="007607F7">
        <w:rPr>
          <w:rFonts w:asciiTheme="majorHAnsi" w:hAnsiTheme="majorHAnsi" w:cstheme="majorHAnsi"/>
        </w:rPr>
        <w:t>*b. Spurling’s test</w:t>
      </w:r>
    </w:p>
    <w:p w14:paraId="184237D0" w14:textId="12D04C28" w:rsidR="42D3EC08" w:rsidRDefault="42D3EC08" w:rsidP="27828C27">
      <w:pPr>
        <w:spacing w:after="0" w:line="240" w:lineRule="auto"/>
        <w:ind w:left="357"/>
        <w:rPr>
          <w:rFonts w:asciiTheme="majorHAnsi" w:hAnsiTheme="majorHAnsi" w:cstheme="majorBidi"/>
        </w:rPr>
      </w:pPr>
      <w:r w:rsidRPr="27828C27">
        <w:rPr>
          <w:rFonts w:asciiTheme="majorHAnsi" w:hAnsiTheme="majorHAnsi" w:cstheme="majorBidi"/>
        </w:rPr>
        <w:t xml:space="preserve">c. </w:t>
      </w:r>
      <w:r w:rsidR="000B796D" w:rsidRPr="27828C27">
        <w:rPr>
          <w:rFonts w:asciiTheme="majorHAnsi" w:hAnsiTheme="majorHAnsi" w:cstheme="majorBidi"/>
        </w:rPr>
        <w:t>U</w:t>
      </w:r>
      <w:r w:rsidRPr="27828C27">
        <w:rPr>
          <w:rFonts w:asciiTheme="majorHAnsi" w:hAnsiTheme="majorHAnsi" w:cstheme="majorBidi"/>
        </w:rPr>
        <w:t>pper limb tension test</w:t>
      </w:r>
    </w:p>
    <w:p w14:paraId="1D6ABD0B" w14:textId="2991B063" w:rsidR="42D3EC08" w:rsidRDefault="42D3EC08" w:rsidP="27828C27">
      <w:pPr>
        <w:spacing w:after="0" w:line="240" w:lineRule="auto"/>
        <w:ind w:left="357"/>
        <w:rPr>
          <w:rFonts w:asciiTheme="majorHAnsi" w:hAnsiTheme="majorHAnsi" w:cstheme="majorBidi"/>
        </w:rPr>
      </w:pPr>
      <w:r w:rsidRPr="27828C27">
        <w:rPr>
          <w:rFonts w:asciiTheme="majorHAnsi" w:hAnsiTheme="majorHAnsi" w:cstheme="majorBidi"/>
        </w:rPr>
        <w:t xml:space="preserve">d. </w:t>
      </w:r>
      <w:r w:rsidR="000B796D" w:rsidRPr="27828C27">
        <w:rPr>
          <w:rFonts w:asciiTheme="majorHAnsi" w:hAnsiTheme="majorHAnsi" w:cstheme="majorBidi"/>
        </w:rPr>
        <w:t>N</w:t>
      </w:r>
      <w:r w:rsidRPr="27828C27">
        <w:rPr>
          <w:rFonts w:asciiTheme="majorHAnsi" w:hAnsiTheme="majorHAnsi" w:cstheme="majorBidi"/>
        </w:rPr>
        <w:t>one (insufficient diagnostic accuracy)</w:t>
      </w:r>
    </w:p>
    <w:p w14:paraId="0342D11B" w14:textId="77777777" w:rsidR="007607F7" w:rsidRPr="007607F7" w:rsidRDefault="007607F7" w:rsidP="0050509F">
      <w:pPr>
        <w:spacing w:after="0" w:line="240" w:lineRule="auto"/>
        <w:rPr>
          <w:rFonts w:asciiTheme="majorHAnsi" w:hAnsiTheme="majorHAnsi" w:cstheme="majorHAnsi"/>
        </w:rPr>
      </w:pPr>
    </w:p>
    <w:p w14:paraId="53630DFE" w14:textId="73FB4317" w:rsidR="42D3EC08" w:rsidRDefault="72F39540" w:rsidP="27828C27">
      <w:pPr>
        <w:spacing w:after="120" w:line="240" w:lineRule="auto"/>
        <w:rPr>
          <w:rFonts w:asciiTheme="majorHAnsi" w:hAnsiTheme="majorHAnsi" w:cstheme="majorBidi"/>
          <w:b/>
          <w:bCs/>
        </w:rPr>
      </w:pPr>
      <w:r w:rsidRPr="27828C27">
        <w:rPr>
          <w:rFonts w:asciiTheme="majorHAnsi" w:hAnsiTheme="majorHAnsi" w:cstheme="majorBidi"/>
          <w:b/>
          <w:bCs/>
        </w:rPr>
        <w:t>97</w:t>
      </w:r>
      <w:r w:rsidR="42D3EC08" w:rsidRPr="27828C27">
        <w:rPr>
          <w:rFonts w:asciiTheme="majorHAnsi" w:hAnsiTheme="majorHAnsi" w:cstheme="majorBidi"/>
          <w:b/>
          <w:bCs/>
        </w:rPr>
        <w:t xml:space="preserve">. A female runner presents to your clinic with pain over the inferior pole of the patella when ascending or descending stairs, running, or sitting at work. On palpation, you elicit the concordant pain right on the distal patella. </w:t>
      </w:r>
      <w:r w:rsidR="000B796D" w:rsidRPr="27828C27">
        <w:rPr>
          <w:rFonts w:asciiTheme="majorHAnsi" w:hAnsiTheme="majorHAnsi" w:cstheme="majorBidi"/>
          <w:b/>
          <w:bCs/>
        </w:rPr>
        <w:t>What is t</w:t>
      </w:r>
      <w:r w:rsidR="42D3EC08" w:rsidRPr="27828C27">
        <w:rPr>
          <w:rFonts w:asciiTheme="majorHAnsi" w:hAnsiTheme="majorHAnsi" w:cstheme="majorBidi"/>
          <w:b/>
          <w:bCs/>
        </w:rPr>
        <w:t>he most likely diagnosis</w:t>
      </w:r>
      <w:r w:rsidR="000B796D" w:rsidRPr="27828C27">
        <w:rPr>
          <w:rFonts w:asciiTheme="majorHAnsi" w:hAnsiTheme="majorHAnsi" w:cstheme="majorBidi"/>
          <w:b/>
          <w:bCs/>
        </w:rPr>
        <w:t>?</w:t>
      </w:r>
    </w:p>
    <w:p w14:paraId="0087F6DB" w14:textId="0B9402BB" w:rsidR="42D3EC08" w:rsidRDefault="42D3EC08" w:rsidP="27828C27">
      <w:pPr>
        <w:spacing w:after="0" w:line="240" w:lineRule="auto"/>
        <w:ind w:left="357"/>
        <w:rPr>
          <w:rFonts w:asciiTheme="majorHAnsi" w:hAnsiTheme="majorHAnsi" w:cstheme="majorBidi"/>
        </w:rPr>
      </w:pPr>
      <w:r w:rsidRPr="27828C27">
        <w:rPr>
          <w:rFonts w:asciiTheme="majorHAnsi" w:hAnsiTheme="majorHAnsi" w:cstheme="majorBidi"/>
        </w:rPr>
        <w:t xml:space="preserve">a. </w:t>
      </w:r>
      <w:r w:rsidR="000B796D" w:rsidRPr="27828C27">
        <w:rPr>
          <w:rFonts w:asciiTheme="majorHAnsi" w:hAnsiTheme="majorHAnsi" w:cstheme="majorBidi"/>
        </w:rPr>
        <w:t>P</w:t>
      </w:r>
      <w:r w:rsidRPr="27828C27">
        <w:rPr>
          <w:rFonts w:asciiTheme="majorHAnsi" w:hAnsiTheme="majorHAnsi" w:cstheme="majorBidi"/>
        </w:rPr>
        <w:t>atellofemoral pain syndrome</w:t>
      </w:r>
    </w:p>
    <w:p w14:paraId="2C7392FE" w14:textId="2E0B9299" w:rsidR="42D3EC08" w:rsidRDefault="42D3EC08" w:rsidP="27828C27">
      <w:pPr>
        <w:spacing w:after="0" w:line="240" w:lineRule="auto"/>
        <w:ind w:left="357"/>
        <w:rPr>
          <w:rFonts w:asciiTheme="majorHAnsi" w:hAnsiTheme="majorHAnsi" w:cstheme="majorBidi"/>
        </w:rPr>
      </w:pPr>
      <w:r w:rsidRPr="27828C27">
        <w:rPr>
          <w:rFonts w:asciiTheme="majorHAnsi" w:hAnsiTheme="majorHAnsi" w:cstheme="majorBidi"/>
        </w:rPr>
        <w:t xml:space="preserve">*b. </w:t>
      </w:r>
      <w:r w:rsidR="000B796D" w:rsidRPr="27828C27">
        <w:rPr>
          <w:rFonts w:asciiTheme="majorHAnsi" w:hAnsiTheme="majorHAnsi" w:cstheme="majorBidi"/>
        </w:rPr>
        <w:t>P</w:t>
      </w:r>
      <w:r w:rsidRPr="27828C27">
        <w:rPr>
          <w:rFonts w:asciiTheme="majorHAnsi" w:hAnsiTheme="majorHAnsi" w:cstheme="majorBidi"/>
        </w:rPr>
        <w:t>atellar tendinopathy</w:t>
      </w:r>
    </w:p>
    <w:p w14:paraId="7E7DACEA" w14:textId="7CB311C9" w:rsidR="42D3EC08" w:rsidRDefault="42D3EC08" w:rsidP="27828C27">
      <w:pPr>
        <w:spacing w:after="0" w:line="240" w:lineRule="auto"/>
        <w:ind w:left="357"/>
        <w:rPr>
          <w:rFonts w:asciiTheme="majorHAnsi" w:hAnsiTheme="majorHAnsi" w:cstheme="majorBidi"/>
        </w:rPr>
      </w:pPr>
      <w:r w:rsidRPr="27828C27">
        <w:rPr>
          <w:rFonts w:asciiTheme="majorHAnsi" w:hAnsiTheme="majorHAnsi" w:cstheme="majorBidi"/>
        </w:rPr>
        <w:t xml:space="preserve">c. </w:t>
      </w:r>
      <w:r w:rsidR="000B796D" w:rsidRPr="27828C27">
        <w:rPr>
          <w:rFonts w:asciiTheme="majorHAnsi" w:hAnsiTheme="majorHAnsi" w:cstheme="majorBidi"/>
        </w:rPr>
        <w:t>P</w:t>
      </w:r>
      <w:r w:rsidRPr="27828C27">
        <w:rPr>
          <w:rFonts w:asciiTheme="majorHAnsi" w:hAnsiTheme="majorHAnsi" w:cstheme="majorBidi"/>
        </w:rPr>
        <w:t>atellar malalignment</w:t>
      </w:r>
    </w:p>
    <w:p w14:paraId="44C8184B" w14:textId="5765C7B2" w:rsidR="42D3EC08" w:rsidRDefault="42D3EC08" w:rsidP="27828C27">
      <w:pPr>
        <w:spacing w:after="0" w:line="240" w:lineRule="auto"/>
        <w:ind w:left="357"/>
        <w:rPr>
          <w:rFonts w:asciiTheme="majorHAnsi" w:hAnsiTheme="majorHAnsi" w:cstheme="majorBidi"/>
        </w:rPr>
      </w:pPr>
      <w:r w:rsidRPr="27828C27">
        <w:rPr>
          <w:rFonts w:asciiTheme="majorHAnsi" w:hAnsiTheme="majorHAnsi" w:cstheme="majorBidi"/>
        </w:rPr>
        <w:t xml:space="preserve">d. </w:t>
      </w:r>
      <w:r w:rsidR="000B796D" w:rsidRPr="27828C27">
        <w:rPr>
          <w:rFonts w:asciiTheme="majorHAnsi" w:hAnsiTheme="majorHAnsi" w:cstheme="majorBidi"/>
        </w:rPr>
        <w:t>P</w:t>
      </w:r>
      <w:r w:rsidRPr="27828C27">
        <w:rPr>
          <w:rFonts w:asciiTheme="majorHAnsi" w:hAnsiTheme="majorHAnsi" w:cstheme="majorBidi"/>
        </w:rPr>
        <w:t>lica syndrome</w:t>
      </w:r>
    </w:p>
    <w:p w14:paraId="043592BE" w14:textId="77777777" w:rsidR="007607F7" w:rsidRPr="007607F7" w:rsidRDefault="007607F7" w:rsidP="0050509F">
      <w:pPr>
        <w:spacing w:after="0" w:line="240" w:lineRule="auto"/>
        <w:rPr>
          <w:rFonts w:asciiTheme="majorHAnsi" w:hAnsiTheme="majorHAnsi" w:cstheme="majorHAnsi"/>
        </w:rPr>
      </w:pPr>
    </w:p>
    <w:p w14:paraId="702A67A9" w14:textId="383F6A4C" w:rsidR="42D3EC08" w:rsidRDefault="36A5F429" w:rsidP="27828C27">
      <w:pPr>
        <w:spacing w:after="120" w:line="240" w:lineRule="auto"/>
        <w:rPr>
          <w:rFonts w:asciiTheme="majorHAnsi" w:hAnsiTheme="majorHAnsi" w:cstheme="majorBidi"/>
          <w:b/>
          <w:bCs/>
        </w:rPr>
      </w:pPr>
      <w:r w:rsidRPr="27828C27">
        <w:rPr>
          <w:rFonts w:asciiTheme="majorHAnsi" w:hAnsiTheme="majorHAnsi" w:cstheme="majorBidi"/>
          <w:b/>
          <w:bCs/>
        </w:rPr>
        <w:t>98</w:t>
      </w:r>
      <w:r w:rsidR="42D3EC08" w:rsidRPr="27828C27">
        <w:rPr>
          <w:rFonts w:asciiTheme="majorHAnsi" w:hAnsiTheme="majorHAnsi" w:cstheme="majorBidi"/>
          <w:b/>
          <w:bCs/>
        </w:rPr>
        <w:t xml:space="preserve">. A football player presents to your clinic after a blow to the lateral knee during last week’s game. On further evaluation, the patient has pain with palpation of the MCL, pain with ROM, and increased laxity on valgus testing as compared with the other side. </w:t>
      </w:r>
      <w:r w:rsidR="002E5A80" w:rsidRPr="27828C27">
        <w:rPr>
          <w:rFonts w:asciiTheme="majorHAnsi" w:hAnsiTheme="majorHAnsi" w:cstheme="majorBidi"/>
          <w:b/>
          <w:bCs/>
        </w:rPr>
        <w:t>What is y</w:t>
      </w:r>
      <w:r w:rsidR="42D3EC08" w:rsidRPr="27828C27">
        <w:rPr>
          <w:rFonts w:asciiTheme="majorHAnsi" w:hAnsiTheme="majorHAnsi" w:cstheme="majorBidi"/>
          <w:b/>
          <w:bCs/>
        </w:rPr>
        <w:t>our diagnosis</w:t>
      </w:r>
      <w:r w:rsidR="002E5A80" w:rsidRPr="27828C27">
        <w:rPr>
          <w:rFonts w:asciiTheme="majorHAnsi" w:hAnsiTheme="majorHAnsi" w:cstheme="majorBidi"/>
          <w:b/>
          <w:bCs/>
        </w:rPr>
        <w:t>?</w:t>
      </w:r>
    </w:p>
    <w:p w14:paraId="3A2ED6E2" w14:textId="73A4F436" w:rsidR="42D3EC08" w:rsidRDefault="42D3EC08" w:rsidP="0050509F">
      <w:pPr>
        <w:spacing w:after="0" w:line="240" w:lineRule="auto"/>
        <w:ind w:left="357"/>
        <w:rPr>
          <w:rFonts w:asciiTheme="majorHAnsi" w:hAnsiTheme="majorHAnsi" w:cstheme="majorHAnsi"/>
        </w:rPr>
      </w:pPr>
      <w:r w:rsidRPr="007607F7">
        <w:rPr>
          <w:rFonts w:asciiTheme="majorHAnsi" w:hAnsiTheme="majorHAnsi" w:cstheme="majorHAnsi"/>
        </w:rPr>
        <w:t>a. LCL tear</w:t>
      </w:r>
    </w:p>
    <w:p w14:paraId="421ED974" w14:textId="2CC766AF" w:rsidR="42D3EC08" w:rsidRDefault="42D3EC08" w:rsidP="27828C27">
      <w:pPr>
        <w:spacing w:after="0" w:line="240" w:lineRule="auto"/>
        <w:ind w:left="357"/>
        <w:rPr>
          <w:rFonts w:asciiTheme="majorHAnsi" w:hAnsiTheme="majorHAnsi" w:cstheme="majorBidi"/>
        </w:rPr>
      </w:pPr>
      <w:r w:rsidRPr="27828C27">
        <w:rPr>
          <w:rFonts w:asciiTheme="majorHAnsi" w:hAnsiTheme="majorHAnsi" w:cstheme="majorBidi"/>
        </w:rPr>
        <w:t xml:space="preserve">b. </w:t>
      </w:r>
      <w:r w:rsidR="002E5A80" w:rsidRPr="27828C27">
        <w:rPr>
          <w:rFonts w:asciiTheme="majorHAnsi" w:hAnsiTheme="majorHAnsi" w:cstheme="majorBidi"/>
        </w:rPr>
        <w:t>P</w:t>
      </w:r>
      <w:r w:rsidRPr="27828C27">
        <w:rPr>
          <w:rFonts w:asciiTheme="majorHAnsi" w:hAnsiTheme="majorHAnsi" w:cstheme="majorBidi"/>
        </w:rPr>
        <w:t>artial LCL tear</w:t>
      </w:r>
    </w:p>
    <w:p w14:paraId="0E656C8F" w14:textId="1018D106" w:rsidR="42D3EC08" w:rsidRDefault="42D3EC08" w:rsidP="0050509F">
      <w:pPr>
        <w:spacing w:after="0" w:line="240" w:lineRule="auto"/>
        <w:ind w:left="357"/>
        <w:rPr>
          <w:rFonts w:asciiTheme="majorHAnsi" w:hAnsiTheme="majorHAnsi" w:cstheme="majorHAnsi"/>
        </w:rPr>
      </w:pPr>
      <w:r w:rsidRPr="007607F7">
        <w:rPr>
          <w:rFonts w:asciiTheme="majorHAnsi" w:hAnsiTheme="majorHAnsi" w:cstheme="majorHAnsi"/>
        </w:rPr>
        <w:t>*c. MCL tear</w:t>
      </w:r>
    </w:p>
    <w:p w14:paraId="2CB22C73" w14:textId="112AF1E3" w:rsidR="42D3EC08" w:rsidRDefault="42D3EC08" w:rsidP="27828C27">
      <w:pPr>
        <w:spacing w:after="0" w:line="240" w:lineRule="auto"/>
        <w:ind w:left="357"/>
        <w:rPr>
          <w:rFonts w:asciiTheme="majorHAnsi" w:hAnsiTheme="majorHAnsi" w:cstheme="majorBidi"/>
        </w:rPr>
      </w:pPr>
      <w:r w:rsidRPr="27828C27">
        <w:rPr>
          <w:rFonts w:asciiTheme="majorHAnsi" w:hAnsiTheme="majorHAnsi" w:cstheme="majorBidi"/>
        </w:rPr>
        <w:t xml:space="preserve">d. </w:t>
      </w:r>
      <w:r w:rsidR="002E5A80" w:rsidRPr="27828C27">
        <w:rPr>
          <w:rFonts w:asciiTheme="majorHAnsi" w:hAnsiTheme="majorHAnsi" w:cstheme="majorBidi"/>
        </w:rPr>
        <w:t>P</w:t>
      </w:r>
      <w:r w:rsidRPr="27828C27">
        <w:rPr>
          <w:rFonts w:asciiTheme="majorHAnsi" w:hAnsiTheme="majorHAnsi" w:cstheme="majorBidi"/>
        </w:rPr>
        <w:t>artial MCL tear</w:t>
      </w:r>
    </w:p>
    <w:p w14:paraId="3BF21929" w14:textId="21476278" w:rsidR="35DE0C8E" w:rsidRPr="007607F7" w:rsidRDefault="35DE0C8E" w:rsidP="0050509F">
      <w:pPr>
        <w:spacing w:after="0" w:line="240" w:lineRule="auto"/>
        <w:rPr>
          <w:rStyle w:val="SubtleEmphasis"/>
          <w:rFonts w:asciiTheme="majorHAnsi" w:hAnsiTheme="majorHAnsi" w:cstheme="majorHAnsi"/>
          <w:i w:val="0"/>
          <w:iCs w:val="0"/>
          <w:color w:val="auto"/>
        </w:rPr>
      </w:pPr>
    </w:p>
    <w:p w14:paraId="23CCCF6C" w14:textId="3577C66C" w:rsidR="42D3EC08" w:rsidRDefault="42F3AA8A" w:rsidP="27828C27">
      <w:pPr>
        <w:spacing w:after="0" w:line="240" w:lineRule="auto"/>
        <w:rPr>
          <w:rFonts w:asciiTheme="majorHAnsi" w:hAnsiTheme="majorHAnsi" w:cstheme="majorBidi"/>
          <w:b/>
          <w:bCs/>
        </w:rPr>
      </w:pPr>
      <w:r w:rsidRPr="27828C27">
        <w:rPr>
          <w:rFonts w:asciiTheme="majorHAnsi" w:hAnsiTheme="majorHAnsi" w:cstheme="majorBidi"/>
          <w:b/>
          <w:bCs/>
        </w:rPr>
        <w:t>99</w:t>
      </w:r>
      <w:r w:rsidR="42D3EC08" w:rsidRPr="27828C27">
        <w:rPr>
          <w:rFonts w:asciiTheme="majorHAnsi" w:hAnsiTheme="majorHAnsi" w:cstheme="majorBidi"/>
          <w:b/>
          <w:bCs/>
        </w:rPr>
        <w:t xml:space="preserve">. </w:t>
      </w:r>
      <w:r w:rsidR="002E5A80" w:rsidRPr="27828C27">
        <w:rPr>
          <w:rFonts w:asciiTheme="majorHAnsi" w:hAnsiTheme="majorHAnsi" w:cstheme="majorBidi"/>
          <w:b/>
          <w:bCs/>
        </w:rPr>
        <w:t>What is true about t</w:t>
      </w:r>
      <w:r w:rsidR="42D3EC08" w:rsidRPr="27828C27">
        <w:rPr>
          <w:rFonts w:asciiTheme="majorHAnsi" w:hAnsiTheme="majorHAnsi" w:cstheme="majorBidi"/>
          <w:b/>
          <w:bCs/>
        </w:rPr>
        <w:t>he Canadian CT Head Rule</w:t>
      </w:r>
      <w:r w:rsidR="002E5A80" w:rsidRPr="27828C27">
        <w:rPr>
          <w:rFonts w:asciiTheme="majorHAnsi" w:hAnsiTheme="majorHAnsi" w:cstheme="majorBidi"/>
          <w:b/>
          <w:bCs/>
        </w:rPr>
        <w:t>?</w:t>
      </w:r>
    </w:p>
    <w:p w14:paraId="49D13EBB" w14:textId="140281E2" w:rsidR="42D3EC08" w:rsidRDefault="42D3EC08" w:rsidP="27828C27">
      <w:pPr>
        <w:spacing w:after="0" w:line="240" w:lineRule="auto"/>
        <w:ind w:left="357"/>
        <w:rPr>
          <w:rFonts w:asciiTheme="majorHAnsi" w:hAnsiTheme="majorHAnsi" w:cstheme="majorBidi"/>
        </w:rPr>
      </w:pPr>
      <w:r w:rsidRPr="27828C27">
        <w:rPr>
          <w:rFonts w:asciiTheme="majorHAnsi" w:hAnsiTheme="majorHAnsi" w:cstheme="majorBidi"/>
        </w:rPr>
        <w:t xml:space="preserve">*a. </w:t>
      </w:r>
      <w:r w:rsidR="002E5A80" w:rsidRPr="27828C27">
        <w:rPr>
          <w:rFonts w:asciiTheme="majorHAnsi" w:hAnsiTheme="majorHAnsi" w:cstheme="majorBidi"/>
        </w:rPr>
        <w:t xml:space="preserve">It is </w:t>
      </w:r>
      <w:r w:rsidRPr="27828C27">
        <w:rPr>
          <w:rFonts w:asciiTheme="majorHAnsi" w:hAnsiTheme="majorHAnsi" w:cstheme="majorBidi"/>
        </w:rPr>
        <w:t>much better at helping to rule out potential intracranial injury than at helping to rule it in</w:t>
      </w:r>
      <w:r w:rsidR="002E5A80" w:rsidRPr="27828C27">
        <w:rPr>
          <w:rFonts w:asciiTheme="majorHAnsi" w:hAnsiTheme="majorHAnsi" w:cstheme="majorBidi"/>
        </w:rPr>
        <w:t>.</w:t>
      </w:r>
    </w:p>
    <w:p w14:paraId="5DD587B3" w14:textId="551727B0" w:rsidR="42D3EC08" w:rsidRDefault="42D3EC08" w:rsidP="27828C27">
      <w:pPr>
        <w:spacing w:after="0" w:line="240" w:lineRule="auto"/>
        <w:ind w:left="357"/>
        <w:rPr>
          <w:rFonts w:asciiTheme="majorHAnsi" w:hAnsiTheme="majorHAnsi" w:cstheme="majorBidi"/>
        </w:rPr>
      </w:pPr>
      <w:r w:rsidRPr="27828C27">
        <w:rPr>
          <w:rFonts w:asciiTheme="majorHAnsi" w:hAnsiTheme="majorHAnsi" w:cstheme="majorBidi"/>
        </w:rPr>
        <w:t xml:space="preserve">b. </w:t>
      </w:r>
      <w:r w:rsidR="002E5A80" w:rsidRPr="27828C27">
        <w:rPr>
          <w:rFonts w:asciiTheme="majorHAnsi" w:hAnsiTheme="majorHAnsi" w:cstheme="majorBidi"/>
        </w:rPr>
        <w:t xml:space="preserve">It is </w:t>
      </w:r>
      <w:r w:rsidRPr="27828C27">
        <w:rPr>
          <w:rFonts w:asciiTheme="majorHAnsi" w:hAnsiTheme="majorHAnsi" w:cstheme="majorBidi"/>
        </w:rPr>
        <w:t>much better at helping to rule in potential intracranial injury than at helping to rule it out</w:t>
      </w:r>
      <w:r w:rsidR="002E5A80" w:rsidRPr="27828C27">
        <w:rPr>
          <w:rFonts w:asciiTheme="majorHAnsi" w:hAnsiTheme="majorHAnsi" w:cstheme="majorBidi"/>
        </w:rPr>
        <w:t>.</w:t>
      </w:r>
    </w:p>
    <w:p w14:paraId="4E031E3A" w14:textId="5B86A1DB" w:rsidR="42D3EC08" w:rsidRDefault="42D3EC08" w:rsidP="27828C27">
      <w:pPr>
        <w:spacing w:after="0" w:line="240" w:lineRule="auto"/>
        <w:ind w:left="357"/>
        <w:rPr>
          <w:rFonts w:asciiTheme="majorHAnsi" w:hAnsiTheme="majorHAnsi" w:cstheme="majorBidi"/>
        </w:rPr>
      </w:pPr>
      <w:r w:rsidRPr="27828C27">
        <w:rPr>
          <w:rFonts w:asciiTheme="majorHAnsi" w:hAnsiTheme="majorHAnsi" w:cstheme="majorBidi"/>
        </w:rPr>
        <w:t xml:space="preserve">c. </w:t>
      </w:r>
      <w:r w:rsidR="002E5A80" w:rsidRPr="27828C27">
        <w:rPr>
          <w:rFonts w:asciiTheme="majorHAnsi" w:hAnsiTheme="majorHAnsi" w:cstheme="majorBidi"/>
        </w:rPr>
        <w:t xml:space="preserve">It is </w:t>
      </w:r>
      <w:r w:rsidRPr="27828C27">
        <w:rPr>
          <w:rFonts w:asciiTheme="majorHAnsi" w:hAnsiTheme="majorHAnsi" w:cstheme="majorBidi"/>
        </w:rPr>
        <w:t>equally strong at helping to rule out potential intracranial injury and helping to rule it in</w:t>
      </w:r>
      <w:r w:rsidR="002E5A80" w:rsidRPr="27828C27">
        <w:rPr>
          <w:rFonts w:asciiTheme="majorHAnsi" w:hAnsiTheme="majorHAnsi" w:cstheme="majorBidi"/>
        </w:rPr>
        <w:t>.</w:t>
      </w:r>
    </w:p>
    <w:p w14:paraId="2196A61D" w14:textId="04F6BFB9" w:rsidR="42D3EC08" w:rsidRDefault="42D3EC08" w:rsidP="27828C27">
      <w:pPr>
        <w:spacing w:after="0" w:line="240" w:lineRule="auto"/>
        <w:ind w:left="357"/>
        <w:rPr>
          <w:rFonts w:asciiTheme="majorHAnsi" w:hAnsiTheme="majorHAnsi" w:cstheme="majorBidi"/>
        </w:rPr>
      </w:pPr>
      <w:r w:rsidRPr="27828C27">
        <w:rPr>
          <w:rFonts w:asciiTheme="majorHAnsi" w:hAnsiTheme="majorHAnsi" w:cstheme="majorBidi"/>
        </w:rPr>
        <w:t xml:space="preserve">d. </w:t>
      </w:r>
      <w:r w:rsidR="002E5A80" w:rsidRPr="27828C27">
        <w:rPr>
          <w:rFonts w:asciiTheme="majorHAnsi" w:hAnsiTheme="majorHAnsi" w:cstheme="majorBidi"/>
        </w:rPr>
        <w:t xml:space="preserve">It is </w:t>
      </w:r>
      <w:r w:rsidRPr="27828C27">
        <w:rPr>
          <w:rFonts w:asciiTheme="majorHAnsi" w:hAnsiTheme="majorHAnsi" w:cstheme="majorBidi"/>
        </w:rPr>
        <w:t>NOT strong at either helping to rule out potential intracranial injury or helping to rule it in</w:t>
      </w:r>
      <w:r w:rsidR="002E5A80" w:rsidRPr="27828C27">
        <w:rPr>
          <w:rFonts w:asciiTheme="majorHAnsi" w:hAnsiTheme="majorHAnsi" w:cstheme="majorBidi"/>
        </w:rPr>
        <w:t>.</w:t>
      </w:r>
    </w:p>
    <w:p w14:paraId="698D57B1" w14:textId="74B48B78" w:rsidR="004E4654" w:rsidRDefault="004E4654" w:rsidP="27828C27">
      <w:pPr>
        <w:spacing w:after="0" w:line="240" w:lineRule="auto"/>
        <w:rPr>
          <w:rFonts w:asciiTheme="majorHAnsi" w:hAnsiTheme="majorHAnsi" w:cstheme="majorBidi"/>
        </w:rPr>
      </w:pPr>
    </w:p>
    <w:p w14:paraId="5210380D" w14:textId="3D611725" w:rsidR="42D3EC08" w:rsidRPr="007607F7" w:rsidRDefault="0F962541" w:rsidP="27828C27">
      <w:pPr>
        <w:spacing w:after="120" w:line="240" w:lineRule="auto"/>
        <w:rPr>
          <w:rFonts w:asciiTheme="majorHAnsi" w:hAnsiTheme="majorHAnsi" w:cstheme="majorBidi"/>
          <w:b/>
          <w:bCs/>
          <w:color w:val="808080" w:themeColor="background1" w:themeShade="80"/>
          <w:rPrChange w:id="65" w:author="" w16du:dateUtc="2026-05-15T12:12:00Z">
            <w:rPr>
              <w:color w:val="808080" w:themeColor="background1" w:themeShade="80"/>
            </w:rPr>
          </w:rPrChange>
        </w:rPr>
      </w:pPr>
      <w:r w:rsidRPr="27828C27">
        <w:rPr>
          <w:rFonts w:asciiTheme="majorHAnsi" w:hAnsiTheme="majorHAnsi" w:cstheme="majorBidi"/>
          <w:b/>
          <w:bCs/>
        </w:rPr>
        <w:lastRenderedPageBreak/>
        <w:t>100</w:t>
      </w:r>
      <w:r w:rsidR="42D3EC08" w:rsidRPr="27828C27">
        <w:rPr>
          <w:rFonts w:asciiTheme="majorHAnsi" w:hAnsiTheme="majorHAnsi" w:cstheme="majorBidi"/>
          <w:b/>
          <w:bCs/>
        </w:rPr>
        <w:t xml:space="preserve">. A client presents at your clinic with the presence of upper motor neuron signs and symptoms at multiple dermatome levels. </w:t>
      </w:r>
      <w:r w:rsidR="002E5A80" w:rsidRPr="27828C27">
        <w:rPr>
          <w:rFonts w:asciiTheme="majorHAnsi" w:hAnsiTheme="majorHAnsi" w:cstheme="majorBidi"/>
          <w:b/>
          <w:bCs/>
        </w:rPr>
        <w:t>What is y</w:t>
      </w:r>
      <w:r w:rsidR="42D3EC08" w:rsidRPr="27828C27">
        <w:rPr>
          <w:rFonts w:asciiTheme="majorHAnsi" w:hAnsiTheme="majorHAnsi" w:cstheme="majorBidi"/>
          <w:b/>
          <w:bCs/>
        </w:rPr>
        <w:t>ou</w:t>
      </w:r>
      <w:r w:rsidR="002E5A80" w:rsidRPr="27828C27">
        <w:rPr>
          <w:rFonts w:asciiTheme="majorHAnsi" w:hAnsiTheme="majorHAnsi" w:cstheme="majorBidi"/>
          <w:b/>
          <w:bCs/>
        </w:rPr>
        <w:t>r</w:t>
      </w:r>
      <w:r w:rsidR="42D3EC08" w:rsidRPr="27828C27">
        <w:rPr>
          <w:rFonts w:asciiTheme="majorHAnsi" w:hAnsiTheme="majorHAnsi" w:cstheme="majorBidi"/>
          <w:b/>
          <w:bCs/>
        </w:rPr>
        <w:t xml:space="preserve"> diagnos</w:t>
      </w:r>
      <w:r w:rsidR="002E5A80" w:rsidRPr="27828C27">
        <w:rPr>
          <w:rFonts w:asciiTheme="majorHAnsi" w:hAnsiTheme="majorHAnsi" w:cstheme="majorBidi"/>
          <w:b/>
          <w:bCs/>
        </w:rPr>
        <w:t>is</w:t>
      </w:r>
      <w:r w:rsidR="42D3EC08" w:rsidRPr="27828C27">
        <w:rPr>
          <w:rFonts w:asciiTheme="majorHAnsi" w:hAnsiTheme="majorHAnsi" w:cstheme="majorBidi"/>
          <w:b/>
          <w:bCs/>
        </w:rPr>
        <w:t xml:space="preserve"> </w:t>
      </w:r>
      <w:r w:rsidR="002E5A80" w:rsidRPr="27828C27">
        <w:rPr>
          <w:rFonts w:asciiTheme="majorHAnsi" w:hAnsiTheme="majorHAnsi" w:cstheme="majorBidi"/>
          <w:b/>
          <w:bCs/>
        </w:rPr>
        <w:t xml:space="preserve">for </w:t>
      </w:r>
      <w:r w:rsidR="42D3EC08" w:rsidRPr="27828C27">
        <w:rPr>
          <w:rFonts w:asciiTheme="majorHAnsi" w:hAnsiTheme="majorHAnsi" w:cstheme="majorBidi"/>
          <w:b/>
          <w:bCs/>
        </w:rPr>
        <w:t>the patient</w:t>
      </w:r>
      <w:r w:rsidR="002E5A80" w:rsidRPr="27828C27">
        <w:rPr>
          <w:rFonts w:asciiTheme="majorHAnsi" w:hAnsiTheme="majorHAnsi" w:cstheme="majorBidi"/>
          <w:b/>
          <w:bCs/>
        </w:rPr>
        <w:t>?</w:t>
      </w:r>
    </w:p>
    <w:p w14:paraId="1EAFA9B7" w14:textId="64C7359B" w:rsidR="42D3EC08" w:rsidRPr="007607F7" w:rsidRDefault="42D3EC08" w:rsidP="27828C27">
      <w:pPr>
        <w:spacing w:after="0" w:line="240" w:lineRule="auto"/>
        <w:ind w:left="357"/>
        <w:rPr>
          <w:rFonts w:asciiTheme="majorHAnsi" w:hAnsiTheme="majorHAnsi" w:cstheme="majorBidi"/>
          <w:color w:val="808080" w:themeColor="background1" w:themeShade="80"/>
        </w:rPr>
      </w:pPr>
      <w:r w:rsidRPr="27828C27">
        <w:rPr>
          <w:rFonts w:asciiTheme="majorHAnsi" w:hAnsiTheme="majorHAnsi" w:cstheme="majorBidi"/>
        </w:rPr>
        <w:t xml:space="preserve">a. </w:t>
      </w:r>
      <w:r w:rsidR="002E5A80" w:rsidRPr="27828C27">
        <w:rPr>
          <w:rFonts w:asciiTheme="majorHAnsi" w:hAnsiTheme="majorHAnsi" w:cstheme="majorBidi"/>
        </w:rPr>
        <w:t>C</w:t>
      </w:r>
      <w:r w:rsidRPr="27828C27">
        <w:rPr>
          <w:rFonts w:asciiTheme="majorHAnsi" w:hAnsiTheme="majorHAnsi" w:cstheme="majorBidi"/>
        </w:rPr>
        <w:t>ervical radiculopathy</w:t>
      </w:r>
    </w:p>
    <w:p w14:paraId="6AE570B8" w14:textId="216F708C" w:rsidR="42D3EC08" w:rsidRPr="007607F7" w:rsidRDefault="42D3EC08" w:rsidP="27828C27">
      <w:pPr>
        <w:spacing w:after="0" w:line="240" w:lineRule="auto"/>
        <w:ind w:left="357"/>
        <w:rPr>
          <w:rFonts w:asciiTheme="majorHAnsi" w:hAnsiTheme="majorHAnsi" w:cstheme="majorBidi"/>
          <w:color w:val="808080" w:themeColor="background1" w:themeShade="80"/>
        </w:rPr>
      </w:pPr>
      <w:r w:rsidRPr="27828C27">
        <w:rPr>
          <w:rFonts w:asciiTheme="majorHAnsi" w:hAnsiTheme="majorHAnsi" w:cstheme="majorBidi"/>
        </w:rPr>
        <w:t xml:space="preserve">*b. </w:t>
      </w:r>
      <w:r w:rsidR="002E5A80" w:rsidRPr="27828C27">
        <w:rPr>
          <w:rFonts w:asciiTheme="majorHAnsi" w:hAnsiTheme="majorHAnsi" w:cstheme="majorBidi"/>
        </w:rPr>
        <w:t>C</w:t>
      </w:r>
      <w:r w:rsidRPr="27828C27">
        <w:rPr>
          <w:rFonts w:asciiTheme="majorHAnsi" w:hAnsiTheme="majorHAnsi" w:cstheme="majorBidi"/>
        </w:rPr>
        <w:t>ervical myelopathy</w:t>
      </w:r>
    </w:p>
    <w:p w14:paraId="393C2BA0" w14:textId="6ED32C87" w:rsidR="42D3EC08" w:rsidRPr="007607F7" w:rsidRDefault="42D3EC08" w:rsidP="27828C27">
      <w:pPr>
        <w:spacing w:after="0" w:line="240" w:lineRule="auto"/>
        <w:ind w:left="357"/>
        <w:rPr>
          <w:rFonts w:asciiTheme="majorHAnsi" w:hAnsiTheme="majorHAnsi" w:cstheme="majorBidi"/>
          <w:color w:val="808080" w:themeColor="background1" w:themeShade="80"/>
        </w:rPr>
      </w:pPr>
      <w:r w:rsidRPr="27828C27">
        <w:rPr>
          <w:rFonts w:asciiTheme="majorHAnsi" w:hAnsiTheme="majorHAnsi" w:cstheme="majorBidi"/>
        </w:rPr>
        <w:t xml:space="preserve">c. </w:t>
      </w:r>
      <w:r w:rsidR="002E5A80" w:rsidRPr="27828C27">
        <w:rPr>
          <w:rFonts w:asciiTheme="majorHAnsi" w:hAnsiTheme="majorHAnsi" w:cstheme="majorBidi"/>
        </w:rPr>
        <w:t>C</w:t>
      </w:r>
      <w:r w:rsidRPr="27828C27">
        <w:rPr>
          <w:rFonts w:asciiTheme="majorHAnsi" w:hAnsiTheme="majorHAnsi" w:cstheme="majorBidi"/>
        </w:rPr>
        <w:t>ervical discogenic pain</w:t>
      </w:r>
    </w:p>
    <w:p w14:paraId="5DE452F8" w14:textId="4343B3B1" w:rsidR="42D3EC08" w:rsidRPr="007607F7" w:rsidRDefault="42D3EC08" w:rsidP="27828C27">
      <w:pPr>
        <w:spacing w:after="0" w:line="240" w:lineRule="auto"/>
        <w:ind w:left="357"/>
        <w:rPr>
          <w:rFonts w:asciiTheme="majorHAnsi" w:hAnsiTheme="majorHAnsi" w:cstheme="majorBidi"/>
          <w:color w:val="808080" w:themeColor="background1" w:themeShade="80"/>
        </w:rPr>
      </w:pPr>
      <w:r w:rsidRPr="27828C27">
        <w:rPr>
          <w:rFonts w:asciiTheme="majorHAnsi" w:hAnsiTheme="majorHAnsi" w:cstheme="majorBidi"/>
        </w:rPr>
        <w:t xml:space="preserve">d. </w:t>
      </w:r>
      <w:r w:rsidR="002E5A80" w:rsidRPr="27828C27">
        <w:rPr>
          <w:rFonts w:asciiTheme="majorHAnsi" w:hAnsiTheme="majorHAnsi" w:cstheme="majorBidi"/>
        </w:rPr>
        <w:t>C</w:t>
      </w:r>
      <w:r w:rsidRPr="27828C27">
        <w:rPr>
          <w:rFonts w:asciiTheme="majorHAnsi" w:hAnsiTheme="majorHAnsi" w:cstheme="majorBidi"/>
        </w:rPr>
        <w:t>ervical nerve root pain</w:t>
      </w:r>
    </w:p>
    <w:p w14:paraId="4BD52E1A" w14:textId="77777777" w:rsidR="007607F7" w:rsidRPr="007607F7" w:rsidRDefault="007607F7" w:rsidP="0050509F">
      <w:pPr>
        <w:spacing w:after="0" w:line="240" w:lineRule="auto"/>
        <w:rPr>
          <w:rFonts w:asciiTheme="majorHAnsi" w:hAnsiTheme="majorHAnsi" w:cstheme="majorHAnsi"/>
        </w:rPr>
      </w:pPr>
    </w:p>
    <w:p w14:paraId="4A98C4C7" w14:textId="7608EBEB" w:rsidR="42D3EC08" w:rsidRPr="007607F7" w:rsidRDefault="7883DB0A" w:rsidP="27828C27">
      <w:pPr>
        <w:spacing w:after="120" w:line="240" w:lineRule="auto"/>
        <w:rPr>
          <w:rFonts w:asciiTheme="majorHAnsi" w:hAnsiTheme="majorHAnsi" w:cstheme="majorBidi"/>
          <w:b/>
          <w:bCs/>
          <w:color w:val="808080" w:themeColor="background1" w:themeShade="80"/>
          <w:rPrChange w:id="66" w:author="" w16du:dateUtc="2026-05-15T12:12:00Z">
            <w:rPr>
              <w:color w:val="808080" w:themeColor="background1" w:themeShade="80"/>
            </w:rPr>
          </w:rPrChange>
        </w:rPr>
      </w:pPr>
      <w:r w:rsidRPr="27828C27">
        <w:rPr>
          <w:rFonts w:asciiTheme="majorHAnsi" w:hAnsiTheme="majorHAnsi" w:cstheme="majorBidi"/>
          <w:b/>
          <w:bCs/>
        </w:rPr>
        <w:t>101</w:t>
      </w:r>
      <w:r w:rsidR="42D3EC08" w:rsidRPr="27828C27">
        <w:rPr>
          <w:rFonts w:asciiTheme="majorHAnsi" w:hAnsiTheme="majorHAnsi" w:cstheme="majorBidi"/>
          <w:b/>
          <w:bCs/>
        </w:rPr>
        <w:t>. Which of the following is NOT an indicator for thoracic spine</w:t>
      </w:r>
      <w:r w:rsidR="009C795F" w:rsidRPr="27828C27">
        <w:rPr>
          <w:rFonts w:asciiTheme="majorHAnsi" w:hAnsiTheme="majorHAnsi" w:cstheme="majorBidi"/>
          <w:b/>
          <w:bCs/>
        </w:rPr>
        <w:t xml:space="preserve"> x</w:t>
      </w:r>
      <w:r w:rsidR="42D3EC08" w:rsidRPr="27828C27">
        <w:rPr>
          <w:rFonts w:asciiTheme="majorHAnsi" w:hAnsiTheme="majorHAnsi" w:cstheme="majorBidi"/>
          <w:b/>
          <w:bCs/>
        </w:rPr>
        <w:t>-ray screening?</w:t>
      </w:r>
    </w:p>
    <w:p w14:paraId="195FD55D" w14:textId="4E9B04D6" w:rsidR="42D3EC08" w:rsidRPr="007607F7" w:rsidRDefault="42D3EC08" w:rsidP="27828C27">
      <w:pPr>
        <w:spacing w:after="0" w:line="240" w:lineRule="auto"/>
        <w:ind w:left="357"/>
        <w:rPr>
          <w:rFonts w:asciiTheme="majorHAnsi" w:hAnsiTheme="majorHAnsi" w:cstheme="majorBidi"/>
          <w:color w:val="808080" w:themeColor="background1" w:themeShade="80"/>
        </w:rPr>
      </w:pPr>
      <w:r w:rsidRPr="27828C27">
        <w:rPr>
          <w:rFonts w:asciiTheme="majorHAnsi" w:hAnsiTheme="majorHAnsi" w:cstheme="majorBidi"/>
        </w:rPr>
        <w:t>a. MVA</w:t>
      </w:r>
    </w:p>
    <w:p w14:paraId="57F5B215" w14:textId="4623D456" w:rsidR="42D3EC08" w:rsidRPr="007607F7" w:rsidRDefault="42D3EC08" w:rsidP="27828C27">
      <w:pPr>
        <w:spacing w:after="0" w:line="240" w:lineRule="auto"/>
        <w:ind w:left="357"/>
        <w:rPr>
          <w:rFonts w:asciiTheme="majorHAnsi" w:hAnsiTheme="majorHAnsi" w:cstheme="majorBidi"/>
          <w:color w:val="808080" w:themeColor="background1" w:themeShade="80"/>
        </w:rPr>
      </w:pPr>
      <w:r w:rsidRPr="27828C27">
        <w:rPr>
          <w:rFonts w:asciiTheme="majorHAnsi" w:hAnsiTheme="majorHAnsi" w:cstheme="majorBidi"/>
        </w:rPr>
        <w:t xml:space="preserve">*b. </w:t>
      </w:r>
      <w:r w:rsidR="002E5A80" w:rsidRPr="27828C27">
        <w:rPr>
          <w:rFonts w:asciiTheme="majorHAnsi" w:hAnsiTheme="majorHAnsi" w:cstheme="majorBidi"/>
        </w:rPr>
        <w:t>A</w:t>
      </w:r>
      <w:r w:rsidRPr="27828C27">
        <w:rPr>
          <w:rFonts w:asciiTheme="majorHAnsi" w:hAnsiTheme="majorHAnsi" w:cstheme="majorBidi"/>
        </w:rPr>
        <w:t xml:space="preserve"> fall</w:t>
      </w:r>
    </w:p>
    <w:p w14:paraId="192A59A2" w14:textId="7412E8CA" w:rsidR="42D3EC08" w:rsidRPr="007607F7" w:rsidRDefault="42D3EC08" w:rsidP="27828C27">
      <w:pPr>
        <w:spacing w:after="0" w:line="240" w:lineRule="auto"/>
        <w:ind w:left="357"/>
        <w:rPr>
          <w:rFonts w:asciiTheme="majorHAnsi" w:hAnsiTheme="majorHAnsi" w:cstheme="majorBidi"/>
          <w:color w:val="808080" w:themeColor="background1" w:themeShade="80"/>
        </w:rPr>
      </w:pPr>
      <w:r w:rsidRPr="27828C27">
        <w:rPr>
          <w:rFonts w:asciiTheme="majorHAnsi" w:hAnsiTheme="majorHAnsi" w:cstheme="majorBidi"/>
        </w:rPr>
        <w:t xml:space="preserve">c. </w:t>
      </w:r>
      <w:r w:rsidR="002E5A80" w:rsidRPr="27828C27">
        <w:rPr>
          <w:rFonts w:asciiTheme="majorHAnsi" w:hAnsiTheme="majorHAnsi" w:cstheme="majorBidi"/>
        </w:rPr>
        <w:t>E</w:t>
      </w:r>
      <w:r w:rsidRPr="27828C27">
        <w:rPr>
          <w:rFonts w:asciiTheme="majorHAnsi" w:hAnsiTheme="majorHAnsi" w:cstheme="majorBidi"/>
        </w:rPr>
        <w:t>jection from a car or motorcycle</w:t>
      </w:r>
    </w:p>
    <w:p w14:paraId="27A1B1E4" w14:textId="3C916184" w:rsidR="42D3EC08" w:rsidRPr="007607F7" w:rsidRDefault="42D3EC08" w:rsidP="27828C27">
      <w:pPr>
        <w:spacing w:after="0" w:line="240" w:lineRule="auto"/>
        <w:ind w:left="357"/>
        <w:rPr>
          <w:rFonts w:asciiTheme="majorHAnsi" w:hAnsiTheme="majorHAnsi" w:cstheme="majorBidi"/>
          <w:color w:val="808080" w:themeColor="background1" w:themeShade="80"/>
        </w:rPr>
      </w:pPr>
      <w:r w:rsidRPr="27828C27">
        <w:rPr>
          <w:rFonts w:asciiTheme="majorHAnsi" w:hAnsiTheme="majorHAnsi" w:cstheme="majorBidi"/>
        </w:rPr>
        <w:t xml:space="preserve">d. </w:t>
      </w:r>
      <w:r w:rsidR="002E5A80" w:rsidRPr="27828C27">
        <w:rPr>
          <w:rFonts w:asciiTheme="majorHAnsi" w:hAnsiTheme="majorHAnsi" w:cstheme="majorBidi"/>
        </w:rPr>
        <w:t>A</w:t>
      </w:r>
      <w:r w:rsidRPr="27828C27">
        <w:rPr>
          <w:rFonts w:asciiTheme="majorHAnsi" w:hAnsiTheme="majorHAnsi" w:cstheme="majorBidi"/>
        </w:rPr>
        <w:t xml:space="preserve"> kick during a taekwondo match</w:t>
      </w:r>
    </w:p>
    <w:p w14:paraId="061FC62C" w14:textId="77777777" w:rsidR="007607F7" w:rsidRPr="007607F7" w:rsidRDefault="007607F7" w:rsidP="0050509F">
      <w:pPr>
        <w:spacing w:after="0" w:line="240" w:lineRule="auto"/>
        <w:rPr>
          <w:rFonts w:asciiTheme="majorHAnsi" w:hAnsiTheme="majorHAnsi" w:cstheme="majorHAnsi"/>
        </w:rPr>
      </w:pPr>
    </w:p>
    <w:p w14:paraId="056D3611" w14:textId="02D52A3B" w:rsidR="42D3EC08" w:rsidRPr="007607F7" w:rsidRDefault="70B88549" w:rsidP="27828C27">
      <w:pPr>
        <w:spacing w:after="120" w:line="240" w:lineRule="auto"/>
        <w:rPr>
          <w:rFonts w:asciiTheme="majorHAnsi" w:hAnsiTheme="majorHAnsi" w:cstheme="majorBidi"/>
          <w:b/>
          <w:bCs/>
          <w:color w:val="808080" w:themeColor="background1" w:themeShade="80"/>
          <w:rPrChange w:id="67" w:author="" w16du:dateUtc="2026-05-15T12:12:00Z">
            <w:rPr>
              <w:color w:val="808080" w:themeColor="background1" w:themeShade="80"/>
            </w:rPr>
          </w:rPrChange>
        </w:rPr>
      </w:pPr>
      <w:r w:rsidRPr="27828C27">
        <w:rPr>
          <w:rFonts w:asciiTheme="majorHAnsi" w:hAnsiTheme="majorHAnsi" w:cstheme="majorBidi"/>
          <w:b/>
          <w:bCs/>
        </w:rPr>
        <w:t>102</w:t>
      </w:r>
      <w:r w:rsidR="42D3EC08" w:rsidRPr="27828C27">
        <w:rPr>
          <w:rFonts w:asciiTheme="majorHAnsi" w:hAnsiTheme="majorHAnsi" w:cstheme="majorBidi"/>
          <w:b/>
          <w:bCs/>
        </w:rPr>
        <w:t xml:space="preserve">. </w:t>
      </w:r>
      <w:r w:rsidR="002E5A80" w:rsidRPr="27828C27">
        <w:rPr>
          <w:rFonts w:asciiTheme="majorHAnsi" w:hAnsiTheme="majorHAnsi" w:cstheme="majorBidi"/>
          <w:b/>
          <w:bCs/>
        </w:rPr>
        <w:t>Where is the</w:t>
      </w:r>
      <w:r w:rsidR="42D3EC08" w:rsidRPr="27828C27">
        <w:rPr>
          <w:rFonts w:asciiTheme="majorHAnsi" w:hAnsiTheme="majorHAnsi" w:cstheme="majorBidi"/>
          <w:b/>
          <w:bCs/>
        </w:rPr>
        <w:t xml:space="preserve"> SIJ pain primarily </w:t>
      </w:r>
      <w:r w:rsidR="002E5A80" w:rsidRPr="27828C27">
        <w:rPr>
          <w:rFonts w:asciiTheme="majorHAnsi" w:hAnsiTheme="majorHAnsi" w:cstheme="majorBidi"/>
          <w:b/>
          <w:bCs/>
        </w:rPr>
        <w:t xml:space="preserve">located </w:t>
      </w:r>
      <w:r w:rsidR="009C795F" w:rsidRPr="27828C27">
        <w:rPr>
          <w:rFonts w:asciiTheme="majorHAnsi" w:hAnsiTheme="majorHAnsi" w:cstheme="majorBidi"/>
          <w:b/>
          <w:bCs/>
        </w:rPr>
        <w:t>at</w:t>
      </w:r>
      <w:r w:rsidR="002E5A80" w:rsidRPr="27828C27">
        <w:rPr>
          <w:rFonts w:asciiTheme="majorHAnsi" w:hAnsiTheme="majorHAnsi" w:cstheme="majorBidi"/>
          <w:b/>
          <w:bCs/>
        </w:rPr>
        <w:t>?</w:t>
      </w:r>
    </w:p>
    <w:p w14:paraId="01F6FCA3" w14:textId="2ACD89AE" w:rsidR="42D3EC08" w:rsidRPr="007607F7" w:rsidRDefault="42D3EC08" w:rsidP="27828C27">
      <w:pPr>
        <w:spacing w:after="0" w:line="240" w:lineRule="auto"/>
        <w:ind w:left="357"/>
        <w:rPr>
          <w:rFonts w:asciiTheme="majorHAnsi" w:hAnsiTheme="majorHAnsi" w:cstheme="majorBidi"/>
          <w:color w:val="808080" w:themeColor="background1" w:themeShade="80"/>
        </w:rPr>
      </w:pPr>
      <w:r w:rsidRPr="27828C27">
        <w:rPr>
          <w:rFonts w:asciiTheme="majorHAnsi" w:hAnsiTheme="majorHAnsi" w:cstheme="majorBidi"/>
        </w:rPr>
        <w:t xml:space="preserve">*a. </w:t>
      </w:r>
      <w:r w:rsidR="002E5A80" w:rsidRPr="27828C27">
        <w:rPr>
          <w:rFonts w:asciiTheme="majorHAnsi" w:hAnsiTheme="majorHAnsi" w:cstheme="majorBidi"/>
        </w:rPr>
        <w:t>B</w:t>
      </w:r>
      <w:r w:rsidRPr="27828C27">
        <w:rPr>
          <w:rFonts w:asciiTheme="majorHAnsi" w:hAnsiTheme="majorHAnsi" w:cstheme="majorBidi"/>
        </w:rPr>
        <w:t>uttocks</w:t>
      </w:r>
    </w:p>
    <w:p w14:paraId="4D94CBFD" w14:textId="6B1B9529" w:rsidR="42D3EC08" w:rsidRPr="007607F7" w:rsidRDefault="42D3EC08" w:rsidP="27828C27">
      <w:pPr>
        <w:spacing w:after="0" w:line="240" w:lineRule="auto"/>
        <w:ind w:left="357"/>
        <w:rPr>
          <w:rFonts w:asciiTheme="majorHAnsi" w:hAnsiTheme="majorHAnsi" w:cstheme="majorBidi"/>
          <w:color w:val="808080" w:themeColor="background1" w:themeShade="80"/>
        </w:rPr>
      </w:pPr>
      <w:r w:rsidRPr="27828C27">
        <w:rPr>
          <w:rFonts w:asciiTheme="majorHAnsi" w:hAnsiTheme="majorHAnsi" w:cstheme="majorBidi"/>
        </w:rPr>
        <w:t xml:space="preserve">b. </w:t>
      </w:r>
      <w:r w:rsidR="002E5A80" w:rsidRPr="27828C27">
        <w:rPr>
          <w:rFonts w:asciiTheme="majorHAnsi" w:hAnsiTheme="majorHAnsi" w:cstheme="majorBidi"/>
        </w:rPr>
        <w:t>L</w:t>
      </w:r>
      <w:r w:rsidRPr="27828C27">
        <w:rPr>
          <w:rFonts w:asciiTheme="majorHAnsi" w:hAnsiTheme="majorHAnsi" w:cstheme="majorBidi"/>
        </w:rPr>
        <w:t>ower lumbar spine</w:t>
      </w:r>
    </w:p>
    <w:p w14:paraId="660293D8" w14:textId="6AA41889" w:rsidR="42D3EC08" w:rsidRPr="007607F7" w:rsidRDefault="42D3EC08" w:rsidP="27828C27">
      <w:pPr>
        <w:spacing w:after="0" w:line="240" w:lineRule="auto"/>
        <w:ind w:left="357"/>
        <w:rPr>
          <w:rFonts w:asciiTheme="majorHAnsi" w:hAnsiTheme="majorHAnsi" w:cstheme="majorBidi"/>
          <w:color w:val="808080" w:themeColor="background1" w:themeShade="80"/>
        </w:rPr>
      </w:pPr>
      <w:r w:rsidRPr="27828C27">
        <w:rPr>
          <w:rFonts w:asciiTheme="majorHAnsi" w:hAnsiTheme="majorHAnsi" w:cstheme="majorBidi"/>
        </w:rPr>
        <w:t xml:space="preserve">c. </w:t>
      </w:r>
      <w:r w:rsidR="002E5A80" w:rsidRPr="27828C27">
        <w:rPr>
          <w:rFonts w:asciiTheme="majorHAnsi" w:hAnsiTheme="majorHAnsi" w:cstheme="majorBidi"/>
        </w:rPr>
        <w:t>G</w:t>
      </w:r>
      <w:r w:rsidRPr="27828C27">
        <w:rPr>
          <w:rFonts w:asciiTheme="majorHAnsi" w:hAnsiTheme="majorHAnsi" w:cstheme="majorBidi"/>
        </w:rPr>
        <w:t>roin</w:t>
      </w:r>
    </w:p>
    <w:p w14:paraId="71BEA29D" w14:textId="57B8352D" w:rsidR="42D3EC08" w:rsidRPr="007607F7" w:rsidRDefault="42D3EC08" w:rsidP="27828C27">
      <w:pPr>
        <w:spacing w:after="0" w:line="240" w:lineRule="auto"/>
        <w:ind w:left="357"/>
        <w:rPr>
          <w:rFonts w:asciiTheme="majorHAnsi" w:hAnsiTheme="majorHAnsi" w:cstheme="majorBidi"/>
          <w:color w:val="808080" w:themeColor="background1" w:themeShade="80"/>
        </w:rPr>
      </w:pPr>
      <w:r w:rsidRPr="27828C27">
        <w:rPr>
          <w:rFonts w:asciiTheme="majorHAnsi" w:hAnsiTheme="majorHAnsi" w:cstheme="majorBidi"/>
        </w:rPr>
        <w:t xml:space="preserve">d. </w:t>
      </w:r>
      <w:r w:rsidR="002E5A80" w:rsidRPr="27828C27">
        <w:rPr>
          <w:rFonts w:asciiTheme="majorHAnsi" w:hAnsiTheme="majorHAnsi" w:cstheme="majorBidi"/>
        </w:rPr>
        <w:t>L</w:t>
      </w:r>
      <w:r w:rsidRPr="27828C27">
        <w:rPr>
          <w:rFonts w:asciiTheme="majorHAnsi" w:hAnsiTheme="majorHAnsi" w:cstheme="majorBidi"/>
        </w:rPr>
        <w:t>ateral hip</w:t>
      </w:r>
    </w:p>
    <w:p w14:paraId="637145E7" w14:textId="77777777" w:rsidR="007607F7" w:rsidRPr="007607F7" w:rsidRDefault="007607F7" w:rsidP="0050509F">
      <w:pPr>
        <w:spacing w:after="0" w:line="240" w:lineRule="auto"/>
        <w:rPr>
          <w:rFonts w:asciiTheme="majorHAnsi" w:hAnsiTheme="majorHAnsi" w:cstheme="majorHAnsi"/>
          <w:i/>
          <w:iCs/>
        </w:rPr>
      </w:pPr>
    </w:p>
    <w:p w14:paraId="6D4C2068" w14:textId="5596A260" w:rsidR="42D3EC08" w:rsidRPr="007607F7" w:rsidRDefault="164827E1" w:rsidP="27828C27">
      <w:pPr>
        <w:spacing w:after="120" w:line="240" w:lineRule="auto"/>
        <w:rPr>
          <w:rFonts w:asciiTheme="majorHAnsi" w:hAnsiTheme="majorHAnsi" w:cstheme="majorBidi"/>
          <w:b/>
          <w:bCs/>
          <w:rPrChange w:id="68" w:author="" w16du:dateUtc="2026-05-15T12:13:00Z">
            <w:rPr>
              <w:color w:val="808080" w:themeColor="background1" w:themeShade="80"/>
            </w:rPr>
          </w:rPrChange>
        </w:rPr>
      </w:pPr>
      <w:r w:rsidRPr="27828C27">
        <w:rPr>
          <w:rFonts w:asciiTheme="majorHAnsi" w:hAnsiTheme="majorHAnsi" w:cstheme="majorBidi"/>
          <w:b/>
          <w:bCs/>
        </w:rPr>
        <w:t>103</w:t>
      </w:r>
      <w:r w:rsidR="42D3EC08" w:rsidRPr="27828C27">
        <w:rPr>
          <w:rFonts w:asciiTheme="majorHAnsi" w:hAnsiTheme="majorHAnsi" w:cstheme="majorBidi"/>
          <w:b/>
          <w:bCs/>
        </w:rPr>
        <w:t xml:space="preserve">. A 70-year-old client presents to your clinic with shoulder pain that is worse at night. The client does not remember any trauma and reports insidious onset. She has weakness in abduction and external rotation. No change in symptoms is noted with repeated cervical ROM or Spurling’s test. </w:t>
      </w:r>
      <w:r w:rsidR="002E5A80" w:rsidRPr="27828C27">
        <w:rPr>
          <w:rFonts w:asciiTheme="majorHAnsi" w:hAnsiTheme="majorHAnsi" w:cstheme="majorBidi"/>
          <w:b/>
          <w:bCs/>
        </w:rPr>
        <w:t>What is t</w:t>
      </w:r>
      <w:r w:rsidR="42D3EC08" w:rsidRPr="27828C27">
        <w:rPr>
          <w:rFonts w:asciiTheme="majorHAnsi" w:hAnsiTheme="majorHAnsi" w:cstheme="majorBidi"/>
          <w:b/>
          <w:bCs/>
        </w:rPr>
        <w:t>he most likely diagnosis</w:t>
      </w:r>
      <w:r w:rsidR="002E5A80" w:rsidRPr="27828C27">
        <w:rPr>
          <w:rFonts w:asciiTheme="majorHAnsi" w:hAnsiTheme="majorHAnsi" w:cstheme="majorBidi"/>
          <w:b/>
          <w:bCs/>
        </w:rPr>
        <w:t>?</w:t>
      </w:r>
    </w:p>
    <w:p w14:paraId="04100F4A" w14:textId="211908E5" w:rsidR="42D3EC08" w:rsidRPr="007607F7" w:rsidRDefault="42D3EC08" w:rsidP="27828C27">
      <w:pPr>
        <w:spacing w:after="0" w:line="240" w:lineRule="auto"/>
        <w:ind w:left="357"/>
        <w:rPr>
          <w:rFonts w:asciiTheme="majorHAnsi" w:hAnsiTheme="majorHAnsi" w:cstheme="majorBidi"/>
          <w:color w:val="808080" w:themeColor="background1" w:themeShade="80"/>
        </w:rPr>
      </w:pPr>
      <w:r w:rsidRPr="27828C27">
        <w:rPr>
          <w:rFonts w:asciiTheme="majorHAnsi" w:hAnsiTheme="majorHAnsi" w:cstheme="majorBidi"/>
        </w:rPr>
        <w:t xml:space="preserve">*a. </w:t>
      </w:r>
      <w:r w:rsidR="002E5A80" w:rsidRPr="27828C27">
        <w:rPr>
          <w:rFonts w:asciiTheme="majorHAnsi" w:hAnsiTheme="majorHAnsi" w:cstheme="majorBidi"/>
        </w:rPr>
        <w:t>R</w:t>
      </w:r>
      <w:r w:rsidRPr="27828C27">
        <w:rPr>
          <w:rFonts w:asciiTheme="majorHAnsi" w:hAnsiTheme="majorHAnsi" w:cstheme="majorBidi"/>
        </w:rPr>
        <w:t>otator cuff tear</w:t>
      </w:r>
    </w:p>
    <w:p w14:paraId="7C3DDA74" w14:textId="2DEE6202" w:rsidR="42D3EC08" w:rsidRPr="007607F7" w:rsidRDefault="42D3EC08" w:rsidP="27828C27">
      <w:pPr>
        <w:spacing w:after="0" w:line="240" w:lineRule="auto"/>
        <w:ind w:left="357"/>
        <w:rPr>
          <w:rFonts w:asciiTheme="majorHAnsi" w:hAnsiTheme="majorHAnsi" w:cstheme="majorBidi"/>
          <w:color w:val="808080" w:themeColor="background1" w:themeShade="80"/>
        </w:rPr>
      </w:pPr>
      <w:r w:rsidRPr="27828C27">
        <w:rPr>
          <w:rFonts w:asciiTheme="majorHAnsi" w:hAnsiTheme="majorHAnsi" w:cstheme="majorBidi"/>
        </w:rPr>
        <w:t xml:space="preserve">b. </w:t>
      </w:r>
      <w:r w:rsidR="002E5A80" w:rsidRPr="27828C27">
        <w:rPr>
          <w:rFonts w:asciiTheme="majorHAnsi" w:hAnsiTheme="majorHAnsi" w:cstheme="majorBidi"/>
        </w:rPr>
        <w:t>R</w:t>
      </w:r>
      <w:r w:rsidRPr="27828C27">
        <w:rPr>
          <w:rFonts w:asciiTheme="majorHAnsi" w:hAnsiTheme="majorHAnsi" w:cstheme="majorBidi"/>
        </w:rPr>
        <w:t>adiculopathy</w:t>
      </w:r>
    </w:p>
    <w:p w14:paraId="3F466597" w14:textId="110FEB01" w:rsidR="42D3EC08" w:rsidRPr="007607F7" w:rsidRDefault="42D3EC08" w:rsidP="27828C27">
      <w:pPr>
        <w:spacing w:after="0" w:line="240" w:lineRule="auto"/>
        <w:ind w:left="357"/>
        <w:rPr>
          <w:rFonts w:asciiTheme="majorHAnsi" w:hAnsiTheme="majorHAnsi" w:cstheme="majorBidi"/>
          <w:color w:val="808080" w:themeColor="background1" w:themeShade="80"/>
        </w:rPr>
      </w:pPr>
      <w:r w:rsidRPr="27828C27">
        <w:rPr>
          <w:rFonts w:asciiTheme="majorHAnsi" w:hAnsiTheme="majorHAnsi" w:cstheme="majorBidi"/>
        </w:rPr>
        <w:t xml:space="preserve">c. </w:t>
      </w:r>
      <w:r w:rsidR="002E5A80" w:rsidRPr="27828C27">
        <w:rPr>
          <w:rFonts w:asciiTheme="majorHAnsi" w:hAnsiTheme="majorHAnsi" w:cstheme="majorBidi"/>
        </w:rPr>
        <w:t>P</w:t>
      </w:r>
      <w:r w:rsidRPr="27828C27">
        <w:rPr>
          <w:rFonts w:asciiTheme="majorHAnsi" w:hAnsiTheme="majorHAnsi" w:cstheme="majorBidi"/>
        </w:rPr>
        <w:t>artial radiculopathy</w:t>
      </w:r>
    </w:p>
    <w:p w14:paraId="7311D53F" w14:textId="2D5B4AB6" w:rsidR="42D3EC08" w:rsidRPr="007607F7" w:rsidRDefault="42D3EC08" w:rsidP="27828C27">
      <w:pPr>
        <w:spacing w:after="0" w:line="240" w:lineRule="auto"/>
        <w:ind w:left="357"/>
        <w:rPr>
          <w:rFonts w:asciiTheme="majorHAnsi" w:hAnsiTheme="majorHAnsi" w:cstheme="majorBidi"/>
          <w:color w:val="808080" w:themeColor="background1" w:themeShade="80"/>
        </w:rPr>
      </w:pPr>
      <w:r w:rsidRPr="27828C27">
        <w:rPr>
          <w:rFonts w:asciiTheme="majorHAnsi" w:hAnsiTheme="majorHAnsi" w:cstheme="majorBidi"/>
        </w:rPr>
        <w:t xml:space="preserve">d. </w:t>
      </w:r>
      <w:r w:rsidR="002E5A80" w:rsidRPr="27828C27">
        <w:rPr>
          <w:rFonts w:asciiTheme="majorHAnsi" w:hAnsiTheme="majorHAnsi" w:cstheme="majorBidi"/>
        </w:rPr>
        <w:t>I</w:t>
      </w:r>
      <w:r w:rsidRPr="27828C27">
        <w:rPr>
          <w:rFonts w:asciiTheme="majorHAnsi" w:hAnsiTheme="majorHAnsi" w:cstheme="majorBidi"/>
        </w:rPr>
        <w:t>nconclusive (further testing needed)</w:t>
      </w:r>
    </w:p>
    <w:p w14:paraId="54878F1F" w14:textId="77777777" w:rsidR="007607F7" w:rsidRPr="007607F7" w:rsidRDefault="007607F7" w:rsidP="0050509F">
      <w:pPr>
        <w:spacing w:after="0" w:line="240" w:lineRule="auto"/>
        <w:rPr>
          <w:rFonts w:asciiTheme="majorHAnsi" w:hAnsiTheme="majorHAnsi" w:cstheme="majorHAnsi"/>
        </w:rPr>
      </w:pPr>
    </w:p>
    <w:p w14:paraId="57E9191E" w14:textId="467E8EBF" w:rsidR="42D3EC08" w:rsidRDefault="5DE6524E" w:rsidP="27828C27">
      <w:pPr>
        <w:spacing w:after="120" w:line="240" w:lineRule="auto"/>
        <w:rPr>
          <w:rFonts w:asciiTheme="majorHAnsi" w:hAnsiTheme="majorHAnsi" w:cstheme="majorBidi"/>
          <w:b/>
          <w:bCs/>
        </w:rPr>
      </w:pPr>
      <w:r w:rsidRPr="27828C27">
        <w:rPr>
          <w:rFonts w:asciiTheme="majorHAnsi" w:hAnsiTheme="majorHAnsi" w:cstheme="majorBidi"/>
          <w:b/>
          <w:bCs/>
        </w:rPr>
        <w:t>104</w:t>
      </w:r>
      <w:r w:rsidR="42D3EC08" w:rsidRPr="27828C27">
        <w:rPr>
          <w:rFonts w:asciiTheme="majorHAnsi" w:hAnsiTheme="majorHAnsi" w:cstheme="majorBidi"/>
          <w:b/>
          <w:bCs/>
        </w:rPr>
        <w:t xml:space="preserve">. A client presents to you after trauma to </w:t>
      </w:r>
      <w:r w:rsidR="002E5A80" w:rsidRPr="27828C27">
        <w:rPr>
          <w:rFonts w:asciiTheme="majorHAnsi" w:hAnsiTheme="majorHAnsi" w:cstheme="majorBidi"/>
          <w:b/>
          <w:bCs/>
        </w:rPr>
        <w:t xml:space="preserve">their </w:t>
      </w:r>
      <w:r w:rsidR="42D3EC08" w:rsidRPr="27828C27">
        <w:rPr>
          <w:rFonts w:asciiTheme="majorHAnsi" w:hAnsiTheme="majorHAnsi" w:cstheme="majorBidi"/>
          <w:b/>
          <w:bCs/>
        </w:rPr>
        <w:t xml:space="preserve">right shoulder in a skiing accident. </w:t>
      </w:r>
      <w:r w:rsidR="002E5A80" w:rsidRPr="27828C27">
        <w:rPr>
          <w:rFonts w:asciiTheme="majorHAnsi" w:hAnsiTheme="majorHAnsi" w:cstheme="majorBidi"/>
          <w:b/>
          <w:bCs/>
        </w:rPr>
        <w:t>Th</w:t>
      </w:r>
      <w:r w:rsidR="42D3EC08" w:rsidRPr="27828C27">
        <w:rPr>
          <w:rFonts w:asciiTheme="majorHAnsi" w:hAnsiTheme="majorHAnsi" w:cstheme="majorBidi"/>
          <w:b/>
          <w:bCs/>
        </w:rPr>
        <w:t>e</w:t>
      </w:r>
      <w:r w:rsidR="002E5A80" w:rsidRPr="27828C27">
        <w:rPr>
          <w:rFonts w:asciiTheme="majorHAnsi" w:hAnsiTheme="majorHAnsi" w:cstheme="majorBidi"/>
          <w:b/>
          <w:bCs/>
        </w:rPr>
        <w:t>y</w:t>
      </w:r>
      <w:r w:rsidR="42D3EC08" w:rsidRPr="27828C27">
        <w:rPr>
          <w:rFonts w:asciiTheme="majorHAnsi" w:hAnsiTheme="majorHAnsi" w:cstheme="majorBidi"/>
          <w:b/>
          <w:bCs/>
        </w:rPr>
        <w:t xml:space="preserve"> report falling on an outstretched right hand after running into another person with </w:t>
      </w:r>
      <w:r w:rsidR="002E5A80" w:rsidRPr="27828C27">
        <w:rPr>
          <w:rFonts w:asciiTheme="majorHAnsi" w:hAnsiTheme="majorHAnsi" w:cstheme="majorBidi"/>
          <w:b/>
          <w:bCs/>
        </w:rPr>
        <w:t xml:space="preserve">their </w:t>
      </w:r>
      <w:r w:rsidR="42D3EC08" w:rsidRPr="27828C27">
        <w:rPr>
          <w:rFonts w:asciiTheme="majorHAnsi" w:hAnsiTheme="majorHAnsi" w:cstheme="majorBidi"/>
          <w:b/>
          <w:bCs/>
        </w:rPr>
        <w:t>right shoulder. The client reports anterior and superior pain. Which special test can help rule out clavicle fracture?</w:t>
      </w:r>
    </w:p>
    <w:p w14:paraId="78E3C049" w14:textId="40B4DE66" w:rsidR="42D3EC08" w:rsidRDefault="42D3EC08" w:rsidP="27828C27">
      <w:pPr>
        <w:spacing w:after="0" w:line="240" w:lineRule="auto"/>
        <w:ind w:left="357"/>
        <w:rPr>
          <w:rFonts w:asciiTheme="majorHAnsi" w:hAnsiTheme="majorHAnsi" w:cstheme="majorBidi"/>
        </w:rPr>
      </w:pPr>
      <w:r w:rsidRPr="27828C27">
        <w:rPr>
          <w:rFonts w:asciiTheme="majorHAnsi" w:hAnsiTheme="majorHAnsi" w:cstheme="majorBidi"/>
        </w:rPr>
        <w:t xml:space="preserve">a. </w:t>
      </w:r>
      <w:r w:rsidR="002E5A80" w:rsidRPr="27828C27">
        <w:rPr>
          <w:rFonts w:asciiTheme="majorHAnsi" w:hAnsiTheme="majorHAnsi" w:cstheme="majorBidi"/>
        </w:rPr>
        <w:t>B</w:t>
      </w:r>
      <w:r w:rsidRPr="27828C27">
        <w:rPr>
          <w:rFonts w:asciiTheme="majorHAnsi" w:hAnsiTheme="majorHAnsi" w:cstheme="majorBidi"/>
        </w:rPr>
        <w:t>ony apprehension test</w:t>
      </w:r>
    </w:p>
    <w:p w14:paraId="423D03E9" w14:textId="3182F36C" w:rsidR="42D3EC08" w:rsidRDefault="42D3EC08" w:rsidP="27828C27">
      <w:pPr>
        <w:spacing w:after="0" w:line="240" w:lineRule="auto"/>
        <w:ind w:left="357"/>
        <w:rPr>
          <w:rFonts w:asciiTheme="majorHAnsi" w:hAnsiTheme="majorHAnsi" w:cstheme="majorBidi"/>
        </w:rPr>
      </w:pPr>
      <w:r w:rsidRPr="27828C27">
        <w:rPr>
          <w:rFonts w:asciiTheme="majorHAnsi" w:hAnsiTheme="majorHAnsi" w:cstheme="majorBidi"/>
        </w:rPr>
        <w:t xml:space="preserve">*b. </w:t>
      </w:r>
      <w:r w:rsidR="002E5A80" w:rsidRPr="27828C27">
        <w:rPr>
          <w:rFonts w:asciiTheme="majorHAnsi" w:hAnsiTheme="majorHAnsi" w:cstheme="majorBidi"/>
        </w:rPr>
        <w:t>O</w:t>
      </w:r>
      <w:r w:rsidRPr="27828C27">
        <w:rPr>
          <w:rFonts w:asciiTheme="majorHAnsi" w:hAnsiTheme="majorHAnsi" w:cstheme="majorBidi"/>
        </w:rPr>
        <w:t>lecranon manubrium test</w:t>
      </w:r>
    </w:p>
    <w:p w14:paraId="0E1B6BD8" w14:textId="1CBCFC42" w:rsidR="42D3EC08" w:rsidRDefault="42D3EC08" w:rsidP="27828C27">
      <w:pPr>
        <w:spacing w:after="0" w:line="240" w:lineRule="auto"/>
        <w:ind w:left="357"/>
        <w:rPr>
          <w:rFonts w:asciiTheme="majorHAnsi" w:hAnsiTheme="majorHAnsi" w:cstheme="majorBidi"/>
        </w:rPr>
      </w:pPr>
      <w:r w:rsidRPr="27828C27">
        <w:rPr>
          <w:rFonts w:asciiTheme="majorHAnsi" w:hAnsiTheme="majorHAnsi" w:cstheme="majorBidi"/>
        </w:rPr>
        <w:t xml:space="preserve">c. </w:t>
      </w:r>
      <w:r w:rsidR="002E5A80" w:rsidRPr="27828C27">
        <w:rPr>
          <w:rFonts w:asciiTheme="majorHAnsi" w:hAnsiTheme="majorHAnsi" w:cstheme="majorBidi"/>
        </w:rPr>
        <w:t>N</w:t>
      </w:r>
      <w:r w:rsidRPr="27828C27">
        <w:rPr>
          <w:rFonts w:asciiTheme="majorHAnsi" w:hAnsiTheme="majorHAnsi" w:cstheme="majorBidi"/>
        </w:rPr>
        <w:t>one (diagnostic imaging required)</w:t>
      </w:r>
    </w:p>
    <w:p w14:paraId="1B9F4365" w14:textId="67717BE4" w:rsidR="42D3EC08" w:rsidRDefault="42D3EC08" w:rsidP="27828C27">
      <w:pPr>
        <w:spacing w:after="0" w:line="240" w:lineRule="auto"/>
        <w:ind w:left="357"/>
        <w:rPr>
          <w:rFonts w:asciiTheme="majorHAnsi" w:hAnsiTheme="majorHAnsi" w:cstheme="majorBidi"/>
        </w:rPr>
      </w:pPr>
      <w:r w:rsidRPr="27828C27">
        <w:rPr>
          <w:rFonts w:asciiTheme="majorHAnsi" w:hAnsiTheme="majorHAnsi" w:cstheme="majorBidi"/>
        </w:rPr>
        <w:t xml:space="preserve">d. </w:t>
      </w:r>
      <w:r w:rsidR="002E5A80" w:rsidRPr="27828C27">
        <w:rPr>
          <w:rFonts w:asciiTheme="majorHAnsi" w:hAnsiTheme="majorHAnsi" w:cstheme="majorBidi"/>
        </w:rPr>
        <w:t>P</w:t>
      </w:r>
      <w:r w:rsidRPr="27828C27">
        <w:rPr>
          <w:rFonts w:asciiTheme="majorHAnsi" w:hAnsiTheme="majorHAnsi" w:cstheme="majorBidi"/>
        </w:rPr>
        <w:t>alpation of the clavicle</w:t>
      </w:r>
    </w:p>
    <w:p w14:paraId="4259013B" w14:textId="63548509" w:rsidR="42D3EC08" w:rsidRDefault="009C795F" w:rsidP="00E32E70">
      <w:pPr>
        <w:pStyle w:val="Heading2"/>
        <w:spacing w:after="200" w:line="240" w:lineRule="auto"/>
      </w:pPr>
      <w:r>
        <w:t>Matching Question</w:t>
      </w:r>
    </w:p>
    <w:p w14:paraId="1B321956" w14:textId="0A94D001" w:rsidR="42D3EC08" w:rsidRDefault="009C795F" w:rsidP="27828C27">
      <w:pPr>
        <w:spacing w:after="120" w:line="240" w:lineRule="auto"/>
        <w:rPr>
          <w:rFonts w:asciiTheme="majorHAnsi" w:hAnsiTheme="majorHAnsi" w:cstheme="majorBidi"/>
          <w:b/>
          <w:bCs/>
        </w:rPr>
      </w:pPr>
      <w:r w:rsidRPr="27828C27">
        <w:rPr>
          <w:rFonts w:asciiTheme="majorHAnsi" w:hAnsiTheme="majorHAnsi" w:cstheme="majorBidi"/>
          <w:b/>
          <w:bCs/>
        </w:rPr>
        <w:t xml:space="preserve">105. </w:t>
      </w:r>
      <w:r w:rsidR="42D3EC08" w:rsidRPr="27828C27">
        <w:rPr>
          <w:rFonts w:asciiTheme="majorHAnsi" w:hAnsiTheme="majorHAnsi" w:cstheme="majorBidi"/>
          <w:b/>
          <w:bCs/>
        </w:rPr>
        <w:t>Match the pathological reflex with its description and positive response.</w:t>
      </w:r>
    </w:p>
    <w:p w14:paraId="7DCCFDB3" w14:textId="68F2F250" w:rsidR="42D3EC08" w:rsidRDefault="42D3EC08" w:rsidP="27828C27">
      <w:pPr>
        <w:spacing w:after="0" w:line="240" w:lineRule="auto"/>
        <w:ind w:left="357"/>
        <w:rPr>
          <w:rFonts w:asciiTheme="majorHAnsi" w:hAnsiTheme="majorHAnsi" w:cstheme="majorBidi"/>
        </w:rPr>
      </w:pPr>
      <w:r w:rsidRPr="27828C27">
        <w:rPr>
          <w:rFonts w:asciiTheme="majorHAnsi" w:hAnsiTheme="majorHAnsi" w:cstheme="majorBidi"/>
        </w:rPr>
        <w:t xml:space="preserve">a. Chaddock’s = </w:t>
      </w:r>
      <w:r w:rsidR="009C795F" w:rsidRPr="27828C27">
        <w:rPr>
          <w:rFonts w:asciiTheme="majorHAnsi" w:hAnsiTheme="majorHAnsi" w:cstheme="majorBidi"/>
        </w:rPr>
        <w:t>S</w:t>
      </w:r>
      <w:r w:rsidRPr="27828C27">
        <w:rPr>
          <w:rFonts w:asciiTheme="majorHAnsi" w:hAnsiTheme="majorHAnsi" w:cstheme="majorBidi"/>
        </w:rPr>
        <w:t>troking the lateral side of the foot beneath the lateral malleolus</w:t>
      </w:r>
      <w:r w:rsidR="002E5A80" w:rsidRPr="27828C27">
        <w:rPr>
          <w:rFonts w:asciiTheme="majorHAnsi" w:hAnsiTheme="majorHAnsi" w:cstheme="majorBidi"/>
        </w:rPr>
        <w:t>,</w:t>
      </w:r>
      <w:r w:rsidRPr="27828C27">
        <w:rPr>
          <w:rFonts w:asciiTheme="majorHAnsi" w:hAnsiTheme="majorHAnsi" w:cstheme="majorBidi"/>
        </w:rPr>
        <w:t xml:space="preserve"> causing a positive response of extension of the hallux with or without</w:t>
      </w:r>
      <w:r w:rsidR="002E5A80" w:rsidRPr="27828C27">
        <w:rPr>
          <w:rFonts w:asciiTheme="majorHAnsi" w:hAnsiTheme="majorHAnsi" w:cstheme="majorBidi"/>
        </w:rPr>
        <w:t xml:space="preserve"> the</w:t>
      </w:r>
      <w:r w:rsidRPr="27828C27">
        <w:rPr>
          <w:rFonts w:asciiTheme="majorHAnsi" w:hAnsiTheme="majorHAnsi" w:cstheme="majorBidi"/>
        </w:rPr>
        <w:t xml:space="preserve"> splaying of the toes</w:t>
      </w:r>
    </w:p>
    <w:p w14:paraId="3CF61D5E" w14:textId="52FF770C" w:rsidR="42D3EC08" w:rsidRDefault="42D3EC08" w:rsidP="27828C27">
      <w:pPr>
        <w:spacing w:after="0" w:line="240" w:lineRule="auto"/>
        <w:ind w:left="357"/>
        <w:rPr>
          <w:rFonts w:asciiTheme="majorHAnsi" w:hAnsiTheme="majorHAnsi" w:cstheme="majorBidi"/>
        </w:rPr>
      </w:pPr>
      <w:r w:rsidRPr="27828C27">
        <w:rPr>
          <w:rFonts w:asciiTheme="majorHAnsi" w:hAnsiTheme="majorHAnsi" w:cstheme="majorBidi"/>
        </w:rPr>
        <w:t xml:space="preserve">b. Babinski = </w:t>
      </w:r>
      <w:r w:rsidR="009C795F" w:rsidRPr="27828C27">
        <w:rPr>
          <w:rFonts w:asciiTheme="majorHAnsi" w:hAnsiTheme="majorHAnsi" w:cstheme="majorBidi"/>
        </w:rPr>
        <w:t>S</w:t>
      </w:r>
      <w:r w:rsidRPr="27828C27">
        <w:rPr>
          <w:rFonts w:asciiTheme="majorHAnsi" w:hAnsiTheme="majorHAnsi" w:cstheme="majorBidi"/>
        </w:rPr>
        <w:t>troking the lateral sole of the foot in a sweeping motion toward the ball of the foot</w:t>
      </w:r>
      <w:r w:rsidR="002E5A80" w:rsidRPr="27828C27">
        <w:rPr>
          <w:rFonts w:asciiTheme="majorHAnsi" w:hAnsiTheme="majorHAnsi" w:cstheme="majorBidi"/>
        </w:rPr>
        <w:t>,</w:t>
      </w:r>
      <w:r w:rsidRPr="27828C27">
        <w:rPr>
          <w:rFonts w:asciiTheme="majorHAnsi" w:hAnsiTheme="majorHAnsi" w:cstheme="majorBidi"/>
        </w:rPr>
        <w:t xml:space="preserve"> causing a positive response of extension of the hallux with or without </w:t>
      </w:r>
      <w:r w:rsidR="002E5A80" w:rsidRPr="27828C27">
        <w:rPr>
          <w:rFonts w:asciiTheme="majorHAnsi" w:hAnsiTheme="majorHAnsi" w:cstheme="majorBidi"/>
        </w:rPr>
        <w:t xml:space="preserve">the </w:t>
      </w:r>
      <w:r w:rsidRPr="27828C27">
        <w:rPr>
          <w:rFonts w:asciiTheme="majorHAnsi" w:hAnsiTheme="majorHAnsi" w:cstheme="majorBidi"/>
        </w:rPr>
        <w:t>splaying of the toes</w:t>
      </w:r>
    </w:p>
    <w:p w14:paraId="23282C60" w14:textId="483D6D02" w:rsidR="42D3EC08" w:rsidRDefault="42D3EC08" w:rsidP="27828C27">
      <w:pPr>
        <w:spacing w:after="0" w:line="240" w:lineRule="auto"/>
        <w:ind w:left="357"/>
        <w:rPr>
          <w:rFonts w:asciiTheme="majorHAnsi" w:hAnsiTheme="majorHAnsi" w:cstheme="majorBidi"/>
        </w:rPr>
      </w:pPr>
      <w:r w:rsidRPr="27828C27">
        <w:rPr>
          <w:rFonts w:asciiTheme="majorHAnsi" w:hAnsiTheme="majorHAnsi" w:cstheme="majorBidi"/>
        </w:rPr>
        <w:lastRenderedPageBreak/>
        <w:t xml:space="preserve">c. Clonus = </w:t>
      </w:r>
      <w:r w:rsidR="009C795F" w:rsidRPr="27828C27">
        <w:rPr>
          <w:rFonts w:asciiTheme="majorHAnsi" w:hAnsiTheme="majorHAnsi" w:cstheme="majorBidi"/>
        </w:rPr>
        <w:t>P</w:t>
      </w:r>
      <w:r w:rsidRPr="27828C27">
        <w:rPr>
          <w:rFonts w:asciiTheme="majorHAnsi" w:hAnsiTheme="majorHAnsi" w:cstheme="majorBidi"/>
        </w:rPr>
        <w:t>assive and quick movement of the ankle into dorsiflexion with a positive response of &gt;3 involuntary beats</w:t>
      </w:r>
    </w:p>
    <w:p w14:paraId="49A08F28" w14:textId="7D50E42A" w:rsidR="42D3EC08" w:rsidRDefault="42D3EC08" w:rsidP="27828C27">
      <w:pPr>
        <w:spacing w:after="0" w:line="240" w:lineRule="auto"/>
        <w:ind w:left="357"/>
        <w:rPr>
          <w:rFonts w:asciiTheme="majorHAnsi" w:hAnsiTheme="majorHAnsi" w:cstheme="majorBidi"/>
        </w:rPr>
      </w:pPr>
      <w:r w:rsidRPr="27828C27">
        <w:rPr>
          <w:rFonts w:asciiTheme="majorHAnsi" w:hAnsiTheme="majorHAnsi" w:cstheme="majorBidi"/>
        </w:rPr>
        <w:t xml:space="preserve">d. Hoffman’s = </w:t>
      </w:r>
      <w:r w:rsidR="009C795F" w:rsidRPr="27828C27">
        <w:rPr>
          <w:rFonts w:asciiTheme="majorHAnsi" w:hAnsiTheme="majorHAnsi" w:cstheme="majorBidi"/>
        </w:rPr>
        <w:t>A</w:t>
      </w:r>
      <w:r w:rsidR="002E5A80" w:rsidRPr="27828C27">
        <w:rPr>
          <w:rFonts w:asciiTheme="majorHAnsi" w:hAnsiTheme="majorHAnsi" w:cstheme="majorBidi"/>
        </w:rPr>
        <w:t xml:space="preserve"> </w:t>
      </w:r>
      <w:r w:rsidRPr="27828C27">
        <w:rPr>
          <w:rFonts w:asciiTheme="majorHAnsi" w:hAnsiTheme="majorHAnsi" w:cstheme="majorBidi"/>
        </w:rPr>
        <w:t>flick of the terminal phalanx of the index, middle, or ring finger</w:t>
      </w:r>
      <w:r w:rsidR="002E5A80" w:rsidRPr="27828C27">
        <w:rPr>
          <w:rFonts w:asciiTheme="majorHAnsi" w:hAnsiTheme="majorHAnsi" w:cstheme="majorBidi"/>
        </w:rPr>
        <w:t>,</w:t>
      </w:r>
      <w:r w:rsidRPr="27828C27">
        <w:rPr>
          <w:rFonts w:asciiTheme="majorHAnsi" w:hAnsiTheme="majorHAnsi" w:cstheme="majorBidi"/>
        </w:rPr>
        <w:t xml:space="preserve"> causing a positive response of an OK sign with thumb and finger</w:t>
      </w:r>
    </w:p>
    <w:p w14:paraId="5CACEBFE" w14:textId="77777777" w:rsidR="006D067E" w:rsidRDefault="006D067E" w:rsidP="006D067E">
      <w:pPr>
        <w:spacing w:after="0" w:line="240" w:lineRule="auto"/>
        <w:rPr>
          <w:rFonts w:asciiTheme="majorHAnsi" w:hAnsiTheme="majorHAnsi" w:cstheme="majorHAnsi"/>
          <w:b/>
          <w:bCs/>
        </w:rPr>
      </w:pPr>
    </w:p>
    <w:p w14:paraId="5ED449EA" w14:textId="55D4F985" w:rsidR="42D3EC08" w:rsidRDefault="21C7ED61" w:rsidP="27828C27">
      <w:pPr>
        <w:spacing w:after="0" w:line="240" w:lineRule="auto"/>
        <w:rPr>
          <w:rFonts w:asciiTheme="majorHAnsi" w:hAnsiTheme="majorHAnsi" w:cstheme="majorBidi"/>
          <w:b/>
          <w:bCs/>
          <w:rPrChange w:id="69" w:author="" w16du:dateUtc="2026-05-15T12:14:00Z">
            <w:rPr/>
          </w:rPrChange>
        </w:rPr>
      </w:pPr>
      <w:r w:rsidRPr="27828C27">
        <w:rPr>
          <w:rFonts w:asciiTheme="majorHAnsi" w:hAnsiTheme="majorHAnsi" w:cstheme="majorBidi"/>
          <w:b/>
          <w:bCs/>
        </w:rPr>
        <w:t>106</w:t>
      </w:r>
      <w:r w:rsidR="42D3EC08" w:rsidRPr="27828C27">
        <w:rPr>
          <w:rFonts w:asciiTheme="majorHAnsi" w:hAnsiTheme="majorHAnsi" w:cstheme="majorBidi"/>
          <w:b/>
          <w:bCs/>
        </w:rPr>
        <w:t>. Match the pain with the structure and pathology.</w:t>
      </w:r>
    </w:p>
    <w:p w14:paraId="4895DFD6" w14:textId="2EDB1A89" w:rsidR="42D3EC08" w:rsidRDefault="42D3EC08" w:rsidP="27828C27">
      <w:pPr>
        <w:spacing w:after="0" w:line="240" w:lineRule="auto"/>
        <w:ind w:left="357"/>
        <w:rPr>
          <w:rFonts w:asciiTheme="majorHAnsi" w:hAnsiTheme="majorHAnsi" w:cstheme="majorBidi"/>
        </w:rPr>
      </w:pPr>
      <w:r w:rsidRPr="27828C27">
        <w:rPr>
          <w:rFonts w:asciiTheme="majorHAnsi" w:hAnsiTheme="majorHAnsi" w:cstheme="majorBidi"/>
        </w:rPr>
        <w:t xml:space="preserve">a. </w:t>
      </w:r>
      <w:r w:rsidR="002E5A80" w:rsidRPr="27828C27">
        <w:rPr>
          <w:rFonts w:asciiTheme="majorHAnsi" w:hAnsiTheme="majorHAnsi" w:cstheme="majorBidi"/>
        </w:rPr>
        <w:t>P</w:t>
      </w:r>
      <w:r w:rsidRPr="27828C27">
        <w:rPr>
          <w:rFonts w:asciiTheme="majorHAnsi" w:hAnsiTheme="majorHAnsi" w:cstheme="majorBidi"/>
        </w:rPr>
        <w:t xml:space="preserve">ain that decreases at rest = </w:t>
      </w:r>
      <w:r w:rsidR="009C795F" w:rsidRPr="27828C27">
        <w:rPr>
          <w:rFonts w:asciiTheme="majorHAnsi" w:hAnsiTheme="majorHAnsi" w:cstheme="majorBidi"/>
        </w:rPr>
        <w:t>M</w:t>
      </w:r>
      <w:r w:rsidRPr="27828C27">
        <w:rPr>
          <w:rFonts w:asciiTheme="majorHAnsi" w:hAnsiTheme="majorHAnsi" w:cstheme="majorBidi"/>
        </w:rPr>
        <w:t>usculoskeletal pain</w:t>
      </w:r>
    </w:p>
    <w:p w14:paraId="6CF801C5" w14:textId="3238260D" w:rsidR="42D3EC08" w:rsidRDefault="42D3EC08" w:rsidP="27828C27">
      <w:pPr>
        <w:spacing w:after="0" w:line="240" w:lineRule="auto"/>
        <w:ind w:left="357"/>
        <w:rPr>
          <w:rFonts w:asciiTheme="majorHAnsi" w:hAnsiTheme="majorHAnsi" w:cstheme="majorBidi"/>
        </w:rPr>
      </w:pPr>
      <w:r w:rsidRPr="27828C27">
        <w:rPr>
          <w:rFonts w:asciiTheme="majorHAnsi" w:hAnsiTheme="majorHAnsi" w:cstheme="majorBidi"/>
        </w:rPr>
        <w:t xml:space="preserve">b. </w:t>
      </w:r>
      <w:r w:rsidR="002E5A80" w:rsidRPr="27828C27">
        <w:rPr>
          <w:rFonts w:asciiTheme="majorHAnsi" w:hAnsiTheme="majorHAnsi" w:cstheme="majorBidi"/>
        </w:rPr>
        <w:t>M</w:t>
      </w:r>
      <w:r w:rsidRPr="27828C27">
        <w:rPr>
          <w:rFonts w:asciiTheme="majorHAnsi" w:hAnsiTheme="majorHAnsi" w:cstheme="majorBidi"/>
        </w:rPr>
        <w:t xml:space="preserve">orning pain that decreases with movement = </w:t>
      </w:r>
      <w:r w:rsidR="009C795F" w:rsidRPr="27828C27">
        <w:rPr>
          <w:rFonts w:asciiTheme="majorHAnsi" w:hAnsiTheme="majorHAnsi" w:cstheme="majorBidi"/>
        </w:rPr>
        <w:t>C</w:t>
      </w:r>
      <w:r w:rsidRPr="27828C27">
        <w:rPr>
          <w:rFonts w:asciiTheme="majorHAnsi" w:hAnsiTheme="majorHAnsi" w:cstheme="majorBidi"/>
        </w:rPr>
        <w:t>hronic inflammation</w:t>
      </w:r>
    </w:p>
    <w:p w14:paraId="772B4AC5" w14:textId="26A85F9D" w:rsidR="42D3EC08" w:rsidRDefault="42D3EC08" w:rsidP="27828C27">
      <w:pPr>
        <w:spacing w:after="0" w:line="240" w:lineRule="auto"/>
        <w:ind w:left="357"/>
        <w:rPr>
          <w:rFonts w:asciiTheme="majorHAnsi" w:hAnsiTheme="majorHAnsi" w:cstheme="majorBidi"/>
        </w:rPr>
      </w:pPr>
      <w:r w:rsidRPr="27828C27">
        <w:rPr>
          <w:rFonts w:asciiTheme="majorHAnsi" w:hAnsiTheme="majorHAnsi" w:cstheme="majorBidi"/>
        </w:rPr>
        <w:t xml:space="preserve">c. </w:t>
      </w:r>
      <w:r w:rsidR="002E5A80" w:rsidRPr="27828C27">
        <w:rPr>
          <w:rFonts w:asciiTheme="majorHAnsi" w:hAnsiTheme="majorHAnsi" w:cstheme="majorBidi"/>
        </w:rPr>
        <w:t>P</w:t>
      </w:r>
      <w:r w:rsidRPr="27828C27">
        <w:rPr>
          <w:rFonts w:asciiTheme="majorHAnsi" w:hAnsiTheme="majorHAnsi" w:cstheme="majorBidi"/>
        </w:rPr>
        <w:t xml:space="preserve">ain at night that is intractable = </w:t>
      </w:r>
      <w:r w:rsidR="009C795F" w:rsidRPr="27828C27">
        <w:rPr>
          <w:rFonts w:asciiTheme="majorHAnsi" w:hAnsiTheme="majorHAnsi" w:cstheme="majorBidi"/>
        </w:rPr>
        <w:t>S</w:t>
      </w:r>
      <w:r w:rsidRPr="27828C27">
        <w:rPr>
          <w:rFonts w:asciiTheme="majorHAnsi" w:hAnsiTheme="majorHAnsi" w:cstheme="majorBidi"/>
        </w:rPr>
        <w:t>erious pathology</w:t>
      </w:r>
    </w:p>
    <w:p w14:paraId="1F4FBB74" w14:textId="2266EA96" w:rsidR="42D3EC08" w:rsidRDefault="42D3EC08" w:rsidP="27828C27">
      <w:pPr>
        <w:spacing w:after="0" w:line="240" w:lineRule="auto"/>
        <w:ind w:left="357"/>
        <w:rPr>
          <w:rFonts w:asciiTheme="majorHAnsi" w:hAnsiTheme="majorHAnsi" w:cstheme="majorBidi"/>
        </w:rPr>
      </w:pPr>
      <w:r w:rsidRPr="27828C27">
        <w:rPr>
          <w:rFonts w:asciiTheme="majorHAnsi" w:hAnsiTheme="majorHAnsi" w:cstheme="majorBidi"/>
        </w:rPr>
        <w:t xml:space="preserve">d. </w:t>
      </w:r>
      <w:r w:rsidR="002E5A80" w:rsidRPr="27828C27">
        <w:rPr>
          <w:rFonts w:asciiTheme="majorHAnsi" w:hAnsiTheme="majorHAnsi" w:cstheme="majorBidi"/>
        </w:rPr>
        <w:t>P</w:t>
      </w:r>
      <w:r w:rsidRPr="27828C27">
        <w:rPr>
          <w:rFonts w:asciiTheme="majorHAnsi" w:hAnsiTheme="majorHAnsi" w:cstheme="majorBidi"/>
        </w:rPr>
        <w:t xml:space="preserve">ain that occurs with walking but is relieved when seated = </w:t>
      </w:r>
      <w:r w:rsidR="009C795F" w:rsidRPr="27828C27">
        <w:rPr>
          <w:rFonts w:asciiTheme="majorHAnsi" w:hAnsiTheme="majorHAnsi" w:cstheme="majorBidi"/>
        </w:rPr>
        <w:t>L</w:t>
      </w:r>
      <w:r w:rsidRPr="27828C27">
        <w:rPr>
          <w:rFonts w:asciiTheme="majorHAnsi" w:hAnsiTheme="majorHAnsi" w:cstheme="majorBidi"/>
        </w:rPr>
        <w:t>umbar stenosis</w:t>
      </w:r>
    </w:p>
    <w:p w14:paraId="2D00F063" w14:textId="76CFCE5A" w:rsidR="42D3EC08" w:rsidRDefault="42D3EC08" w:rsidP="27828C27">
      <w:pPr>
        <w:spacing w:after="0" w:line="240" w:lineRule="auto"/>
        <w:ind w:left="357"/>
        <w:rPr>
          <w:rFonts w:asciiTheme="majorHAnsi" w:hAnsiTheme="majorHAnsi" w:cstheme="majorBidi"/>
        </w:rPr>
      </w:pPr>
      <w:r w:rsidRPr="27828C27">
        <w:rPr>
          <w:rFonts w:asciiTheme="majorHAnsi" w:hAnsiTheme="majorHAnsi" w:cstheme="majorBidi"/>
        </w:rPr>
        <w:t xml:space="preserve">e. </w:t>
      </w:r>
      <w:r w:rsidR="002E5A80" w:rsidRPr="27828C27">
        <w:rPr>
          <w:rFonts w:asciiTheme="majorHAnsi" w:hAnsiTheme="majorHAnsi" w:cstheme="majorBidi"/>
        </w:rPr>
        <w:t>P</w:t>
      </w:r>
      <w:r w:rsidRPr="27828C27">
        <w:rPr>
          <w:rFonts w:asciiTheme="majorHAnsi" w:hAnsiTheme="majorHAnsi" w:cstheme="majorBidi"/>
        </w:rPr>
        <w:t xml:space="preserve">ain at rest and during activity = </w:t>
      </w:r>
      <w:r w:rsidR="009C795F" w:rsidRPr="27828C27">
        <w:rPr>
          <w:rFonts w:asciiTheme="majorHAnsi" w:hAnsiTheme="majorHAnsi" w:cstheme="majorBidi"/>
        </w:rPr>
        <w:t>B</w:t>
      </w:r>
      <w:r w:rsidRPr="27828C27">
        <w:rPr>
          <w:rFonts w:asciiTheme="majorHAnsi" w:hAnsiTheme="majorHAnsi" w:cstheme="majorBidi"/>
        </w:rPr>
        <w:t>one pain</w:t>
      </w:r>
    </w:p>
    <w:p w14:paraId="02634E86" w14:textId="77777777" w:rsidR="007607F7" w:rsidRPr="007607F7" w:rsidRDefault="007607F7" w:rsidP="006D067E">
      <w:pPr>
        <w:spacing w:after="0" w:line="240" w:lineRule="auto"/>
        <w:rPr>
          <w:rFonts w:asciiTheme="majorHAnsi" w:hAnsiTheme="majorHAnsi" w:cstheme="majorHAnsi"/>
        </w:rPr>
      </w:pPr>
    </w:p>
    <w:p w14:paraId="6B831FAC" w14:textId="254CA52A" w:rsidR="42D3EC08" w:rsidRDefault="55C890C2" w:rsidP="27828C27">
      <w:pPr>
        <w:spacing w:after="0" w:line="240" w:lineRule="auto"/>
        <w:rPr>
          <w:rFonts w:asciiTheme="majorHAnsi" w:hAnsiTheme="majorHAnsi" w:cstheme="majorBidi"/>
          <w:b/>
          <w:bCs/>
          <w:rPrChange w:id="70" w:author="" w16du:dateUtc="2026-05-15T12:14:00Z">
            <w:rPr/>
          </w:rPrChange>
        </w:rPr>
      </w:pPr>
      <w:r w:rsidRPr="27828C27">
        <w:rPr>
          <w:rFonts w:asciiTheme="majorHAnsi" w:hAnsiTheme="majorHAnsi" w:cstheme="majorBidi"/>
          <w:b/>
          <w:bCs/>
        </w:rPr>
        <w:t>107</w:t>
      </w:r>
      <w:r w:rsidR="42D3EC08" w:rsidRPr="27828C27">
        <w:rPr>
          <w:rFonts w:asciiTheme="majorHAnsi" w:hAnsiTheme="majorHAnsi" w:cstheme="majorBidi"/>
          <w:b/>
          <w:bCs/>
        </w:rPr>
        <w:t>. Match the motor function.</w:t>
      </w:r>
    </w:p>
    <w:p w14:paraId="5D086070" w14:textId="2A14CCEE" w:rsidR="42D3EC08" w:rsidRDefault="42D3EC08" w:rsidP="27828C27">
      <w:pPr>
        <w:spacing w:after="0" w:line="240" w:lineRule="auto"/>
        <w:ind w:left="357"/>
        <w:rPr>
          <w:rFonts w:asciiTheme="majorHAnsi" w:hAnsiTheme="majorHAnsi" w:cstheme="majorBidi"/>
        </w:rPr>
      </w:pPr>
      <w:r w:rsidRPr="27828C27">
        <w:rPr>
          <w:rFonts w:asciiTheme="majorHAnsi" w:hAnsiTheme="majorHAnsi" w:cstheme="majorBidi"/>
        </w:rPr>
        <w:t xml:space="preserve">a. </w:t>
      </w:r>
      <w:r w:rsidR="002E5A80" w:rsidRPr="27828C27">
        <w:rPr>
          <w:rFonts w:asciiTheme="majorHAnsi" w:hAnsiTheme="majorHAnsi" w:cstheme="majorBidi"/>
        </w:rPr>
        <w:t>C</w:t>
      </w:r>
      <w:r w:rsidRPr="27828C27">
        <w:rPr>
          <w:rFonts w:asciiTheme="majorHAnsi" w:hAnsiTheme="majorHAnsi" w:cstheme="majorBidi"/>
        </w:rPr>
        <w:t>ervical extension = C2</w:t>
      </w:r>
    </w:p>
    <w:p w14:paraId="07A1CD94" w14:textId="66896872" w:rsidR="42D3EC08" w:rsidRDefault="42D3EC08" w:rsidP="27828C27">
      <w:pPr>
        <w:spacing w:after="0" w:line="240" w:lineRule="auto"/>
        <w:ind w:left="357"/>
        <w:rPr>
          <w:rFonts w:asciiTheme="majorHAnsi" w:hAnsiTheme="majorHAnsi" w:cstheme="majorBidi"/>
        </w:rPr>
      </w:pPr>
      <w:r w:rsidRPr="27828C27">
        <w:rPr>
          <w:rFonts w:asciiTheme="majorHAnsi" w:hAnsiTheme="majorHAnsi" w:cstheme="majorBidi"/>
        </w:rPr>
        <w:t xml:space="preserve">b. </w:t>
      </w:r>
      <w:r w:rsidR="002E5A80" w:rsidRPr="27828C27">
        <w:rPr>
          <w:rFonts w:asciiTheme="majorHAnsi" w:hAnsiTheme="majorHAnsi" w:cstheme="majorBidi"/>
        </w:rPr>
        <w:t>S</w:t>
      </w:r>
      <w:r w:rsidRPr="27828C27">
        <w:rPr>
          <w:rFonts w:asciiTheme="majorHAnsi" w:hAnsiTheme="majorHAnsi" w:cstheme="majorBidi"/>
        </w:rPr>
        <w:t>houlder shrug = C4</w:t>
      </w:r>
    </w:p>
    <w:p w14:paraId="05BB6569" w14:textId="4EC32C0F" w:rsidR="42D3EC08" w:rsidRDefault="42D3EC08" w:rsidP="27828C27">
      <w:pPr>
        <w:spacing w:after="0" w:line="240" w:lineRule="auto"/>
        <w:ind w:left="357"/>
        <w:rPr>
          <w:rFonts w:asciiTheme="majorHAnsi" w:hAnsiTheme="majorHAnsi" w:cstheme="majorBidi"/>
        </w:rPr>
      </w:pPr>
      <w:r w:rsidRPr="27828C27">
        <w:rPr>
          <w:rFonts w:asciiTheme="majorHAnsi" w:hAnsiTheme="majorHAnsi" w:cstheme="majorBidi"/>
        </w:rPr>
        <w:t xml:space="preserve">c. </w:t>
      </w:r>
      <w:r w:rsidR="002E5A80" w:rsidRPr="27828C27">
        <w:rPr>
          <w:rFonts w:asciiTheme="majorHAnsi" w:hAnsiTheme="majorHAnsi" w:cstheme="majorBidi"/>
        </w:rPr>
        <w:t>E</w:t>
      </w:r>
      <w:r w:rsidRPr="27828C27">
        <w:rPr>
          <w:rFonts w:asciiTheme="majorHAnsi" w:hAnsiTheme="majorHAnsi" w:cstheme="majorBidi"/>
        </w:rPr>
        <w:t>lbow flexion and wrist extension = C6</w:t>
      </w:r>
    </w:p>
    <w:p w14:paraId="5962F931" w14:textId="63EE5216" w:rsidR="42D3EC08" w:rsidRDefault="42D3EC08" w:rsidP="27828C27">
      <w:pPr>
        <w:spacing w:after="0" w:line="240" w:lineRule="auto"/>
        <w:ind w:left="357"/>
        <w:rPr>
          <w:rFonts w:asciiTheme="majorHAnsi" w:hAnsiTheme="majorHAnsi" w:cstheme="majorBidi"/>
        </w:rPr>
      </w:pPr>
      <w:r w:rsidRPr="27828C27">
        <w:rPr>
          <w:rFonts w:asciiTheme="majorHAnsi" w:hAnsiTheme="majorHAnsi" w:cstheme="majorBidi"/>
        </w:rPr>
        <w:t xml:space="preserve">d. </w:t>
      </w:r>
      <w:r w:rsidR="002E5A80" w:rsidRPr="27828C27">
        <w:rPr>
          <w:rFonts w:asciiTheme="majorHAnsi" w:hAnsiTheme="majorHAnsi" w:cstheme="majorBidi"/>
        </w:rPr>
        <w:t>T</w:t>
      </w:r>
      <w:r w:rsidRPr="27828C27">
        <w:rPr>
          <w:rFonts w:asciiTheme="majorHAnsi" w:hAnsiTheme="majorHAnsi" w:cstheme="majorBidi"/>
        </w:rPr>
        <w:t>humb extension = C8</w:t>
      </w:r>
    </w:p>
    <w:p w14:paraId="5CCEED6F" w14:textId="77777777" w:rsidR="007607F7" w:rsidRPr="007607F7" w:rsidRDefault="007607F7" w:rsidP="006D067E">
      <w:pPr>
        <w:spacing w:after="0" w:line="240" w:lineRule="auto"/>
        <w:rPr>
          <w:rFonts w:asciiTheme="majorHAnsi" w:hAnsiTheme="majorHAnsi" w:cstheme="majorHAnsi"/>
        </w:rPr>
      </w:pPr>
    </w:p>
    <w:p w14:paraId="1283F286" w14:textId="5EA6A897" w:rsidR="42D3EC08" w:rsidRDefault="6AB70BFE" w:rsidP="27828C27">
      <w:pPr>
        <w:spacing w:after="0" w:line="240" w:lineRule="auto"/>
        <w:rPr>
          <w:rFonts w:asciiTheme="majorHAnsi" w:hAnsiTheme="majorHAnsi" w:cstheme="majorBidi"/>
          <w:b/>
          <w:bCs/>
          <w:rPrChange w:id="71" w:author="" w16du:dateUtc="2026-05-15T12:15:00Z">
            <w:rPr/>
          </w:rPrChange>
        </w:rPr>
      </w:pPr>
      <w:r w:rsidRPr="27828C27">
        <w:rPr>
          <w:rFonts w:asciiTheme="majorHAnsi" w:hAnsiTheme="majorHAnsi" w:cstheme="majorBidi"/>
          <w:b/>
          <w:bCs/>
        </w:rPr>
        <w:t>108</w:t>
      </w:r>
      <w:r w:rsidR="42D3EC08" w:rsidRPr="27828C27">
        <w:rPr>
          <w:rFonts w:asciiTheme="majorHAnsi" w:hAnsiTheme="majorHAnsi" w:cstheme="majorBidi"/>
          <w:b/>
          <w:bCs/>
        </w:rPr>
        <w:t>. Match the motor function.</w:t>
      </w:r>
    </w:p>
    <w:p w14:paraId="5B27AD19" w14:textId="19877623" w:rsidR="42D3EC08" w:rsidRDefault="42D3EC08" w:rsidP="27828C27">
      <w:pPr>
        <w:spacing w:after="0" w:line="240" w:lineRule="auto"/>
        <w:ind w:left="357"/>
        <w:rPr>
          <w:rFonts w:asciiTheme="majorHAnsi" w:hAnsiTheme="majorHAnsi" w:cstheme="majorBidi"/>
        </w:rPr>
      </w:pPr>
      <w:r w:rsidRPr="27828C27">
        <w:rPr>
          <w:rFonts w:asciiTheme="majorHAnsi" w:hAnsiTheme="majorHAnsi" w:cstheme="majorBidi"/>
        </w:rPr>
        <w:t xml:space="preserve">a. </w:t>
      </w:r>
      <w:r w:rsidR="002E5A80" w:rsidRPr="27828C27">
        <w:rPr>
          <w:rFonts w:asciiTheme="majorHAnsi" w:hAnsiTheme="majorHAnsi" w:cstheme="majorBidi"/>
        </w:rPr>
        <w:t>C</w:t>
      </w:r>
      <w:r w:rsidRPr="27828C27">
        <w:rPr>
          <w:rFonts w:asciiTheme="majorHAnsi" w:hAnsiTheme="majorHAnsi" w:cstheme="majorBidi"/>
        </w:rPr>
        <w:t>ervical side bending = C3</w:t>
      </w:r>
    </w:p>
    <w:p w14:paraId="32E5278B" w14:textId="14FB9E83" w:rsidR="42D3EC08" w:rsidRDefault="42D3EC08" w:rsidP="27828C27">
      <w:pPr>
        <w:spacing w:after="0" w:line="240" w:lineRule="auto"/>
        <w:ind w:left="357"/>
        <w:rPr>
          <w:rFonts w:asciiTheme="majorHAnsi" w:hAnsiTheme="majorHAnsi" w:cstheme="majorBidi"/>
        </w:rPr>
      </w:pPr>
      <w:r w:rsidRPr="27828C27">
        <w:rPr>
          <w:rFonts w:asciiTheme="majorHAnsi" w:hAnsiTheme="majorHAnsi" w:cstheme="majorBidi"/>
        </w:rPr>
        <w:t xml:space="preserve">b. </w:t>
      </w:r>
      <w:r w:rsidR="002E5A80" w:rsidRPr="27828C27">
        <w:rPr>
          <w:rFonts w:asciiTheme="majorHAnsi" w:hAnsiTheme="majorHAnsi" w:cstheme="majorBidi"/>
        </w:rPr>
        <w:t>S</w:t>
      </w:r>
      <w:r w:rsidRPr="27828C27">
        <w:rPr>
          <w:rFonts w:asciiTheme="majorHAnsi" w:hAnsiTheme="majorHAnsi" w:cstheme="majorBidi"/>
        </w:rPr>
        <w:t>houlder abduction = C5</w:t>
      </w:r>
    </w:p>
    <w:p w14:paraId="7139D058" w14:textId="25DE7BB9" w:rsidR="42D3EC08" w:rsidRDefault="42D3EC08" w:rsidP="27828C27">
      <w:pPr>
        <w:spacing w:after="0" w:line="240" w:lineRule="auto"/>
        <w:ind w:left="357"/>
        <w:rPr>
          <w:rFonts w:asciiTheme="majorHAnsi" w:hAnsiTheme="majorHAnsi" w:cstheme="majorBidi"/>
        </w:rPr>
      </w:pPr>
      <w:r w:rsidRPr="27828C27">
        <w:rPr>
          <w:rFonts w:asciiTheme="majorHAnsi" w:hAnsiTheme="majorHAnsi" w:cstheme="majorBidi"/>
        </w:rPr>
        <w:t xml:space="preserve">c. </w:t>
      </w:r>
      <w:r w:rsidR="002E5A80" w:rsidRPr="27828C27">
        <w:rPr>
          <w:rFonts w:asciiTheme="majorHAnsi" w:hAnsiTheme="majorHAnsi" w:cstheme="majorBidi"/>
        </w:rPr>
        <w:t>E</w:t>
      </w:r>
      <w:r w:rsidRPr="27828C27">
        <w:rPr>
          <w:rFonts w:asciiTheme="majorHAnsi" w:hAnsiTheme="majorHAnsi" w:cstheme="majorBidi"/>
        </w:rPr>
        <w:t>lbow extension and pronation = C7</w:t>
      </w:r>
    </w:p>
    <w:p w14:paraId="4121C6FD" w14:textId="2F1368B4" w:rsidR="42D3EC08" w:rsidRDefault="42D3EC08" w:rsidP="27828C27">
      <w:pPr>
        <w:spacing w:after="0" w:line="240" w:lineRule="auto"/>
        <w:ind w:left="357"/>
        <w:rPr>
          <w:rFonts w:asciiTheme="majorHAnsi" w:hAnsiTheme="majorHAnsi" w:cstheme="majorBidi"/>
        </w:rPr>
      </w:pPr>
      <w:r w:rsidRPr="27828C27">
        <w:rPr>
          <w:rFonts w:asciiTheme="majorHAnsi" w:hAnsiTheme="majorHAnsi" w:cstheme="majorBidi"/>
        </w:rPr>
        <w:t xml:space="preserve">d. </w:t>
      </w:r>
      <w:r w:rsidR="002E5A80" w:rsidRPr="27828C27">
        <w:rPr>
          <w:rFonts w:asciiTheme="majorHAnsi" w:hAnsiTheme="majorHAnsi" w:cstheme="majorBidi"/>
        </w:rPr>
        <w:t>L</w:t>
      </w:r>
      <w:r w:rsidRPr="27828C27">
        <w:rPr>
          <w:rFonts w:asciiTheme="majorHAnsi" w:hAnsiTheme="majorHAnsi" w:cstheme="majorBidi"/>
        </w:rPr>
        <w:t>umbricals = T1</w:t>
      </w:r>
    </w:p>
    <w:p w14:paraId="04CF7F81" w14:textId="2D4ACF12" w:rsidR="00CB0F36" w:rsidRPr="006D067E" w:rsidRDefault="00CB0F36" w:rsidP="27828C27">
      <w:pPr>
        <w:pStyle w:val="Heading2"/>
        <w:spacing w:after="200" w:line="240" w:lineRule="auto"/>
        <w:rPr>
          <w:rStyle w:val="SubtleEmphasis"/>
          <w:i w:val="0"/>
          <w:iCs w:val="0"/>
          <w:color w:val="4F81BD" w:themeColor="accent1"/>
          <w:rPrChange w:id="72" w:author="" w16du:dateUtc="2026-05-18T16:33:00Z">
            <w:rPr>
              <w:rStyle w:val="SubtleEmphasis"/>
              <w:rFonts w:asciiTheme="minorHAnsi" w:eastAsiaTheme="minorEastAsia" w:hAnsiTheme="minorHAnsi" w:cstheme="minorBidi"/>
              <w:b w:val="0"/>
              <w:bCs w:val="0"/>
              <w:i w:val="0"/>
              <w:iCs w:val="0"/>
              <w:color w:val="auto"/>
              <w:sz w:val="22"/>
              <w:szCs w:val="22"/>
            </w:rPr>
          </w:rPrChange>
        </w:rPr>
      </w:pPr>
      <w:r w:rsidRPr="27828C27">
        <w:rPr>
          <w:rStyle w:val="SubtleEmphasis"/>
          <w:i w:val="0"/>
          <w:iCs w:val="0"/>
          <w:color w:val="4F81BD" w:themeColor="accent1"/>
        </w:rPr>
        <w:t>Multiple Select Question</w:t>
      </w:r>
    </w:p>
    <w:p w14:paraId="625FC172" w14:textId="154F3DCA" w:rsidR="007607F7" w:rsidRPr="007607F7" w:rsidRDefault="0F99D205" w:rsidP="27828C27">
      <w:pPr>
        <w:spacing w:after="120" w:line="240" w:lineRule="auto"/>
        <w:rPr>
          <w:rFonts w:asciiTheme="majorHAnsi" w:hAnsiTheme="majorHAnsi" w:cstheme="majorBidi"/>
          <w:b/>
          <w:bCs/>
        </w:rPr>
      </w:pPr>
      <w:r w:rsidRPr="27828C27">
        <w:rPr>
          <w:rFonts w:asciiTheme="majorHAnsi" w:hAnsiTheme="majorHAnsi" w:cstheme="majorBidi"/>
          <w:b/>
          <w:bCs/>
        </w:rPr>
        <w:t>109</w:t>
      </w:r>
      <w:r w:rsidR="7F3F29BE" w:rsidRPr="27828C27">
        <w:rPr>
          <w:rFonts w:asciiTheme="majorHAnsi" w:hAnsiTheme="majorHAnsi" w:cstheme="majorBidi"/>
          <w:b/>
          <w:bCs/>
        </w:rPr>
        <w:t xml:space="preserve">. What are the two bones of the TMJ? </w:t>
      </w:r>
      <w:r w:rsidR="00CB0F36" w:rsidRPr="27828C27">
        <w:rPr>
          <w:rFonts w:asciiTheme="majorHAnsi" w:hAnsiTheme="majorHAnsi" w:cstheme="majorBidi"/>
          <w:b/>
          <w:bCs/>
        </w:rPr>
        <w:t xml:space="preserve">Choose </w:t>
      </w:r>
      <w:r w:rsidR="7F3F29BE" w:rsidRPr="27828C27">
        <w:rPr>
          <w:rFonts w:asciiTheme="majorHAnsi" w:hAnsiTheme="majorHAnsi" w:cstheme="majorBidi"/>
          <w:b/>
          <w:bCs/>
        </w:rPr>
        <w:t>all that apply.</w:t>
      </w:r>
    </w:p>
    <w:p w14:paraId="5E67E12A" w14:textId="77777777" w:rsidR="007607F7" w:rsidRPr="007607F7" w:rsidRDefault="7F3F29BE" w:rsidP="000B3C05">
      <w:pPr>
        <w:spacing w:after="0" w:line="240" w:lineRule="auto"/>
        <w:ind w:left="357"/>
        <w:rPr>
          <w:rFonts w:asciiTheme="majorHAnsi" w:hAnsiTheme="majorHAnsi" w:cstheme="majorHAnsi"/>
        </w:rPr>
      </w:pPr>
      <w:r w:rsidRPr="007607F7">
        <w:rPr>
          <w:rFonts w:asciiTheme="majorHAnsi" w:hAnsiTheme="majorHAnsi" w:cstheme="majorHAnsi"/>
        </w:rPr>
        <w:t>*a. The mandible</w:t>
      </w:r>
    </w:p>
    <w:p w14:paraId="04BC1D72" w14:textId="750510F1" w:rsidR="7F3F29BE" w:rsidRDefault="7F3F29BE" w:rsidP="000B3C05">
      <w:pPr>
        <w:spacing w:after="0" w:line="240" w:lineRule="auto"/>
        <w:ind w:left="357"/>
        <w:rPr>
          <w:rFonts w:asciiTheme="majorHAnsi" w:hAnsiTheme="majorHAnsi" w:cstheme="majorHAnsi"/>
        </w:rPr>
      </w:pPr>
      <w:r w:rsidRPr="007607F7">
        <w:rPr>
          <w:rFonts w:asciiTheme="majorHAnsi" w:hAnsiTheme="majorHAnsi" w:cstheme="majorHAnsi"/>
        </w:rPr>
        <w:t>*b. The temporal bone</w:t>
      </w:r>
    </w:p>
    <w:p w14:paraId="3473377F" w14:textId="5DC2B331" w:rsidR="7F3F29BE" w:rsidRDefault="7F3F29BE" w:rsidP="000B3C05">
      <w:pPr>
        <w:spacing w:after="0" w:line="240" w:lineRule="auto"/>
        <w:ind w:left="357"/>
        <w:rPr>
          <w:rFonts w:asciiTheme="majorHAnsi" w:hAnsiTheme="majorHAnsi" w:cstheme="majorHAnsi"/>
        </w:rPr>
      </w:pPr>
      <w:r w:rsidRPr="007607F7">
        <w:rPr>
          <w:rFonts w:asciiTheme="majorHAnsi" w:hAnsiTheme="majorHAnsi" w:cstheme="majorHAnsi"/>
        </w:rPr>
        <w:t>c. The zygomatic bone</w:t>
      </w:r>
    </w:p>
    <w:p w14:paraId="04AF6C2B" w14:textId="3F99F9AE" w:rsidR="7F3F29BE" w:rsidRPr="007607F7" w:rsidRDefault="7F3F29BE" w:rsidP="27828C27">
      <w:pPr>
        <w:spacing w:after="0" w:line="240" w:lineRule="auto"/>
        <w:ind w:left="357"/>
        <w:rPr>
          <w:rFonts w:asciiTheme="majorHAnsi" w:hAnsiTheme="majorHAnsi" w:cstheme="majorBidi"/>
        </w:rPr>
      </w:pPr>
      <w:r w:rsidRPr="27828C27">
        <w:rPr>
          <w:rFonts w:asciiTheme="majorHAnsi" w:hAnsiTheme="majorHAnsi" w:cstheme="majorBidi"/>
        </w:rPr>
        <w:t>d. The maxilla</w:t>
      </w:r>
    </w:p>
    <w:p w14:paraId="0B4D6D0B" w14:textId="3E734CB9" w:rsidR="00CB0F36" w:rsidRDefault="00CB0F36" w:rsidP="004B4F77">
      <w:pPr>
        <w:pStyle w:val="Heading2"/>
        <w:spacing w:after="200" w:line="240" w:lineRule="auto"/>
      </w:pPr>
      <w:r>
        <w:t>Multiple Choice Question</w:t>
      </w:r>
    </w:p>
    <w:p w14:paraId="7D3A1C6C" w14:textId="5C39ADEF" w:rsidR="7F3F29BE" w:rsidRPr="007607F7" w:rsidRDefault="206F2532" w:rsidP="27828C27">
      <w:pPr>
        <w:spacing w:after="120" w:line="240" w:lineRule="auto"/>
        <w:rPr>
          <w:rFonts w:asciiTheme="majorHAnsi" w:hAnsiTheme="majorHAnsi" w:cstheme="majorBidi"/>
          <w:b/>
          <w:bCs/>
          <w:rPrChange w:id="73" w:author="" w16du:dateUtc="2026-05-15T12:15:00Z">
            <w:rPr>
              <w:color w:val="808080" w:themeColor="background1" w:themeShade="80"/>
            </w:rPr>
          </w:rPrChange>
        </w:rPr>
      </w:pPr>
      <w:r w:rsidRPr="27828C27">
        <w:rPr>
          <w:rFonts w:asciiTheme="majorHAnsi" w:hAnsiTheme="majorHAnsi" w:cstheme="majorBidi"/>
          <w:b/>
          <w:bCs/>
        </w:rPr>
        <w:t>110</w:t>
      </w:r>
      <w:r w:rsidR="7F3F29BE" w:rsidRPr="27828C27">
        <w:rPr>
          <w:rFonts w:asciiTheme="majorHAnsi" w:hAnsiTheme="majorHAnsi" w:cstheme="majorBidi"/>
          <w:b/>
          <w:bCs/>
        </w:rPr>
        <w:t xml:space="preserve">. </w:t>
      </w:r>
      <w:r w:rsidR="002E5A80" w:rsidRPr="27828C27">
        <w:rPr>
          <w:rFonts w:asciiTheme="majorHAnsi" w:hAnsiTheme="majorHAnsi" w:cstheme="majorBidi"/>
          <w:b/>
          <w:bCs/>
        </w:rPr>
        <w:t xml:space="preserve">In which </w:t>
      </w:r>
      <w:r w:rsidR="7F3F29BE" w:rsidRPr="27828C27">
        <w:rPr>
          <w:rFonts w:asciiTheme="majorHAnsi" w:hAnsiTheme="majorHAnsi" w:cstheme="majorBidi"/>
          <w:b/>
          <w:bCs/>
        </w:rPr>
        <w:t xml:space="preserve">area of the vertebra </w:t>
      </w:r>
      <w:r w:rsidR="002E5A80" w:rsidRPr="27828C27">
        <w:rPr>
          <w:rFonts w:asciiTheme="majorHAnsi" w:hAnsiTheme="majorHAnsi" w:cstheme="majorBidi"/>
          <w:b/>
          <w:bCs/>
        </w:rPr>
        <w:t xml:space="preserve">would </w:t>
      </w:r>
      <w:r w:rsidR="7F3F29BE" w:rsidRPr="27828C27">
        <w:rPr>
          <w:rFonts w:asciiTheme="majorHAnsi" w:hAnsiTheme="majorHAnsi" w:cstheme="majorBidi"/>
          <w:b/>
          <w:bCs/>
        </w:rPr>
        <w:t>spondylolysis likely to occur</w:t>
      </w:r>
      <w:r w:rsidR="002E5A80" w:rsidRPr="27828C27">
        <w:rPr>
          <w:rFonts w:asciiTheme="majorHAnsi" w:hAnsiTheme="majorHAnsi" w:cstheme="majorBidi"/>
          <w:b/>
          <w:bCs/>
        </w:rPr>
        <w:t>?</w:t>
      </w:r>
    </w:p>
    <w:p w14:paraId="4496D15D" w14:textId="6E31620F" w:rsidR="7F3F29BE" w:rsidRPr="007607F7" w:rsidRDefault="7F3F29BE" w:rsidP="27828C27">
      <w:pPr>
        <w:spacing w:after="0" w:line="240" w:lineRule="auto"/>
        <w:ind w:left="357"/>
        <w:rPr>
          <w:rFonts w:asciiTheme="majorHAnsi" w:hAnsiTheme="majorHAnsi" w:cstheme="majorBidi"/>
          <w:color w:val="808080" w:themeColor="background1" w:themeShade="80"/>
        </w:rPr>
      </w:pPr>
      <w:r w:rsidRPr="27828C27">
        <w:rPr>
          <w:rFonts w:asciiTheme="majorHAnsi" w:hAnsiTheme="majorHAnsi" w:cstheme="majorBidi"/>
        </w:rPr>
        <w:t xml:space="preserve">*a. </w:t>
      </w:r>
      <w:r w:rsidR="002E5A80" w:rsidRPr="27828C27">
        <w:rPr>
          <w:rFonts w:asciiTheme="majorHAnsi" w:hAnsiTheme="majorHAnsi" w:cstheme="majorBidi"/>
        </w:rPr>
        <w:t>P</w:t>
      </w:r>
      <w:r w:rsidRPr="27828C27">
        <w:rPr>
          <w:rFonts w:asciiTheme="majorHAnsi" w:hAnsiTheme="majorHAnsi" w:cstheme="majorBidi"/>
        </w:rPr>
        <w:t>ars interarticularis</w:t>
      </w:r>
    </w:p>
    <w:p w14:paraId="51A1993E" w14:textId="4AFF2CF2" w:rsidR="7F3F29BE" w:rsidRPr="007607F7" w:rsidRDefault="7F3F29BE" w:rsidP="27828C27">
      <w:pPr>
        <w:spacing w:after="0" w:line="240" w:lineRule="auto"/>
        <w:ind w:left="357"/>
        <w:rPr>
          <w:rFonts w:asciiTheme="majorHAnsi" w:hAnsiTheme="majorHAnsi" w:cstheme="majorBidi"/>
          <w:color w:val="808080" w:themeColor="background1" w:themeShade="80"/>
        </w:rPr>
      </w:pPr>
      <w:r w:rsidRPr="27828C27">
        <w:rPr>
          <w:rFonts w:asciiTheme="majorHAnsi" w:hAnsiTheme="majorHAnsi" w:cstheme="majorBidi"/>
        </w:rPr>
        <w:t xml:space="preserve">b. </w:t>
      </w:r>
      <w:r w:rsidR="002E5A80" w:rsidRPr="27828C27">
        <w:rPr>
          <w:rFonts w:asciiTheme="majorHAnsi" w:hAnsiTheme="majorHAnsi" w:cstheme="majorBidi"/>
        </w:rPr>
        <w:t>A</w:t>
      </w:r>
      <w:r w:rsidRPr="27828C27">
        <w:rPr>
          <w:rFonts w:asciiTheme="majorHAnsi" w:hAnsiTheme="majorHAnsi" w:cstheme="majorBidi"/>
        </w:rPr>
        <w:t>nterior vertebral body</w:t>
      </w:r>
    </w:p>
    <w:p w14:paraId="09B9633C" w14:textId="60F1A74E" w:rsidR="7F3F29BE" w:rsidRPr="007607F7" w:rsidRDefault="7F3F29BE" w:rsidP="27828C27">
      <w:pPr>
        <w:spacing w:after="0" w:line="240" w:lineRule="auto"/>
        <w:ind w:left="357"/>
        <w:rPr>
          <w:rFonts w:asciiTheme="majorHAnsi" w:hAnsiTheme="majorHAnsi" w:cstheme="majorBidi"/>
          <w:color w:val="808080" w:themeColor="background1" w:themeShade="80"/>
        </w:rPr>
      </w:pPr>
      <w:r w:rsidRPr="27828C27">
        <w:rPr>
          <w:rFonts w:asciiTheme="majorHAnsi" w:hAnsiTheme="majorHAnsi" w:cstheme="majorBidi"/>
        </w:rPr>
        <w:t xml:space="preserve">c. </w:t>
      </w:r>
      <w:r w:rsidR="002E5A80" w:rsidRPr="27828C27">
        <w:rPr>
          <w:rFonts w:asciiTheme="majorHAnsi" w:hAnsiTheme="majorHAnsi" w:cstheme="majorBidi"/>
        </w:rPr>
        <w:t>P</w:t>
      </w:r>
      <w:r w:rsidRPr="27828C27">
        <w:rPr>
          <w:rFonts w:asciiTheme="majorHAnsi" w:hAnsiTheme="majorHAnsi" w:cstheme="majorBidi"/>
        </w:rPr>
        <w:t>edicles</w:t>
      </w:r>
    </w:p>
    <w:p w14:paraId="03138E17" w14:textId="41F91601" w:rsidR="007607F7" w:rsidRPr="007607F7" w:rsidRDefault="7F3F29BE" w:rsidP="27828C27">
      <w:pPr>
        <w:spacing w:after="0" w:line="240" w:lineRule="auto"/>
        <w:ind w:left="357"/>
        <w:rPr>
          <w:rFonts w:asciiTheme="majorHAnsi" w:hAnsiTheme="majorHAnsi" w:cstheme="majorBidi"/>
        </w:rPr>
      </w:pPr>
      <w:r w:rsidRPr="27828C27">
        <w:rPr>
          <w:rFonts w:asciiTheme="majorHAnsi" w:hAnsiTheme="majorHAnsi" w:cstheme="majorBidi"/>
        </w:rPr>
        <w:t xml:space="preserve">d. </w:t>
      </w:r>
      <w:r w:rsidR="002E5A80" w:rsidRPr="27828C27">
        <w:rPr>
          <w:rFonts w:asciiTheme="majorHAnsi" w:hAnsiTheme="majorHAnsi" w:cstheme="majorBidi"/>
        </w:rPr>
        <w:t>L</w:t>
      </w:r>
      <w:r w:rsidRPr="27828C27">
        <w:rPr>
          <w:rFonts w:asciiTheme="majorHAnsi" w:hAnsiTheme="majorHAnsi" w:cstheme="majorBidi"/>
        </w:rPr>
        <w:t>aminae</w:t>
      </w:r>
    </w:p>
    <w:p w14:paraId="1C406F33" w14:textId="77777777" w:rsidR="007607F7" w:rsidRPr="007607F7" w:rsidRDefault="007607F7" w:rsidP="005905E4">
      <w:pPr>
        <w:spacing w:after="0" w:line="240" w:lineRule="auto"/>
        <w:rPr>
          <w:rFonts w:asciiTheme="majorHAnsi" w:hAnsiTheme="majorHAnsi" w:cstheme="majorHAnsi"/>
        </w:rPr>
      </w:pPr>
    </w:p>
    <w:p w14:paraId="17F7BE57" w14:textId="3E50492C" w:rsidR="7F3F29BE" w:rsidRPr="007607F7" w:rsidRDefault="3730E009" w:rsidP="27828C27">
      <w:pPr>
        <w:spacing w:after="120" w:line="240" w:lineRule="auto"/>
        <w:rPr>
          <w:rFonts w:asciiTheme="majorHAnsi" w:hAnsiTheme="majorHAnsi" w:cstheme="majorBidi"/>
          <w:b/>
          <w:bCs/>
          <w:color w:val="808080" w:themeColor="background1" w:themeShade="80"/>
          <w:rPrChange w:id="74" w:author="" w16du:dateUtc="2026-05-15T12:16:00Z">
            <w:rPr>
              <w:color w:val="808080" w:themeColor="background1" w:themeShade="80"/>
            </w:rPr>
          </w:rPrChange>
        </w:rPr>
      </w:pPr>
      <w:r w:rsidRPr="27828C27">
        <w:rPr>
          <w:rFonts w:asciiTheme="majorHAnsi" w:hAnsiTheme="majorHAnsi" w:cstheme="majorBidi"/>
          <w:b/>
          <w:bCs/>
        </w:rPr>
        <w:t>111</w:t>
      </w:r>
      <w:r w:rsidR="7F3F29BE" w:rsidRPr="27828C27">
        <w:rPr>
          <w:rFonts w:asciiTheme="majorHAnsi" w:hAnsiTheme="majorHAnsi" w:cstheme="majorBidi"/>
          <w:b/>
          <w:bCs/>
        </w:rPr>
        <w:t xml:space="preserve">. </w:t>
      </w:r>
      <w:r w:rsidR="002E5A80" w:rsidRPr="27828C27">
        <w:rPr>
          <w:rFonts w:asciiTheme="majorHAnsi" w:hAnsiTheme="majorHAnsi" w:cstheme="majorBidi"/>
          <w:b/>
          <w:bCs/>
        </w:rPr>
        <w:t>Which of the following is true about t</w:t>
      </w:r>
      <w:r w:rsidR="7F3F29BE" w:rsidRPr="27828C27">
        <w:rPr>
          <w:rFonts w:asciiTheme="majorHAnsi" w:hAnsiTheme="majorHAnsi" w:cstheme="majorBidi"/>
          <w:b/>
          <w:bCs/>
        </w:rPr>
        <w:t>he scapula</w:t>
      </w:r>
      <w:r w:rsidR="002E5A80" w:rsidRPr="27828C27">
        <w:rPr>
          <w:rFonts w:asciiTheme="majorHAnsi" w:hAnsiTheme="majorHAnsi" w:cstheme="majorBidi"/>
          <w:b/>
          <w:bCs/>
        </w:rPr>
        <w:t>?</w:t>
      </w:r>
    </w:p>
    <w:p w14:paraId="2E9020A4" w14:textId="435A3159" w:rsidR="7F3F29BE" w:rsidRPr="007607F7" w:rsidRDefault="7F3F29BE" w:rsidP="27828C27">
      <w:pPr>
        <w:spacing w:after="0" w:line="240" w:lineRule="auto"/>
        <w:ind w:left="357"/>
        <w:rPr>
          <w:rFonts w:asciiTheme="majorHAnsi" w:hAnsiTheme="majorHAnsi" w:cstheme="majorBidi"/>
          <w:color w:val="808080" w:themeColor="background1" w:themeShade="80"/>
        </w:rPr>
      </w:pPr>
      <w:r w:rsidRPr="27828C27">
        <w:rPr>
          <w:rFonts w:asciiTheme="majorHAnsi" w:hAnsiTheme="majorHAnsi" w:cstheme="majorBidi"/>
        </w:rPr>
        <w:t xml:space="preserve">a. </w:t>
      </w:r>
      <w:r w:rsidR="002E5A80" w:rsidRPr="27828C27">
        <w:rPr>
          <w:rFonts w:asciiTheme="majorHAnsi" w:hAnsiTheme="majorHAnsi" w:cstheme="majorBidi"/>
        </w:rPr>
        <w:t>H</w:t>
      </w:r>
      <w:r w:rsidRPr="27828C27">
        <w:rPr>
          <w:rFonts w:asciiTheme="majorHAnsi" w:hAnsiTheme="majorHAnsi" w:cstheme="majorBidi"/>
        </w:rPr>
        <w:t>as two degrees of freedom</w:t>
      </w:r>
    </w:p>
    <w:p w14:paraId="0F038611" w14:textId="03DBAD32" w:rsidR="7F3F29BE" w:rsidRPr="007607F7" w:rsidRDefault="7F3F29BE" w:rsidP="27828C27">
      <w:pPr>
        <w:spacing w:after="0" w:line="240" w:lineRule="auto"/>
        <w:ind w:left="357"/>
        <w:rPr>
          <w:rFonts w:asciiTheme="majorHAnsi" w:hAnsiTheme="majorHAnsi" w:cstheme="majorBidi"/>
          <w:color w:val="808080" w:themeColor="background1" w:themeShade="80"/>
        </w:rPr>
      </w:pPr>
      <w:r w:rsidRPr="27828C27">
        <w:rPr>
          <w:rFonts w:asciiTheme="majorHAnsi" w:hAnsiTheme="majorHAnsi" w:cstheme="majorBidi"/>
        </w:rPr>
        <w:t xml:space="preserve">b. </w:t>
      </w:r>
      <w:r w:rsidR="002E5A80" w:rsidRPr="27828C27">
        <w:rPr>
          <w:rFonts w:asciiTheme="majorHAnsi" w:hAnsiTheme="majorHAnsi" w:cstheme="majorBidi"/>
        </w:rPr>
        <w:t>M</w:t>
      </w:r>
      <w:r w:rsidRPr="27828C27">
        <w:rPr>
          <w:rFonts w:asciiTheme="majorHAnsi" w:hAnsiTheme="majorHAnsi" w:cstheme="majorBidi"/>
        </w:rPr>
        <w:t>oves into downward rotation when the lower trapezius contracts</w:t>
      </w:r>
    </w:p>
    <w:p w14:paraId="5DA1B4F5" w14:textId="1D108F63" w:rsidR="7F3F29BE" w:rsidRPr="007607F7" w:rsidRDefault="7F3F29BE" w:rsidP="27828C27">
      <w:pPr>
        <w:spacing w:after="0" w:line="240" w:lineRule="auto"/>
        <w:ind w:left="357"/>
        <w:rPr>
          <w:rFonts w:asciiTheme="majorHAnsi" w:hAnsiTheme="majorHAnsi" w:cstheme="majorBidi"/>
          <w:color w:val="808080" w:themeColor="background1" w:themeShade="80"/>
        </w:rPr>
      </w:pPr>
      <w:r w:rsidRPr="27828C27">
        <w:rPr>
          <w:rFonts w:asciiTheme="majorHAnsi" w:hAnsiTheme="majorHAnsi" w:cstheme="majorBidi"/>
        </w:rPr>
        <w:t xml:space="preserve">c. </w:t>
      </w:r>
      <w:r w:rsidR="002E5A80" w:rsidRPr="27828C27">
        <w:rPr>
          <w:rFonts w:asciiTheme="majorHAnsi" w:hAnsiTheme="majorHAnsi" w:cstheme="majorBidi"/>
        </w:rPr>
        <w:t>I</w:t>
      </w:r>
      <w:r w:rsidRPr="27828C27">
        <w:rPr>
          <w:rFonts w:asciiTheme="majorHAnsi" w:hAnsiTheme="majorHAnsi" w:cstheme="majorBidi"/>
        </w:rPr>
        <w:t>s concave on its dorsal surface</w:t>
      </w:r>
    </w:p>
    <w:p w14:paraId="49064AA2" w14:textId="189655A7" w:rsidR="7F3F29BE" w:rsidRPr="007607F7" w:rsidRDefault="7F3F29BE" w:rsidP="27828C27">
      <w:pPr>
        <w:spacing w:after="0" w:line="240" w:lineRule="auto"/>
        <w:ind w:left="357"/>
        <w:rPr>
          <w:rFonts w:asciiTheme="majorHAnsi" w:hAnsiTheme="majorHAnsi" w:cstheme="majorBidi"/>
          <w:color w:val="808080" w:themeColor="background1" w:themeShade="80"/>
        </w:rPr>
      </w:pPr>
      <w:r w:rsidRPr="27828C27">
        <w:rPr>
          <w:rFonts w:asciiTheme="majorHAnsi" w:hAnsiTheme="majorHAnsi" w:cstheme="majorBidi"/>
        </w:rPr>
        <w:t xml:space="preserve">*d. </w:t>
      </w:r>
      <w:r w:rsidR="002E5A80" w:rsidRPr="27828C27">
        <w:rPr>
          <w:rFonts w:asciiTheme="majorHAnsi" w:hAnsiTheme="majorHAnsi" w:cstheme="majorBidi"/>
        </w:rPr>
        <w:t>N</w:t>
      </w:r>
      <w:r w:rsidRPr="27828C27">
        <w:rPr>
          <w:rFonts w:asciiTheme="majorHAnsi" w:hAnsiTheme="majorHAnsi" w:cstheme="majorBidi"/>
        </w:rPr>
        <w:t>ormally lies between the second and seventh ribs</w:t>
      </w:r>
    </w:p>
    <w:p w14:paraId="26193C00" w14:textId="77777777" w:rsidR="007607F7" w:rsidRPr="007607F7" w:rsidRDefault="007607F7" w:rsidP="005905E4">
      <w:pPr>
        <w:spacing w:after="0" w:line="240" w:lineRule="auto"/>
        <w:rPr>
          <w:rFonts w:asciiTheme="majorHAnsi" w:hAnsiTheme="majorHAnsi" w:cstheme="majorHAnsi"/>
        </w:rPr>
      </w:pPr>
    </w:p>
    <w:p w14:paraId="2223168D" w14:textId="6E7F5B1C" w:rsidR="7F3F29BE" w:rsidRPr="007607F7" w:rsidRDefault="0D6F9D8A" w:rsidP="27828C27">
      <w:pPr>
        <w:spacing w:after="120" w:line="240" w:lineRule="auto"/>
        <w:rPr>
          <w:rFonts w:asciiTheme="majorHAnsi" w:hAnsiTheme="majorHAnsi" w:cstheme="majorBidi"/>
          <w:b/>
          <w:bCs/>
          <w:color w:val="808080" w:themeColor="background1" w:themeShade="80"/>
          <w:rPrChange w:id="75" w:author="" w16du:dateUtc="2026-05-15T12:16:00Z">
            <w:rPr>
              <w:color w:val="808080" w:themeColor="background1" w:themeShade="80"/>
            </w:rPr>
          </w:rPrChange>
        </w:rPr>
      </w:pPr>
      <w:r w:rsidRPr="27828C27">
        <w:rPr>
          <w:rFonts w:asciiTheme="majorHAnsi" w:hAnsiTheme="majorHAnsi" w:cstheme="majorBidi"/>
          <w:b/>
          <w:bCs/>
        </w:rPr>
        <w:t>112</w:t>
      </w:r>
      <w:r w:rsidR="7F3F29BE" w:rsidRPr="27828C27">
        <w:rPr>
          <w:rFonts w:asciiTheme="majorHAnsi" w:hAnsiTheme="majorHAnsi" w:cstheme="majorBidi"/>
          <w:b/>
          <w:bCs/>
        </w:rPr>
        <w:t xml:space="preserve">. </w:t>
      </w:r>
      <w:r w:rsidR="002E5A80" w:rsidRPr="27828C27">
        <w:rPr>
          <w:rFonts w:asciiTheme="majorHAnsi" w:hAnsiTheme="majorHAnsi" w:cstheme="majorBidi"/>
          <w:b/>
          <w:bCs/>
        </w:rPr>
        <w:t>Which hip lesion is diagnosed by a</w:t>
      </w:r>
      <w:r w:rsidR="7F3F29BE" w:rsidRPr="27828C27">
        <w:rPr>
          <w:rFonts w:asciiTheme="majorHAnsi" w:hAnsiTheme="majorHAnsi" w:cstheme="majorBidi"/>
          <w:b/>
          <w:bCs/>
        </w:rPr>
        <w:t xml:space="preserve"> positive leg log rolling test?</w:t>
      </w:r>
    </w:p>
    <w:p w14:paraId="08A42CDC" w14:textId="46786C8A" w:rsidR="7F3F29BE" w:rsidRPr="007607F7" w:rsidRDefault="7F3F29BE" w:rsidP="27828C27">
      <w:pPr>
        <w:spacing w:after="0" w:line="240" w:lineRule="auto"/>
        <w:ind w:left="357"/>
        <w:rPr>
          <w:rFonts w:asciiTheme="majorHAnsi" w:hAnsiTheme="majorHAnsi" w:cstheme="majorBidi"/>
          <w:color w:val="808080" w:themeColor="background1" w:themeShade="80"/>
        </w:rPr>
      </w:pPr>
      <w:r w:rsidRPr="27828C27">
        <w:rPr>
          <w:rFonts w:asciiTheme="majorHAnsi" w:hAnsiTheme="majorHAnsi" w:cstheme="majorBidi"/>
        </w:rPr>
        <w:lastRenderedPageBreak/>
        <w:t xml:space="preserve">a. </w:t>
      </w:r>
      <w:r w:rsidR="002E5A80" w:rsidRPr="27828C27">
        <w:rPr>
          <w:rFonts w:asciiTheme="majorHAnsi" w:hAnsiTheme="majorHAnsi" w:cstheme="majorBidi"/>
        </w:rPr>
        <w:t>S</w:t>
      </w:r>
      <w:r w:rsidRPr="27828C27">
        <w:rPr>
          <w:rFonts w:asciiTheme="majorHAnsi" w:hAnsiTheme="majorHAnsi" w:cstheme="majorBidi"/>
        </w:rPr>
        <w:t>lipped capital femoral epiphysis</w:t>
      </w:r>
    </w:p>
    <w:p w14:paraId="6B8EE85D" w14:textId="04A1F46E" w:rsidR="7F3F29BE" w:rsidRPr="007607F7" w:rsidRDefault="7F3F29BE" w:rsidP="27828C27">
      <w:pPr>
        <w:spacing w:after="0" w:line="240" w:lineRule="auto"/>
        <w:ind w:left="357"/>
        <w:rPr>
          <w:rFonts w:asciiTheme="majorHAnsi" w:hAnsiTheme="majorHAnsi" w:cstheme="majorBidi"/>
          <w:color w:val="808080" w:themeColor="background1" w:themeShade="80"/>
        </w:rPr>
      </w:pPr>
      <w:r w:rsidRPr="27828C27">
        <w:rPr>
          <w:rFonts w:asciiTheme="majorHAnsi" w:hAnsiTheme="majorHAnsi" w:cstheme="majorBidi"/>
        </w:rPr>
        <w:t xml:space="preserve">*b. </w:t>
      </w:r>
      <w:r w:rsidR="002E5A80" w:rsidRPr="27828C27">
        <w:rPr>
          <w:rFonts w:asciiTheme="majorHAnsi" w:hAnsiTheme="majorHAnsi" w:cstheme="majorBidi"/>
        </w:rPr>
        <w:t>L</w:t>
      </w:r>
      <w:r w:rsidRPr="27828C27">
        <w:rPr>
          <w:rFonts w:asciiTheme="majorHAnsi" w:hAnsiTheme="majorHAnsi" w:cstheme="majorBidi"/>
        </w:rPr>
        <w:t>abral tear</w:t>
      </w:r>
    </w:p>
    <w:p w14:paraId="1C8FCCBC" w14:textId="6429D6B9" w:rsidR="7F3F29BE" w:rsidRPr="007607F7" w:rsidRDefault="7F3F29BE" w:rsidP="27828C27">
      <w:pPr>
        <w:spacing w:after="0" w:line="240" w:lineRule="auto"/>
        <w:ind w:left="357"/>
        <w:rPr>
          <w:rFonts w:asciiTheme="majorHAnsi" w:hAnsiTheme="majorHAnsi" w:cstheme="majorBidi"/>
          <w:color w:val="808080" w:themeColor="background1" w:themeShade="80"/>
        </w:rPr>
      </w:pPr>
      <w:r w:rsidRPr="27828C27">
        <w:rPr>
          <w:rFonts w:asciiTheme="majorHAnsi" w:hAnsiTheme="majorHAnsi" w:cstheme="majorBidi"/>
        </w:rPr>
        <w:t xml:space="preserve">c. </w:t>
      </w:r>
      <w:r w:rsidR="002E5A80" w:rsidRPr="27828C27">
        <w:rPr>
          <w:rFonts w:asciiTheme="majorHAnsi" w:hAnsiTheme="majorHAnsi" w:cstheme="majorBidi"/>
        </w:rPr>
        <w:t>O</w:t>
      </w:r>
      <w:r w:rsidRPr="27828C27">
        <w:rPr>
          <w:rFonts w:asciiTheme="majorHAnsi" w:hAnsiTheme="majorHAnsi" w:cstheme="majorBidi"/>
        </w:rPr>
        <w:t>steoarthritis</w:t>
      </w:r>
    </w:p>
    <w:p w14:paraId="3620044D" w14:textId="7188EDEE" w:rsidR="7F3F29BE" w:rsidRDefault="7F3F29BE" w:rsidP="27828C27">
      <w:pPr>
        <w:spacing w:after="0" w:line="240" w:lineRule="auto"/>
        <w:ind w:left="357"/>
        <w:rPr>
          <w:rFonts w:asciiTheme="majorHAnsi" w:hAnsiTheme="majorHAnsi" w:cstheme="majorBidi"/>
        </w:rPr>
      </w:pPr>
      <w:r w:rsidRPr="27828C27">
        <w:rPr>
          <w:rFonts w:asciiTheme="majorHAnsi" w:hAnsiTheme="majorHAnsi" w:cstheme="majorBidi"/>
        </w:rPr>
        <w:t xml:space="preserve">d. </w:t>
      </w:r>
      <w:r w:rsidR="002E5A80" w:rsidRPr="27828C27">
        <w:rPr>
          <w:rFonts w:asciiTheme="majorHAnsi" w:hAnsiTheme="majorHAnsi" w:cstheme="majorBidi"/>
        </w:rPr>
        <w:t>L</w:t>
      </w:r>
      <w:r w:rsidRPr="27828C27">
        <w:rPr>
          <w:rFonts w:asciiTheme="majorHAnsi" w:hAnsiTheme="majorHAnsi" w:cstheme="majorBidi"/>
        </w:rPr>
        <w:t>ateral trochanteric bursitis</w:t>
      </w:r>
    </w:p>
    <w:p w14:paraId="1BAA74B3" w14:textId="5EF3FD9C" w:rsidR="0005625E" w:rsidRPr="007607F7" w:rsidRDefault="00EB0DA2" w:rsidP="004B4F77">
      <w:pPr>
        <w:pStyle w:val="Heading2"/>
      </w:pPr>
      <w:r w:rsidRPr="007607F7">
        <w:t>T</w:t>
      </w:r>
      <w:r w:rsidR="007351E1" w:rsidRPr="007607F7">
        <w:t>e</w:t>
      </w:r>
      <w:r w:rsidRPr="007607F7">
        <w:t>stlet Questions</w:t>
      </w:r>
    </w:p>
    <w:p w14:paraId="18EB05B8" w14:textId="3E0D6F25" w:rsidR="00682EA2" w:rsidRPr="00787C53" w:rsidRDefault="00682EA2" w:rsidP="00EE5433">
      <w:pPr>
        <w:pStyle w:val="Heading2"/>
        <w:spacing w:after="200" w:line="240" w:lineRule="auto"/>
      </w:pPr>
      <w:r w:rsidRPr="00787C53">
        <w:t>Testlet 1</w:t>
      </w:r>
    </w:p>
    <w:p w14:paraId="0CFFF280" w14:textId="77777777" w:rsidR="00D846CE" w:rsidRPr="007607F7" w:rsidRDefault="00D846CE" w:rsidP="004B4F77">
      <w:pPr>
        <w:spacing w:line="240" w:lineRule="auto"/>
        <w:rPr>
          <w:rFonts w:asciiTheme="majorHAnsi" w:hAnsiTheme="majorHAnsi" w:cstheme="majorHAnsi"/>
          <w:b/>
          <w:bCs/>
        </w:rPr>
      </w:pPr>
      <w:r w:rsidRPr="007607F7">
        <w:rPr>
          <w:rFonts w:asciiTheme="majorHAnsi" w:hAnsiTheme="majorHAnsi" w:cstheme="majorHAnsi"/>
          <w:b/>
          <w:bCs/>
        </w:rPr>
        <w:t>Please use the following information to answer the questions in this testlet.</w:t>
      </w:r>
    </w:p>
    <w:p w14:paraId="6D1EE806" w14:textId="6C577E39" w:rsidR="00CC6771" w:rsidRDefault="00F1580B" w:rsidP="27828C27">
      <w:pPr>
        <w:pStyle w:val="Heading3"/>
        <w:spacing w:line="240" w:lineRule="auto"/>
      </w:pPr>
      <w:r w:rsidRPr="27828C27">
        <w:rPr>
          <w:rFonts w:eastAsiaTheme="minorEastAsia"/>
          <w:b w:val="0"/>
          <w:bCs w:val="0"/>
          <w:color w:val="auto"/>
        </w:rPr>
        <w:t xml:space="preserve">An outfielder on the softball team (20 years old, 5’5”, 140 lb) comes to the athletic training facility complaining of pain in </w:t>
      </w:r>
      <w:r w:rsidR="002E5A80" w:rsidRPr="27828C27">
        <w:rPr>
          <w:rFonts w:eastAsiaTheme="minorEastAsia"/>
          <w:b w:val="0"/>
          <w:bCs w:val="0"/>
          <w:color w:val="auto"/>
        </w:rPr>
        <w:t xml:space="preserve">their </w:t>
      </w:r>
      <w:r w:rsidRPr="27828C27">
        <w:rPr>
          <w:rFonts w:eastAsiaTheme="minorEastAsia"/>
          <w:b w:val="0"/>
          <w:bCs w:val="0"/>
          <w:color w:val="auto"/>
        </w:rPr>
        <w:t>right knee. The pain has been progressing for the last one or two months and is starting to affect the</w:t>
      </w:r>
      <w:r w:rsidR="00CB0F36" w:rsidRPr="27828C27">
        <w:rPr>
          <w:rFonts w:eastAsiaTheme="minorEastAsia"/>
          <w:b w:val="0"/>
          <w:bCs w:val="0"/>
          <w:color w:val="auto"/>
        </w:rPr>
        <w:t>ir</w:t>
      </w:r>
      <w:r w:rsidRPr="27828C27">
        <w:rPr>
          <w:rFonts w:eastAsiaTheme="minorEastAsia"/>
          <w:b w:val="0"/>
          <w:bCs w:val="0"/>
          <w:color w:val="auto"/>
        </w:rPr>
        <w:t xml:space="preserve"> ability to practice and move without pain. The athlete also reports a couple of “giving-way” episodes over the last two months. The athlete is currently in-season.</w:t>
      </w:r>
    </w:p>
    <w:p w14:paraId="32CEE2E3" w14:textId="17225705" w:rsidR="00CC6771" w:rsidRPr="00EE5433" w:rsidRDefault="00CC6771" w:rsidP="00791E3B">
      <w:pPr>
        <w:pStyle w:val="Heading3"/>
        <w:spacing w:after="200" w:line="240" w:lineRule="auto"/>
        <w:rPr>
          <w:sz w:val="24"/>
          <w:szCs w:val="24"/>
        </w:rPr>
      </w:pPr>
      <w:r w:rsidRPr="27828C27">
        <w:rPr>
          <w:sz w:val="24"/>
          <w:szCs w:val="24"/>
        </w:rPr>
        <w:t>Multiple Select Question</w:t>
      </w:r>
    </w:p>
    <w:p w14:paraId="4369DF97" w14:textId="3469A248" w:rsidR="00DE3B93" w:rsidRPr="007607F7" w:rsidRDefault="21D7E4C4" w:rsidP="00655FDE">
      <w:pPr>
        <w:spacing w:after="120" w:line="240" w:lineRule="auto"/>
        <w:rPr>
          <w:rFonts w:asciiTheme="majorHAnsi" w:hAnsiTheme="majorHAnsi" w:cstheme="majorHAnsi"/>
        </w:rPr>
      </w:pPr>
      <w:r w:rsidRPr="007607F7">
        <w:rPr>
          <w:rFonts w:asciiTheme="majorHAnsi" w:hAnsiTheme="majorHAnsi" w:cstheme="majorHAnsi"/>
          <w:b/>
          <w:bCs/>
        </w:rPr>
        <w:t>113</w:t>
      </w:r>
      <w:r w:rsidR="00D65B40" w:rsidRPr="007607F7">
        <w:rPr>
          <w:rFonts w:asciiTheme="majorHAnsi" w:hAnsiTheme="majorHAnsi" w:cstheme="majorHAnsi"/>
          <w:b/>
          <w:bCs/>
        </w:rPr>
        <w:t>. What questions does the athletic trainer need to ask regarding a history for this injured athlete? Choose all that apply.</w:t>
      </w:r>
    </w:p>
    <w:p w14:paraId="5F921016" w14:textId="70D1C359" w:rsidR="00D65B40" w:rsidRPr="007607F7" w:rsidRDefault="002E5A80" w:rsidP="27828C27">
      <w:pPr>
        <w:spacing w:after="0" w:line="240" w:lineRule="auto"/>
        <w:ind w:left="357"/>
        <w:rPr>
          <w:rFonts w:asciiTheme="majorHAnsi" w:hAnsiTheme="majorHAnsi" w:cstheme="majorBidi"/>
        </w:rPr>
      </w:pPr>
      <w:r w:rsidRPr="27828C27">
        <w:rPr>
          <w:rFonts w:asciiTheme="majorHAnsi" w:hAnsiTheme="majorHAnsi" w:cstheme="majorBidi"/>
        </w:rPr>
        <w:t>*</w:t>
      </w:r>
      <w:r w:rsidR="008E3C74" w:rsidRPr="27828C27">
        <w:rPr>
          <w:rFonts w:asciiTheme="majorHAnsi" w:hAnsiTheme="majorHAnsi" w:cstheme="majorBidi"/>
        </w:rPr>
        <w:t xml:space="preserve">a. </w:t>
      </w:r>
      <w:r w:rsidR="00DE3B93" w:rsidRPr="27828C27">
        <w:rPr>
          <w:rFonts w:asciiTheme="majorHAnsi" w:hAnsiTheme="majorHAnsi" w:cstheme="majorBidi"/>
        </w:rPr>
        <w:t>Have you ever injured this knee previously?</w:t>
      </w:r>
    </w:p>
    <w:p w14:paraId="3D34FF65" w14:textId="70D2D950" w:rsidR="00D65B40" w:rsidRPr="007607F7" w:rsidRDefault="002E5A80" w:rsidP="27828C27">
      <w:pPr>
        <w:spacing w:after="0" w:line="240" w:lineRule="auto"/>
        <w:ind w:left="357"/>
        <w:rPr>
          <w:rFonts w:asciiTheme="majorHAnsi" w:hAnsiTheme="majorHAnsi" w:cstheme="majorBidi"/>
        </w:rPr>
      </w:pPr>
      <w:r w:rsidRPr="27828C27">
        <w:rPr>
          <w:rFonts w:asciiTheme="majorHAnsi" w:hAnsiTheme="majorHAnsi" w:cstheme="majorBidi"/>
        </w:rPr>
        <w:t>*</w:t>
      </w:r>
      <w:r w:rsidR="008E3C74" w:rsidRPr="27828C27">
        <w:rPr>
          <w:rFonts w:asciiTheme="majorHAnsi" w:hAnsiTheme="majorHAnsi" w:cstheme="majorBidi"/>
        </w:rPr>
        <w:t xml:space="preserve">b. </w:t>
      </w:r>
      <w:r w:rsidR="00DE3B93" w:rsidRPr="27828C27">
        <w:rPr>
          <w:rFonts w:asciiTheme="majorHAnsi" w:hAnsiTheme="majorHAnsi" w:cstheme="majorBidi"/>
        </w:rPr>
        <w:t>Do you recall how you initially injured this knee?</w:t>
      </w:r>
    </w:p>
    <w:p w14:paraId="2FBBCA15" w14:textId="66357123" w:rsidR="00D65B40" w:rsidRPr="007607F7" w:rsidRDefault="008E3C74" w:rsidP="27828C27">
      <w:pPr>
        <w:spacing w:after="0" w:line="240" w:lineRule="auto"/>
        <w:ind w:left="357"/>
        <w:rPr>
          <w:rFonts w:asciiTheme="majorHAnsi" w:hAnsiTheme="majorHAnsi" w:cstheme="majorBidi"/>
        </w:rPr>
      </w:pPr>
      <w:r w:rsidRPr="27828C27">
        <w:rPr>
          <w:rFonts w:asciiTheme="majorHAnsi" w:hAnsiTheme="majorHAnsi" w:cstheme="majorBidi"/>
        </w:rPr>
        <w:t xml:space="preserve">c. </w:t>
      </w:r>
      <w:r w:rsidR="00DE3B93" w:rsidRPr="27828C27">
        <w:rPr>
          <w:rFonts w:asciiTheme="majorHAnsi" w:hAnsiTheme="majorHAnsi" w:cstheme="majorBidi"/>
        </w:rPr>
        <w:t>What did you do this past weekend?</w:t>
      </w:r>
    </w:p>
    <w:p w14:paraId="7209C483" w14:textId="370C014F" w:rsidR="00D65B40" w:rsidRPr="007607F7" w:rsidRDefault="002E5A80" w:rsidP="27828C27">
      <w:pPr>
        <w:spacing w:after="0" w:line="240" w:lineRule="auto"/>
        <w:ind w:left="357"/>
        <w:rPr>
          <w:rFonts w:asciiTheme="majorHAnsi" w:hAnsiTheme="majorHAnsi" w:cstheme="majorBidi"/>
        </w:rPr>
      </w:pPr>
      <w:r w:rsidRPr="27828C27">
        <w:rPr>
          <w:rFonts w:asciiTheme="majorHAnsi" w:hAnsiTheme="majorHAnsi" w:cstheme="majorBidi"/>
        </w:rPr>
        <w:t>*</w:t>
      </w:r>
      <w:r w:rsidR="008E3C74" w:rsidRPr="27828C27">
        <w:rPr>
          <w:rFonts w:asciiTheme="majorHAnsi" w:hAnsiTheme="majorHAnsi" w:cstheme="majorBidi"/>
        </w:rPr>
        <w:t xml:space="preserve">d. </w:t>
      </w:r>
      <w:r w:rsidR="00DE3B93" w:rsidRPr="27828C27">
        <w:rPr>
          <w:rFonts w:asciiTheme="majorHAnsi" w:hAnsiTheme="majorHAnsi" w:cstheme="majorBidi"/>
        </w:rPr>
        <w:t>Does your pain radiate up or down the leg?</w:t>
      </w:r>
    </w:p>
    <w:p w14:paraId="62308545" w14:textId="6CD8EB78" w:rsidR="00D65B40" w:rsidRPr="007607F7" w:rsidRDefault="008E3C74" w:rsidP="27828C27">
      <w:pPr>
        <w:spacing w:after="0" w:line="240" w:lineRule="auto"/>
        <w:ind w:left="357"/>
        <w:rPr>
          <w:rFonts w:asciiTheme="majorHAnsi" w:hAnsiTheme="majorHAnsi" w:cstheme="majorBidi"/>
        </w:rPr>
      </w:pPr>
      <w:r w:rsidRPr="27828C27">
        <w:rPr>
          <w:rFonts w:asciiTheme="majorHAnsi" w:hAnsiTheme="majorHAnsi" w:cstheme="majorBidi"/>
        </w:rPr>
        <w:t xml:space="preserve">e. </w:t>
      </w:r>
      <w:r w:rsidR="00DE3B93" w:rsidRPr="27828C27">
        <w:rPr>
          <w:rFonts w:asciiTheme="majorHAnsi" w:hAnsiTheme="majorHAnsi" w:cstheme="majorBidi"/>
        </w:rPr>
        <w:t>Do you have a family history of knee injuries?</w:t>
      </w:r>
    </w:p>
    <w:p w14:paraId="2C70403B" w14:textId="4340A457" w:rsidR="00D65B40" w:rsidRPr="007607F7" w:rsidRDefault="002E5A80" w:rsidP="27828C27">
      <w:pPr>
        <w:spacing w:after="0" w:line="240" w:lineRule="auto"/>
        <w:ind w:left="357"/>
        <w:rPr>
          <w:rFonts w:asciiTheme="majorHAnsi" w:hAnsiTheme="majorHAnsi" w:cstheme="majorBidi"/>
        </w:rPr>
      </w:pPr>
      <w:r w:rsidRPr="27828C27">
        <w:rPr>
          <w:rFonts w:asciiTheme="majorHAnsi" w:hAnsiTheme="majorHAnsi" w:cstheme="majorBidi"/>
        </w:rPr>
        <w:t>*</w:t>
      </w:r>
      <w:r w:rsidR="008E3C74" w:rsidRPr="27828C27">
        <w:rPr>
          <w:rFonts w:asciiTheme="majorHAnsi" w:hAnsiTheme="majorHAnsi" w:cstheme="majorBidi"/>
        </w:rPr>
        <w:t xml:space="preserve">f. </w:t>
      </w:r>
      <w:r w:rsidR="00DE3B93" w:rsidRPr="27828C27">
        <w:rPr>
          <w:rFonts w:asciiTheme="majorHAnsi" w:hAnsiTheme="majorHAnsi" w:cstheme="majorBidi"/>
        </w:rPr>
        <w:t>How would you describe the pain in your knee?</w:t>
      </w:r>
    </w:p>
    <w:p w14:paraId="32577971" w14:textId="2AA7ABAC" w:rsidR="00DE3B93" w:rsidRDefault="002E5A80" w:rsidP="27828C27">
      <w:pPr>
        <w:spacing w:after="0" w:line="240" w:lineRule="auto"/>
        <w:ind w:left="357"/>
        <w:rPr>
          <w:rFonts w:asciiTheme="majorHAnsi" w:hAnsiTheme="majorHAnsi" w:cstheme="majorBidi"/>
        </w:rPr>
      </w:pPr>
      <w:r w:rsidRPr="27828C27">
        <w:rPr>
          <w:rFonts w:asciiTheme="majorHAnsi" w:hAnsiTheme="majorHAnsi" w:cstheme="majorBidi"/>
        </w:rPr>
        <w:t>*</w:t>
      </w:r>
      <w:r w:rsidR="008E3C74" w:rsidRPr="27828C27">
        <w:rPr>
          <w:rFonts w:asciiTheme="majorHAnsi" w:hAnsiTheme="majorHAnsi" w:cstheme="majorBidi"/>
        </w:rPr>
        <w:t xml:space="preserve">g. </w:t>
      </w:r>
      <w:r w:rsidR="00DE3B93" w:rsidRPr="27828C27">
        <w:rPr>
          <w:rFonts w:asciiTheme="majorHAnsi" w:hAnsiTheme="majorHAnsi" w:cstheme="majorBidi"/>
        </w:rPr>
        <w:t>On a scale of 0 to 10, how would you rate your pain?</w:t>
      </w:r>
    </w:p>
    <w:p w14:paraId="69DEB44A" w14:textId="77777777" w:rsidR="00655FDE" w:rsidRDefault="00655FDE" w:rsidP="00655FDE">
      <w:pPr>
        <w:spacing w:after="0" w:line="240" w:lineRule="auto"/>
        <w:rPr>
          <w:rFonts w:asciiTheme="majorHAnsi" w:hAnsiTheme="majorHAnsi" w:cstheme="majorHAnsi"/>
        </w:rPr>
      </w:pPr>
    </w:p>
    <w:p w14:paraId="08BAC35D" w14:textId="6D139115" w:rsidR="00DE3B93" w:rsidRPr="007607F7" w:rsidRDefault="60D42E7C" w:rsidP="004B4F77">
      <w:pPr>
        <w:spacing w:after="120" w:line="240" w:lineRule="auto"/>
        <w:rPr>
          <w:rFonts w:asciiTheme="majorHAnsi" w:hAnsiTheme="majorHAnsi" w:cstheme="majorHAnsi"/>
          <w:b/>
          <w:bCs/>
        </w:rPr>
      </w:pPr>
      <w:r w:rsidRPr="007607F7">
        <w:rPr>
          <w:rFonts w:asciiTheme="majorHAnsi" w:hAnsiTheme="majorHAnsi" w:cstheme="majorHAnsi"/>
          <w:b/>
          <w:bCs/>
        </w:rPr>
        <w:t>114</w:t>
      </w:r>
      <w:r w:rsidR="00D45168" w:rsidRPr="007607F7">
        <w:rPr>
          <w:rFonts w:asciiTheme="majorHAnsi" w:hAnsiTheme="majorHAnsi" w:cstheme="majorHAnsi"/>
          <w:b/>
          <w:bCs/>
        </w:rPr>
        <w:t>. What additional questions does the athletic trainer need to ask regarding a history for this injured athlete? Choose all that apply.</w:t>
      </w:r>
    </w:p>
    <w:p w14:paraId="1530388C" w14:textId="4331B97A" w:rsidR="00D45168" w:rsidRPr="007607F7" w:rsidRDefault="002E5A80" w:rsidP="27828C27">
      <w:pPr>
        <w:spacing w:after="0" w:line="240" w:lineRule="auto"/>
        <w:ind w:left="357"/>
        <w:rPr>
          <w:rFonts w:asciiTheme="majorHAnsi" w:hAnsiTheme="majorHAnsi" w:cstheme="majorBidi"/>
        </w:rPr>
      </w:pPr>
      <w:r w:rsidRPr="27828C27">
        <w:rPr>
          <w:rFonts w:asciiTheme="majorHAnsi" w:hAnsiTheme="majorHAnsi" w:cstheme="majorBidi"/>
        </w:rPr>
        <w:t>*</w:t>
      </w:r>
      <w:r w:rsidR="008E3C74" w:rsidRPr="27828C27">
        <w:rPr>
          <w:rFonts w:asciiTheme="majorHAnsi" w:hAnsiTheme="majorHAnsi" w:cstheme="majorBidi"/>
        </w:rPr>
        <w:t xml:space="preserve">a. </w:t>
      </w:r>
      <w:r w:rsidR="00DE3B93" w:rsidRPr="27828C27">
        <w:rPr>
          <w:rFonts w:asciiTheme="majorHAnsi" w:hAnsiTheme="majorHAnsi" w:cstheme="majorBidi"/>
        </w:rPr>
        <w:t>Have you been treating this injury yourself? And if so, what have you been doing for it?</w:t>
      </w:r>
    </w:p>
    <w:p w14:paraId="788EAE62" w14:textId="0449E110" w:rsidR="00D45168" w:rsidRPr="007607F7" w:rsidRDefault="002E5A80" w:rsidP="27828C27">
      <w:pPr>
        <w:spacing w:after="0" w:line="240" w:lineRule="auto"/>
        <w:ind w:left="357"/>
        <w:rPr>
          <w:rFonts w:asciiTheme="majorHAnsi" w:hAnsiTheme="majorHAnsi" w:cstheme="majorBidi"/>
        </w:rPr>
      </w:pPr>
      <w:r w:rsidRPr="27828C27">
        <w:rPr>
          <w:rFonts w:asciiTheme="majorHAnsi" w:hAnsiTheme="majorHAnsi" w:cstheme="majorBidi"/>
        </w:rPr>
        <w:t>*</w:t>
      </w:r>
      <w:r w:rsidR="008E3C74" w:rsidRPr="27828C27">
        <w:rPr>
          <w:rFonts w:asciiTheme="majorHAnsi" w:hAnsiTheme="majorHAnsi" w:cstheme="majorBidi"/>
        </w:rPr>
        <w:t xml:space="preserve">b. </w:t>
      </w:r>
      <w:r w:rsidR="17A1843C" w:rsidRPr="27828C27">
        <w:rPr>
          <w:rFonts w:asciiTheme="majorHAnsi" w:hAnsiTheme="majorHAnsi" w:cstheme="majorBidi"/>
        </w:rPr>
        <w:t>Have you considered playing a different position?</w:t>
      </w:r>
      <w:r w:rsidRPr="27828C27">
        <w:rPr>
          <w:rFonts w:asciiTheme="majorHAnsi" w:hAnsiTheme="majorHAnsi" w:cstheme="majorBidi"/>
        </w:rPr>
        <w:t xml:space="preserve"> </w:t>
      </w:r>
      <w:commentRangeStart w:id="76"/>
      <w:r w:rsidR="00DE3B93" w:rsidRPr="27828C27">
        <w:rPr>
          <w:rFonts w:asciiTheme="majorHAnsi" w:hAnsiTheme="majorHAnsi" w:cstheme="majorBidi"/>
        </w:rPr>
        <w:t xml:space="preserve">What </w:t>
      </w:r>
      <w:commentRangeEnd w:id="76"/>
      <w:r w:rsidRPr="27828C27">
        <w:rPr>
          <w:rStyle w:val="CommentReference"/>
          <w:rFonts w:asciiTheme="majorHAnsi" w:hAnsiTheme="majorHAnsi" w:cstheme="majorBidi"/>
          <w:sz w:val="22"/>
          <w:szCs w:val="22"/>
        </w:rPr>
        <w:commentReference w:id="76"/>
      </w:r>
      <w:r w:rsidR="00DE3B93" w:rsidRPr="27828C27">
        <w:rPr>
          <w:rFonts w:asciiTheme="majorHAnsi" w:hAnsiTheme="majorHAnsi" w:cstheme="majorBidi"/>
        </w:rPr>
        <w:t>makes the injured body part feel worse?</w:t>
      </w:r>
    </w:p>
    <w:p w14:paraId="2061250D" w14:textId="3AFA960B" w:rsidR="00D45168" w:rsidRPr="007607F7" w:rsidRDefault="002E5A80" w:rsidP="27828C27">
      <w:pPr>
        <w:spacing w:after="0" w:line="240" w:lineRule="auto"/>
        <w:ind w:left="357"/>
        <w:rPr>
          <w:rFonts w:asciiTheme="majorHAnsi" w:hAnsiTheme="majorHAnsi" w:cstheme="majorBidi"/>
        </w:rPr>
      </w:pPr>
      <w:r w:rsidRPr="27828C27">
        <w:rPr>
          <w:rFonts w:asciiTheme="majorHAnsi" w:hAnsiTheme="majorHAnsi" w:cstheme="majorBidi"/>
        </w:rPr>
        <w:t>*</w:t>
      </w:r>
      <w:r w:rsidR="008E3C74" w:rsidRPr="27828C27">
        <w:rPr>
          <w:rFonts w:asciiTheme="majorHAnsi" w:hAnsiTheme="majorHAnsi" w:cstheme="majorBidi"/>
        </w:rPr>
        <w:t xml:space="preserve">c. </w:t>
      </w:r>
      <w:r w:rsidR="00DE3B93" w:rsidRPr="27828C27">
        <w:rPr>
          <w:rFonts w:asciiTheme="majorHAnsi" w:hAnsiTheme="majorHAnsi" w:cstheme="majorBidi"/>
        </w:rPr>
        <w:t>Is there a time of the day that your knee feels better?</w:t>
      </w:r>
    </w:p>
    <w:p w14:paraId="07257685" w14:textId="3F2B58E7" w:rsidR="00D45168" w:rsidRDefault="002E5A80" w:rsidP="27828C27">
      <w:pPr>
        <w:pStyle w:val="ListParagraph"/>
        <w:spacing w:after="0" w:line="240" w:lineRule="auto"/>
        <w:ind w:left="357"/>
        <w:contextualSpacing w:val="0"/>
        <w:rPr>
          <w:rFonts w:asciiTheme="majorHAnsi" w:hAnsiTheme="majorHAnsi" w:cstheme="majorBidi"/>
        </w:rPr>
      </w:pPr>
      <w:r w:rsidRPr="27828C27">
        <w:rPr>
          <w:rFonts w:asciiTheme="majorHAnsi" w:hAnsiTheme="majorHAnsi" w:cstheme="majorBidi"/>
        </w:rPr>
        <w:t>*</w:t>
      </w:r>
      <w:r w:rsidR="008E3C74" w:rsidRPr="27828C27">
        <w:rPr>
          <w:rFonts w:asciiTheme="majorHAnsi" w:hAnsiTheme="majorHAnsi" w:cstheme="majorBidi"/>
        </w:rPr>
        <w:t xml:space="preserve">d. </w:t>
      </w:r>
      <w:r w:rsidR="00DE3B93" w:rsidRPr="27828C27">
        <w:rPr>
          <w:rFonts w:asciiTheme="majorHAnsi" w:hAnsiTheme="majorHAnsi" w:cstheme="majorBidi"/>
        </w:rPr>
        <w:t>Is there a time of the day that your knee feels worse?</w:t>
      </w:r>
    </w:p>
    <w:p w14:paraId="6FFA0DD5" w14:textId="77777777" w:rsidR="004B4F77" w:rsidRPr="004B4F77" w:rsidRDefault="004B4F77" w:rsidP="004B4F77">
      <w:pPr>
        <w:spacing w:after="0" w:line="240" w:lineRule="auto"/>
        <w:rPr>
          <w:rFonts w:asciiTheme="majorHAnsi" w:hAnsiTheme="majorHAnsi" w:cstheme="majorHAnsi"/>
        </w:rPr>
      </w:pPr>
    </w:p>
    <w:p w14:paraId="37048287" w14:textId="19C4612F" w:rsidR="00793F2A" w:rsidRPr="007607F7" w:rsidRDefault="2959880E" w:rsidP="27828C27">
      <w:pPr>
        <w:spacing w:after="120" w:line="240" w:lineRule="auto"/>
        <w:rPr>
          <w:rFonts w:asciiTheme="majorHAnsi" w:hAnsiTheme="majorHAnsi" w:cstheme="majorBidi"/>
          <w:b/>
          <w:bCs/>
        </w:rPr>
      </w:pPr>
      <w:r w:rsidRPr="27828C27">
        <w:rPr>
          <w:rFonts w:asciiTheme="majorHAnsi" w:hAnsiTheme="majorHAnsi" w:cstheme="majorBidi"/>
          <w:b/>
          <w:bCs/>
        </w:rPr>
        <w:t>115</w:t>
      </w:r>
      <w:r w:rsidR="00793F2A" w:rsidRPr="27828C27">
        <w:rPr>
          <w:rFonts w:asciiTheme="majorHAnsi" w:hAnsiTheme="majorHAnsi" w:cstheme="majorBidi"/>
          <w:b/>
          <w:bCs/>
        </w:rPr>
        <w:t xml:space="preserve">. </w:t>
      </w:r>
      <w:r w:rsidR="31BEA37E" w:rsidRPr="27828C27">
        <w:rPr>
          <w:rFonts w:asciiTheme="majorHAnsi" w:hAnsiTheme="majorHAnsi" w:cstheme="majorBidi"/>
          <w:b/>
          <w:bCs/>
        </w:rPr>
        <w:t xml:space="preserve">About two months ago, they twisted the knee sliding into second base, and the pain level is a 4 on a 10-point scale. </w:t>
      </w:r>
      <w:r w:rsidR="00793F2A" w:rsidRPr="27828C27">
        <w:rPr>
          <w:rFonts w:asciiTheme="majorHAnsi" w:hAnsiTheme="majorHAnsi" w:cstheme="majorBidi"/>
          <w:b/>
          <w:bCs/>
        </w:rPr>
        <w:t xml:space="preserve">The athlete reveals they have been taking Advil a couple of times per day, and the knee has a dull achy pain that begins 20 minutes after moving around a bit. The athletic trainer has elected to measure the patient’s active and passive range of motion. </w:t>
      </w:r>
      <w:r w:rsidR="000570D2" w:rsidRPr="27828C27">
        <w:rPr>
          <w:rFonts w:asciiTheme="majorHAnsi" w:hAnsiTheme="majorHAnsi" w:cstheme="majorBidi"/>
          <w:b/>
          <w:bCs/>
        </w:rPr>
        <w:t>What are</w:t>
      </w:r>
      <w:r w:rsidR="00793F2A" w:rsidRPr="27828C27">
        <w:rPr>
          <w:rFonts w:asciiTheme="majorHAnsi" w:hAnsiTheme="majorHAnsi" w:cstheme="majorBidi"/>
          <w:b/>
          <w:bCs/>
        </w:rPr>
        <w:t xml:space="preserve"> the appropriate movements that the athletic trainer should assess</w:t>
      </w:r>
      <w:r w:rsidR="000570D2" w:rsidRPr="27828C27">
        <w:rPr>
          <w:rFonts w:asciiTheme="majorHAnsi" w:hAnsiTheme="majorHAnsi" w:cstheme="majorBidi"/>
          <w:b/>
          <w:bCs/>
        </w:rPr>
        <w:t>?</w:t>
      </w:r>
      <w:r w:rsidR="00793F2A" w:rsidRPr="27828C27">
        <w:rPr>
          <w:rFonts w:asciiTheme="majorHAnsi" w:hAnsiTheme="majorHAnsi" w:cstheme="majorBidi"/>
          <w:b/>
          <w:bCs/>
        </w:rPr>
        <w:t xml:space="preserve"> Choose all that apply.</w:t>
      </w:r>
    </w:p>
    <w:p w14:paraId="71F24038" w14:textId="417F5EEE" w:rsidR="00793F2A" w:rsidRPr="007607F7" w:rsidRDefault="008E3C74" w:rsidP="27828C27">
      <w:pPr>
        <w:spacing w:after="0" w:line="240" w:lineRule="auto"/>
        <w:ind w:left="357"/>
        <w:rPr>
          <w:rFonts w:asciiTheme="majorHAnsi" w:hAnsiTheme="majorHAnsi" w:cstheme="majorBidi"/>
        </w:rPr>
      </w:pPr>
      <w:r w:rsidRPr="27828C27">
        <w:rPr>
          <w:rFonts w:asciiTheme="majorHAnsi" w:hAnsiTheme="majorHAnsi" w:cstheme="majorBidi"/>
        </w:rPr>
        <w:t xml:space="preserve">a. </w:t>
      </w:r>
      <w:r w:rsidR="00793F2A" w:rsidRPr="27828C27">
        <w:rPr>
          <w:rFonts w:asciiTheme="majorHAnsi" w:hAnsiTheme="majorHAnsi" w:cstheme="majorBidi"/>
        </w:rPr>
        <w:t>Active knee abduction</w:t>
      </w:r>
    </w:p>
    <w:p w14:paraId="759685AC" w14:textId="3FAC4189" w:rsidR="00793F2A" w:rsidRPr="007607F7" w:rsidRDefault="000570D2" w:rsidP="27828C27">
      <w:pPr>
        <w:spacing w:after="0" w:line="240" w:lineRule="auto"/>
        <w:ind w:left="357"/>
        <w:rPr>
          <w:rFonts w:asciiTheme="majorHAnsi" w:hAnsiTheme="majorHAnsi" w:cstheme="majorBidi"/>
        </w:rPr>
      </w:pPr>
      <w:r w:rsidRPr="27828C27">
        <w:rPr>
          <w:rFonts w:asciiTheme="majorHAnsi" w:hAnsiTheme="majorHAnsi" w:cstheme="majorBidi"/>
        </w:rPr>
        <w:t>*</w:t>
      </w:r>
      <w:r w:rsidR="008E3C74" w:rsidRPr="27828C27">
        <w:rPr>
          <w:rFonts w:asciiTheme="majorHAnsi" w:hAnsiTheme="majorHAnsi" w:cstheme="majorBidi"/>
        </w:rPr>
        <w:t xml:space="preserve">b. </w:t>
      </w:r>
      <w:r w:rsidR="00793F2A" w:rsidRPr="27828C27">
        <w:rPr>
          <w:rFonts w:asciiTheme="majorHAnsi" w:hAnsiTheme="majorHAnsi" w:cstheme="majorBidi"/>
        </w:rPr>
        <w:t>Active knee extension</w:t>
      </w:r>
    </w:p>
    <w:p w14:paraId="2A9315E4" w14:textId="6275FC20" w:rsidR="00793F2A" w:rsidRPr="007607F7" w:rsidRDefault="008E3C74" w:rsidP="27828C27">
      <w:pPr>
        <w:spacing w:after="0" w:line="240" w:lineRule="auto"/>
        <w:ind w:left="357"/>
        <w:rPr>
          <w:rFonts w:asciiTheme="majorHAnsi" w:hAnsiTheme="majorHAnsi" w:cstheme="majorBidi"/>
        </w:rPr>
      </w:pPr>
      <w:r w:rsidRPr="27828C27">
        <w:rPr>
          <w:rFonts w:asciiTheme="majorHAnsi" w:hAnsiTheme="majorHAnsi" w:cstheme="majorBidi"/>
        </w:rPr>
        <w:t xml:space="preserve">c. </w:t>
      </w:r>
      <w:r w:rsidR="00793F2A" w:rsidRPr="27828C27">
        <w:rPr>
          <w:rFonts w:asciiTheme="majorHAnsi" w:hAnsiTheme="majorHAnsi" w:cstheme="majorBidi"/>
        </w:rPr>
        <w:t>Active knee adduction</w:t>
      </w:r>
    </w:p>
    <w:p w14:paraId="67BB8FC9" w14:textId="0F51CBF1" w:rsidR="00793F2A" w:rsidRPr="007607F7" w:rsidRDefault="000570D2" w:rsidP="27828C27">
      <w:pPr>
        <w:spacing w:after="0" w:line="240" w:lineRule="auto"/>
        <w:ind w:left="357"/>
        <w:rPr>
          <w:rFonts w:asciiTheme="majorHAnsi" w:hAnsiTheme="majorHAnsi" w:cstheme="majorBidi"/>
        </w:rPr>
      </w:pPr>
      <w:r w:rsidRPr="27828C27">
        <w:rPr>
          <w:rFonts w:asciiTheme="majorHAnsi" w:hAnsiTheme="majorHAnsi" w:cstheme="majorBidi"/>
        </w:rPr>
        <w:t>*</w:t>
      </w:r>
      <w:r w:rsidR="008E3C74" w:rsidRPr="27828C27">
        <w:rPr>
          <w:rFonts w:asciiTheme="majorHAnsi" w:hAnsiTheme="majorHAnsi" w:cstheme="majorBidi"/>
        </w:rPr>
        <w:t xml:space="preserve">d. </w:t>
      </w:r>
      <w:r w:rsidR="00793F2A" w:rsidRPr="27828C27">
        <w:rPr>
          <w:rFonts w:asciiTheme="majorHAnsi" w:hAnsiTheme="majorHAnsi" w:cstheme="majorBidi"/>
        </w:rPr>
        <w:t>Active knee flexion</w:t>
      </w:r>
    </w:p>
    <w:p w14:paraId="2188088F" w14:textId="1724D3AB" w:rsidR="00793F2A" w:rsidRPr="007607F7" w:rsidRDefault="000570D2" w:rsidP="27828C27">
      <w:pPr>
        <w:spacing w:after="0" w:line="240" w:lineRule="auto"/>
        <w:ind w:left="357"/>
        <w:rPr>
          <w:rFonts w:asciiTheme="majorHAnsi" w:hAnsiTheme="majorHAnsi" w:cstheme="majorBidi"/>
        </w:rPr>
      </w:pPr>
      <w:r w:rsidRPr="27828C27">
        <w:rPr>
          <w:rFonts w:asciiTheme="majorHAnsi" w:hAnsiTheme="majorHAnsi" w:cstheme="majorBidi"/>
        </w:rPr>
        <w:lastRenderedPageBreak/>
        <w:t>*</w:t>
      </w:r>
      <w:r w:rsidR="008E3C74" w:rsidRPr="27828C27">
        <w:rPr>
          <w:rFonts w:asciiTheme="majorHAnsi" w:hAnsiTheme="majorHAnsi" w:cstheme="majorBidi"/>
        </w:rPr>
        <w:t xml:space="preserve">e. </w:t>
      </w:r>
      <w:r w:rsidR="00793F2A" w:rsidRPr="27828C27">
        <w:rPr>
          <w:rFonts w:asciiTheme="majorHAnsi" w:hAnsiTheme="majorHAnsi" w:cstheme="majorBidi"/>
        </w:rPr>
        <w:t>Passive overpressure for knee flexion</w:t>
      </w:r>
    </w:p>
    <w:p w14:paraId="7ABD170F" w14:textId="2470D0FC" w:rsidR="00793F2A" w:rsidRPr="007607F7" w:rsidRDefault="000570D2" w:rsidP="27828C27">
      <w:pPr>
        <w:spacing w:after="0" w:line="240" w:lineRule="auto"/>
        <w:ind w:left="357"/>
        <w:rPr>
          <w:rFonts w:asciiTheme="majorHAnsi" w:hAnsiTheme="majorHAnsi" w:cstheme="majorBidi"/>
        </w:rPr>
      </w:pPr>
      <w:r w:rsidRPr="27828C27">
        <w:rPr>
          <w:rFonts w:asciiTheme="majorHAnsi" w:hAnsiTheme="majorHAnsi" w:cstheme="majorBidi"/>
        </w:rPr>
        <w:t>*</w:t>
      </w:r>
      <w:r w:rsidR="008E3C74" w:rsidRPr="27828C27">
        <w:rPr>
          <w:rFonts w:asciiTheme="majorHAnsi" w:hAnsiTheme="majorHAnsi" w:cstheme="majorBidi"/>
        </w:rPr>
        <w:t xml:space="preserve">f. </w:t>
      </w:r>
      <w:r w:rsidR="00793F2A" w:rsidRPr="27828C27">
        <w:rPr>
          <w:rFonts w:asciiTheme="majorHAnsi" w:hAnsiTheme="majorHAnsi" w:cstheme="majorBidi"/>
        </w:rPr>
        <w:t>Passive knee flexion</w:t>
      </w:r>
    </w:p>
    <w:p w14:paraId="432A94BB" w14:textId="28B062DE" w:rsidR="00793F2A" w:rsidRPr="007607F7" w:rsidRDefault="000570D2" w:rsidP="27828C27">
      <w:pPr>
        <w:spacing w:after="0" w:line="240" w:lineRule="auto"/>
        <w:ind w:left="357"/>
        <w:rPr>
          <w:rFonts w:asciiTheme="majorHAnsi" w:hAnsiTheme="majorHAnsi" w:cstheme="majorBidi"/>
        </w:rPr>
      </w:pPr>
      <w:r w:rsidRPr="27828C27">
        <w:rPr>
          <w:rFonts w:asciiTheme="majorHAnsi" w:hAnsiTheme="majorHAnsi" w:cstheme="majorBidi"/>
        </w:rPr>
        <w:t>*</w:t>
      </w:r>
      <w:r w:rsidR="008E3C74" w:rsidRPr="27828C27">
        <w:rPr>
          <w:rFonts w:asciiTheme="majorHAnsi" w:hAnsiTheme="majorHAnsi" w:cstheme="majorBidi"/>
        </w:rPr>
        <w:t xml:space="preserve">g. </w:t>
      </w:r>
      <w:r w:rsidR="00793F2A" w:rsidRPr="27828C27">
        <w:rPr>
          <w:rFonts w:asciiTheme="majorHAnsi" w:hAnsiTheme="majorHAnsi" w:cstheme="majorBidi"/>
        </w:rPr>
        <w:t>Active internal rotation of the tibia</w:t>
      </w:r>
    </w:p>
    <w:p w14:paraId="54343E4C" w14:textId="2100C62A" w:rsidR="00A6672F" w:rsidRPr="007607F7" w:rsidRDefault="000570D2" w:rsidP="27828C27">
      <w:pPr>
        <w:spacing w:after="0" w:line="240" w:lineRule="auto"/>
        <w:ind w:left="357"/>
        <w:rPr>
          <w:rFonts w:asciiTheme="majorHAnsi" w:hAnsiTheme="majorHAnsi" w:cstheme="majorBidi"/>
        </w:rPr>
      </w:pPr>
      <w:r w:rsidRPr="27828C27">
        <w:rPr>
          <w:rFonts w:asciiTheme="majorHAnsi" w:hAnsiTheme="majorHAnsi" w:cstheme="majorBidi"/>
        </w:rPr>
        <w:t>*</w:t>
      </w:r>
      <w:r w:rsidR="008E3C74" w:rsidRPr="27828C27">
        <w:rPr>
          <w:rFonts w:asciiTheme="majorHAnsi" w:hAnsiTheme="majorHAnsi" w:cstheme="majorBidi"/>
        </w:rPr>
        <w:t xml:space="preserve">h. </w:t>
      </w:r>
      <w:r w:rsidR="00793F2A" w:rsidRPr="27828C27">
        <w:rPr>
          <w:rFonts w:asciiTheme="majorHAnsi" w:hAnsiTheme="majorHAnsi" w:cstheme="majorBidi"/>
        </w:rPr>
        <w:t>Active external rotation of the tibia</w:t>
      </w:r>
      <w:commentRangeStart w:id="77"/>
      <w:commentRangeEnd w:id="77"/>
      <w:r w:rsidRPr="007607F7">
        <w:rPr>
          <w:rStyle w:val="CommentReference"/>
          <w:rFonts w:asciiTheme="majorHAnsi" w:hAnsiTheme="majorHAnsi" w:cstheme="majorBidi"/>
          <w:sz w:val="22"/>
          <w:szCs w:val="22"/>
        </w:rPr>
        <w:commentReference w:id="77"/>
      </w:r>
    </w:p>
    <w:p w14:paraId="67BD5BA4" w14:textId="68FE8F0F" w:rsidR="00D3674B" w:rsidRPr="004B4F77" w:rsidRDefault="00D3674B" w:rsidP="00791E3B">
      <w:pPr>
        <w:pStyle w:val="Heading3"/>
        <w:spacing w:after="200" w:line="240" w:lineRule="auto"/>
        <w:rPr>
          <w:sz w:val="24"/>
          <w:szCs w:val="24"/>
        </w:rPr>
      </w:pPr>
      <w:r w:rsidRPr="004B4F77">
        <w:rPr>
          <w:sz w:val="24"/>
          <w:szCs w:val="24"/>
        </w:rPr>
        <w:t>Drag and Drop Question</w:t>
      </w:r>
    </w:p>
    <w:p w14:paraId="5B045B7D" w14:textId="72ECB5F6" w:rsidR="009F4121" w:rsidRPr="007607F7" w:rsidRDefault="0053406F" w:rsidP="27828C27">
      <w:pPr>
        <w:spacing w:after="120" w:line="240" w:lineRule="auto"/>
        <w:rPr>
          <w:rFonts w:asciiTheme="majorHAnsi" w:hAnsiTheme="majorHAnsi" w:cstheme="majorBidi"/>
          <w:b/>
          <w:bCs/>
        </w:rPr>
      </w:pPr>
      <w:r w:rsidRPr="27828C27">
        <w:rPr>
          <w:rFonts w:asciiTheme="majorHAnsi" w:hAnsiTheme="majorHAnsi" w:cstheme="majorBidi"/>
          <w:b/>
          <w:bCs/>
        </w:rPr>
        <w:t>1</w:t>
      </w:r>
      <w:r w:rsidR="3F1504D1" w:rsidRPr="27828C27">
        <w:rPr>
          <w:rFonts w:asciiTheme="majorHAnsi" w:hAnsiTheme="majorHAnsi" w:cstheme="majorBidi"/>
          <w:b/>
          <w:bCs/>
        </w:rPr>
        <w:t>16</w:t>
      </w:r>
      <w:r w:rsidR="009F4121" w:rsidRPr="27828C27">
        <w:rPr>
          <w:rFonts w:asciiTheme="majorHAnsi" w:hAnsiTheme="majorHAnsi" w:cstheme="majorBidi"/>
          <w:b/>
          <w:bCs/>
        </w:rPr>
        <w:t>.</w:t>
      </w:r>
      <w:r w:rsidR="006F2A08" w:rsidRPr="006F2A08">
        <w:t xml:space="preserve"> </w:t>
      </w:r>
      <w:r w:rsidR="006F2A08" w:rsidRPr="006F2A08">
        <w:rPr>
          <w:rFonts w:asciiTheme="majorHAnsi" w:hAnsiTheme="majorHAnsi" w:cstheme="majorBidi"/>
          <w:b/>
          <w:bCs/>
        </w:rPr>
        <w:t>Read the patient evaluation.</w:t>
      </w:r>
      <w:r w:rsidR="009F4121" w:rsidRPr="27828C27">
        <w:rPr>
          <w:rFonts w:asciiTheme="majorHAnsi" w:hAnsiTheme="majorHAnsi" w:cstheme="majorBidi"/>
          <w:b/>
          <w:bCs/>
          <w:color w:val="000000" w:themeColor="text1"/>
          <w:sz w:val="28"/>
          <w:szCs w:val="28"/>
        </w:rPr>
        <w:t xml:space="preserve"> </w:t>
      </w:r>
      <w:r w:rsidR="009F4121" w:rsidRPr="27828C27">
        <w:rPr>
          <w:rFonts w:asciiTheme="majorHAnsi" w:hAnsiTheme="majorHAnsi" w:cstheme="majorBidi"/>
          <w:b/>
          <w:bCs/>
        </w:rPr>
        <w:t xml:space="preserve">Next, the athletic trainer moves to assessing </w:t>
      </w:r>
      <w:r w:rsidR="00CB0F36" w:rsidRPr="27828C27">
        <w:rPr>
          <w:rFonts w:asciiTheme="majorHAnsi" w:hAnsiTheme="majorHAnsi" w:cstheme="majorBidi"/>
          <w:b/>
          <w:bCs/>
        </w:rPr>
        <w:t xml:space="preserve">the </w:t>
      </w:r>
      <w:r w:rsidR="009F4121" w:rsidRPr="27828C27">
        <w:rPr>
          <w:rFonts w:asciiTheme="majorHAnsi" w:hAnsiTheme="majorHAnsi" w:cstheme="majorBidi"/>
          <w:b/>
          <w:bCs/>
        </w:rPr>
        <w:t xml:space="preserve">strength using manual muscle testing. Drag the primary muscles being tested into the column for </w:t>
      </w:r>
      <w:r w:rsidR="000570D2" w:rsidRPr="27828C27">
        <w:rPr>
          <w:rFonts w:asciiTheme="majorHAnsi" w:hAnsiTheme="majorHAnsi" w:cstheme="majorBidi"/>
          <w:b/>
          <w:bCs/>
        </w:rPr>
        <w:t xml:space="preserve">the </w:t>
      </w:r>
      <w:r w:rsidR="009F4121" w:rsidRPr="27828C27">
        <w:rPr>
          <w:rFonts w:asciiTheme="majorHAnsi" w:hAnsiTheme="majorHAnsi" w:cstheme="majorBidi"/>
          <w:b/>
          <w:bCs/>
        </w:rPr>
        <w:t>muscles being tested.</w:t>
      </w:r>
    </w:p>
    <w:p w14:paraId="0A192424" w14:textId="5D5460D8" w:rsidR="00035499" w:rsidRPr="007607F7" w:rsidRDefault="00035499" w:rsidP="00483CD5">
      <w:pPr>
        <w:spacing w:after="0" w:line="240" w:lineRule="auto"/>
        <w:rPr>
          <w:rFonts w:asciiTheme="majorHAnsi" w:hAnsiTheme="majorHAnsi" w:cstheme="majorHAnsi"/>
          <w:b/>
          <w:bCs/>
        </w:rPr>
      </w:pPr>
      <w:r w:rsidRPr="007607F7">
        <w:rPr>
          <w:rFonts w:asciiTheme="majorHAnsi" w:hAnsiTheme="majorHAnsi" w:cstheme="majorHAnsi"/>
          <w:b/>
          <w:bCs/>
        </w:rPr>
        <w:t xml:space="preserve">The </w:t>
      </w:r>
      <w:r w:rsidR="006F2A08">
        <w:rPr>
          <w:rFonts w:asciiTheme="majorHAnsi" w:hAnsiTheme="majorHAnsi" w:cstheme="majorHAnsi"/>
          <w:b/>
          <w:bCs/>
        </w:rPr>
        <w:t xml:space="preserve">patient </w:t>
      </w:r>
      <w:r w:rsidRPr="007607F7">
        <w:rPr>
          <w:rFonts w:asciiTheme="majorHAnsi" w:hAnsiTheme="majorHAnsi" w:cstheme="majorHAnsi"/>
          <w:b/>
          <w:bCs/>
        </w:rPr>
        <w:t>evaluation reveals the following:</w:t>
      </w:r>
    </w:p>
    <w:p w14:paraId="166486B1" w14:textId="4093CC84" w:rsidR="009F4121" w:rsidRPr="007607F7" w:rsidRDefault="300CEDA6" w:rsidP="27828C27">
      <w:pPr>
        <w:spacing w:after="0" w:line="240" w:lineRule="auto"/>
        <w:ind w:left="720"/>
        <w:rPr>
          <w:rFonts w:asciiTheme="majorHAnsi" w:hAnsiTheme="majorHAnsi" w:cstheme="majorBidi"/>
          <w:b/>
          <w:bCs/>
        </w:rPr>
      </w:pPr>
      <w:r w:rsidRPr="27828C27">
        <w:rPr>
          <w:rFonts w:asciiTheme="majorHAnsi" w:hAnsiTheme="majorHAnsi" w:cstheme="majorBidi"/>
          <w:b/>
          <w:bCs/>
        </w:rPr>
        <w:t xml:space="preserve">1. </w:t>
      </w:r>
      <w:r w:rsidR="00035499" w:rsidRPr="27828C27">
        <w:rPr>
          <w:rFonts w:asciiTheme="majorHAnsi" w:hAnsiTheme="majorHAnsi" w:cstheme="majorBidi"/>
          <w:b/>
          <w:bCs/>
        </w:rPr>
        <w:t>Knee flexion</w:t>
      </w:r>
      <w:r w:rsidR="63961138" w:rsidRPr="27828C27">
        <w:rPr>
          <w:rFonts w:asciiTheme="majorHAnsi" w:hAnsiTheme="majorHAnsi" w:cstheme="majorBidi"/>
          <w:b/>
          <w:bCs/>
        </w:rPr>
        <w:t>:</w:t>
      </w:r>
      <w:r w:rsidR="000570D2" w:rsidRPr="27828C27">
        <w:rPr>
          <w:rFonts w:asciiTheme="majorHAnsi" w:hAnsiTheme="majorHAnsi" w:cstheme="majorBidi"/>
          <w:b/>
          <w:bCs/>
        </w:rPr>
        <w:t xml:space="preserve"> −</w:t>
      </w:r>
      <w:r w:rsidR="557282D9" w:rsidRPr="27828C27">
        <w:rPr>
          <w:rFonts w:asciiTheme="majorHAnsi" w:hAnsiTheme="majorHAnsi" w:cstheme="majorBidi"/>
          <w:b/>
          <w:bCs/>
        </w:rPr>
        <w:t>4</w:t>
      </w:r>
      <w:r w:rsidR="00035499" w:rsidRPr="27828C27">
        <w:rPr>
          <w:rFonts w:asciiTheme="majorHAnsi" w:hAnsiTheme="majorHAnsi" w:cstheme="majorBidi"/>
          <w:b/>
          <w:bCs/>
        </w:rPr>
        <w:t xml:space="preserve"> on the involved side, </w:t>
      </w:r>
      <w:r w:rsidR="0BC85992" w:rsidRPr="27828C27">
        <w:rPr>
          <w:rFonts w:asciiTheme="majorHAnsi" w:hAnsiTheme="majorHAnsi" w:cstheme="majorBidi"/>
          <w:b/>
          <w:bCs/>
        </w:rPr>
        <w:t>5</w:t>
      </w:r>
      <w:r w:rsidR="000570D2" w:rsidRPr="27828C27">
        <w:rPr>
          <w:rFonts w:asciiTheme="majorHAnsi" w:hAnsiTheme="majorHAnsi" w:cstheme="majorBidi"/>
          <w:b/>
          <w:bCs/>
        </w:rPr>
        <w:t>+</w:t>
      </w:r>
      <w:r w:rsidR="00035499" w:rsidRPr="27828C27">
        <w:rPr>
          <w:rFonts w:asciiTheme="majorHAnsi" w:hAnsiTheme="majorHAnsi" w:cstheme="majorBidi"/>
          <w:b/>
          <w:bCs/>
        </w:rPr>
        <w:t xml:space="preserve"> on the uninvolved side</w:t>
      </w:r>
    </w:p>
    <w:p w14:paraId="5BB93137" w14:textId="1F0D5A4F" w:rsidR="009F4121" w:rsidRPr="007607F7" w:rsidRDefault="188ED6F6" w:rsidP="27828C27">
      <w:pPr>
        <w:spacing w:after="0" w:line="240" w:lineRule="auto"/>
        <w:ind w:left="720"/>
        <w:rPr>
          <w:rFonts w:asciiTheme="majorHAnsi" w:hAnsiTheme="majorHAnsi" w:cstheme="majorBidi"/>
          <w:b/>
          <w:bCs/>
        </w:rPr>
      </w:pPr>
      <w:r w:rsidRPr="27828C27">
        <w:rPr>
          <w:rFonts w:asciiTheme="majorHAnsi" w:hAnsiTheme="majorHAnsi" w:cstheme="majorBidi"/>
          <w:b/>
          <w:bCs/>
        </w:rPr>
        <w:t xml:space="preserve">2. </w:t>
      </w:r>
      <w:r w:rsidR="7AD00C6B" w:rsidRPr="27828C27">
        <w:rPr>
          <w:rFonts w:asciiTheme="majorHAnsi" w:hAnsiTheme="majorHAnsi" w:cstheme="majorBidi"/>
          <w:b/>
          <w:bCs/>
        </w:rPr>
        <w:t>K</w:t>
      </w:r>
      <w:r w:rsidR="00035499" w:rsidRPr="27828C27">
        <w:rPr>
          <w:rFonts w:asciiTheme="majorHAnsi" w:hAnsiTheme="majorHAnsi" w:cstheme="majorBidi"/>
          <w:b/>
          <w:bCs/>
        </w:rPr>
        <w:t>nee extension</w:t>
      </w:r>
      <w:r w:rsidR="6B7FD16B" w:rsidRPr="27828C27">
        <w:rPr>
          <w:rFonts w:asciiTheme="majorHAnsi" w:hAnsiTheme="majorHAnsi" w:cstheme="majorBidi"/>
          <w:b/>
          <w:bCs/>
        </w:rPr>
        <w:t>:</w:t>
      </w:r>
      <w:r w:rsidR="68618354" w:rsidRPr="27828C27">
        <w:rPr>
          <w:rFonts w:asciiTheme="majorHAnsi" w:hAnsiTheme="majorHAnsi" w:cstheme="majorBidi"/>
          <w:b/>
          <w:bCs/>
        </w:rPr>
        <w:t>4</w:t>
      </w:r>
      <w:r w:rsidR="00035499" w:rsidRPr="27828C27">
        <w:rPr>
          <w:rFonts w:asciiTheme="majorHAnsi" w:hAnsiTheme="majorHAnsi" w:cstheme="majorBidi"/>
          <w:b/>
          <w:bCs/>
        </w:rPr>
        <w:t xml:space="preserve"> on the involved side, </w:t>
      </w:r>
      <w:r w:rsidR="381963B1" w:rsidRPr="27828C27">
        <w:rPr>
          <w:rFonts w:asciiTheme="majorHAnsi" w:hAnsiTheme="majorHAnsi" w:cstheme="majorBidi"/>
          <w:b/>
          <w:bCs/>
        </w:rPr>
        <w:t>5</w:t>
      </w:r>
      <w:r w:rsidR="00035499" w:rsidRPr="27828C27">
        <w:rPr>
          <w:rFonts w:asciiTheme="majorHAnsi" w:hAnsiTheme="majorHAnsi" w:cstheme="majorBidi"/>
          <w:b/>
          <w:bCs/>
        </w:rPr>
        <w:t xml:space="preserve"> on the uninvolved side</w:t>
      </w:r>
    </w:p>
    <w:p w14:paraId="0EFFE718" w14:textId="3B3D0AB1" w:rsidR="009F4121" w:rsidRPr="007607F7" w:rsidRDefault="6ED5119A" w:rsidP="27828C27">
      <w:pPr>
        <w:spacing w:after="0" w:line="240" w:lineRule="auto"/>
        <w:ind w:left="720"/>
        <w:rPr>
          <w:rFonts w:asciiTheme="majorHAnsi" w:hAnsiTheme="majorHAnsi" w:cstheme="majorBidi"/>
          <w:b/>
          <w:bCs/>
        </w:rPr>
      </w:pPr>
      <w:r w:rsidRPr="27828C27">
        <w:rPr>
          <w:rFonts w:asciiTheme="majorHAnsi" w:hAnsiTheme="majorHAnsi" w:cstheme="majorBidi"/>
          <w:b/>
          <w:bCs/>
        </w:rPr>
        <w:t xml:space="preserve">3. </w:t>
      </w:r>
      <w:r w:rsidR="27B0E2A8" w:rsidRPr="27828C27">
        <w:rPr>
          <w:rFonts w:asciiTheme="majorHAnsi" w:hAnsiTheme="majorHAnsi" w:cstheme="majorBidi"/>
          <w:b/>
          <w:bCs/>
        </w:rPr>
        <w:t xml:space="preserve">Hip abduction: </w:t>
      </w:r>
      <w:r w:rsidR="000570D2" w:rsidRPr="27828C27">
        <w:rPr>
          <w:rFonts w:asciiTheme="majorHAnsi" w:hAnsiTheme="majorHAnsi" w:cstheme="majorBidi"/>
          <w:b/>
          <w:bCs/>
        </w:rPr>
        <w:t>−</w:t>
      </w:r>
      <w:r w:rsidR="27B0E2A8" w:rsidRPr="27828C27">
        <w:rPr>
          <w:rFonts w:asciiTheme="majorHAnsi" w:hAnsiTheme="majorHAnsi" w:cstheme="majorBidi"/>
          <w:b/>
          <w:bCs/>
        </w:rPr>
        <w:t xml:space="preserve">4 on the involved side, </w:t>
      </w:r>
      <w:r w:rsidR="000570D2" w:rsidRPr="27828C27">
        <w:rPr>
          <w:rFonts w:asciiTheme="majorHAnsi" w:hAnsiTheme="majorHAnsi" w:cstheme="majorBidi"/>
          <w:b/>
          <w:bCs/>
        </w:rPr>
        <w:t>+</w:t>
      </w:r>
      <w:r w:rsidR="27B0E2A8" w:rsidRPr="27828C27">
        <w:rPr>
          <w:rFonts w:asciiTheme="majorHAnsi" w:hAnsiTheme="majorHAnsi" w:cstheme="majorBidi"/>
          <w:b/>
          <w:bCs/>
        </w:rPr>
        <w:t>4 on the uninvolved side</w:t>
      </w:r>
    </w:p>
    <w:p w14:paraId="69AF16DA" w14:textId="317542F6" w:rsidR="009F4121" w:rsidRPr="007607F7" w:rsidRDefault="2214D73B" w:rsidP="27828C27">
      <w:pPr>
        <w:spacing w:after="0" w:line="240" w:lineRule="auto"/>
        <w:ind w:left="720"/>
        <w:rPr>
          <w:rFonts w:asciiTheme="majorHAnsi" w:hAnsiTheme="majorHAnsi" w:cstheme="majorBidi"/>
          <w:b/>
          <w:bCs/>
        </w:rPr>
      </w:pPr>
      <w:r w:rsidRPr="27828C27">
        <w:rPr>
          <w:rFonts w:asciiTheme="majorHAnsi" w:hAnsiTheme="majorHAnsi" w:cstheme="majorBidi"/>
          <w:b/>
          <w:bCs/>
        </w:rPr>
        <w:t xml:space="preserve">4. </w:t>
      </w:r>
      <w:r w:rsidR="27B0E2A8" w:rsidRPr="27828C27">
        <w:rPr>
          <w:rFonts w:asciiTheme="majorHAnsi" w:hAnsiTheme="majorHAnsi" w:cstheme="majorBidi"/>
          <w:b/>
          <w:bCs/>
        </w:rPr>
        <w:t>Hip extension</w:t>
      </w:r>
      <w:r w:rsidR="2BB105DA" w:rsidRPr="27828C27">
        <w:rPr>
          <w:rFonts w:asciiTheme="majorHAnsi" w:hAnsiTheme="majorHAnsi" w:cstheme="majorBidi"/>
          <w:b/>
          <w:bCs/>
        </w:rPr>
        <w:t xml:space="preserve"> with </w:t>
      </w:r>
      <w:r w:rsidR="000570D2" w:rsidRPr="27828C27">
        <w:rPr>
          <w:rFonts w:asciiTheme="majorHAnsi" w:hAnsiTheme="majorHAnsi" w:cstheme="majorBidi"/>
          <w:b/>
          <w:bCs/>
        </w:rPr>
        <w:t xml:space="preserve">the </w:t>
      </w:r>
      <w:r w:rsidR="2BB105DA" w:rsidRPr="27828C27">
        <w:rPr>
          <w:rFonts w:asciiTheme="majorHAnsi" w:hAnsiTheme="majorHAnsi" w:cstheme="majorBidi"/>
          <w:b/>
          <w:bCs/>
        </w:rPr>
        <w:t>knee bent to 90 degrees</w:t>
      </w:r>
      <w:r w:rsidR="27B0E2A8" w:rsidRPr="27828C27">
        <w:rPr>
          <w:rFonts w:asciiTheme="majorHAnsi" w:hAnsiTheme="majorHAnsi" w:cstheme="majorBidi"/>
          <w:b/>
          <w:bCs/>
        </w:rPr>
        <w:t>: 5 bilaterally</w:t>
      </w:r>
    </w:p>
    <w:p w14:paraId="69A75370" w14:textId="77777777" w:rsidR="00873645" w:rsidRPr="007607F7" w:rsidRDefault="00873645" w:rsidP="00483CD5">
      <w:pPr>
        <w:spacing w:before="200" w:line="240" w:lineRule="auto"/>
        <w:rPr>
          <w:rFonts w:asciiTheme="majorHAnsi" w:hAnsiTheme="majorHAnsi" w:cstheme="majorHAnsi"/>
          <w:b/>
          <w:bCs/>
        </w:rPr>
      </w:pPr>
      <w:r w:rsidRPr="007607F7">
        <w:rPr>
          <w:rFonts w:asciiTheme="majorHAnsi" w:hAnsiTheme="majorHAnsi" w:cstheme="majorHAnsi"/>
          <w:b/>
          <w:bCs/>
        </w:rPr>
        <w:t>Columns:</w:t>
      </w:r>
    </w:p>
    <w:tbl>
      <w:tblPr>
        <w:tblStyle w:val="TableGrid"/>
        <w:tblW w:w="0" w:type="auto"/>
        <w:tblLook w:val="04A0" w:firstRow="1" w:lastRow="0" w:firstColumn="1" w:lastColumn="0" w:noHBand="0" w:noVBand="1"/>
      </w:tblPr>
      <w:tblGrid>
        <w:gridCol w:w="4315"/>
        <w:gridCol w:w="4315"/>
      </w:tblGrid>
      <w:tr w:rsidR="00873645" w:rsidRPr="007607F7" w14:paraId="19A0703C" w14:textId="77777777" w:rsidTr="27828C27">
        <w:tc>
          <w:tcPr>
            <w:tcW w:w="4315" w:type="dxa"/>
          </w:tcPr>
          <w:p w14:paraId="5338D43E" w14:textId="77777777" w:rsidR="00873645" w:rsidRPr="007607F7" w:rsidRDefault="00873645" w:rsidP="00973C46">
            <w:pPr>
              <w:rPr>
                <w:rFonts w:asciiTheme="majorHAnsi" w:hAnsiTheme="majorHAnsi" w:cstheme="majorHAnsi"/>
                <w:b/>
                <w:bCs/>
                <w:u w:val="single"/>
              </w:rPr>
            </w:pPr>
            <w:r w:rsidRPr="007607F7">
              <w:rPr>
                <w:rFonts w:asciiTheme="majorHAnsi" w:hAnsiTheme="majorHAnsi" w:cstheme="majorHAnsi"/>
                <w:b/>
                <w:bCs/>
                <w:u w:val="single"/>
              </w:rPr>
              <w:t>Motion</w:t>
            </w:r>
          </w:p>
        </w:tc>
        <w:tc>
          <w:tcPr>
            <w:tcW w:w="4315" w:type="dxa"/>
          </w:tcPr>
          <w:p w14:paraId="3241993C" w14:textId="39F09734" w:rsidR="00873645" w:rsidRPr="007607F7" w:rsidRDefault="00873645" w:rsidP="27828C27">
            <w:pPr>
              <w:rPr>
                <w:rFonts w:asciiTheme="majorHAnsi" w:hAnsiTheme="majorHAnsi" w:cstheme="majorBidi"/>
                <w:b/>
                <w:bCs/>
              </w:rPr>
            </w:pPr>
            <w:r w:rsidRPr="27828C27">
              <w:rPr>
                <w:rFonts w:asciiTheme="majorHAnsi" w:hAnsiTheme="majorHAnsi" w:cstheme="majorBidi"/>
                <w:b/>
                <w:bCs/>
                <w:u w:val="single"/>
              </w:rPr>
              <w:t xml:space="preserve">Primary </w:t>
            </w:r>
            <w:r w:rsidR="000570D2" w:rsidRPr="27828C27">
              <w:rPr>
                <w:rFonts w:asciiTheme="majorHAnsi" w:hAnsiTheme="majorHAnsi" w:cstheme="majorBidi"/>
                <w:b/>
                <w:bCs/>
                <w:u w:val="single"/>
              </w:rPr>
              <w:t>M</w:t>
            </w:r>
            <w:r w:rsidRPr="27828C27">
              <w:rPr>
                <w:rFonts w:asciiTheme="majorHAnsi" w:hAnsiTheme="majorHAnsi" w:cstheme="majorBidi"/>
                <w:b/>
                <w:bCs/>
                <w:u w:val="single"/>
              </w:rPr>
              <w:t xml:space="preserve">uscles </w:t>
            </w:r>
            <w:r w:rsidR="000570D2" w:rsidRPr="27828C27">
              <w:rPr>
                <w:rFonts w:asciiTheme="majorHAnsi" w:hAnsiTheme="majorHAnsi" w:cstheme="majorBidi"/>
                <w:b/>
                <w:bCs/>
                <w:u w:val="single"/>
              </w:rPr>
              <w:t>B</w:t>
            </w:r>
            <w:r w:rsidRPr="27828C27">
              <w:rPr>
                <w:rFonts w:asciiTheme="majorHAnsi" w:hAnsiTheme="majorHAnsi" w:cstheme="majorBidi"/>
                <w:b/>
                <w:bCs/>
                <w:u w:val="single"/>
              </w:rPr>
              <w:t xml:space="preserve">eing </w:t>
            </w:r>
            <w:r w:rsidR="000570D2" w:rsidRPr="27828C27">
              <w:rPr>
                <w:rFonts w:asciiTheme="majorHAnsi" w:hAnsiTheme="majorHAnsi" w:cstheme="majorBidi"/>
                <w:b/>
                <w:bCs/>
                <w:u w:val="single"/>
              </w:rPr>
              <w:t>T</w:t>
            </w:r>
            <w:r w:rsidRPr="27828C27">
              <w:rPr>
                <w:rFonts w:asciiTheme="majorHAnsi" w:hAnsiTheme="majorHAnsi" w:cstheme="majorBidi"/>
                <w:b/>
                <w:bCs/>
                <w:u w:val="single"/>
              </w:rPr>
              <w:t>ested</w:t>
            </w:r>
          </w:p>
        </w:tc>
      </w:tr>
      <w:tr w:rsidR="00873645" w:rsidRPr="007607F7" w14:paraId="6D57FB72" w14:textId="77777777" w:rsidTr="27828C27">
        <w:tc>
          <w:tcPr>
            <w:tcW w:w="4315" w:type="dxa"/>
          </w:tcPr>
          <w:p w14:paraId="3AFE74AE" w14:textId="77777777" w:rsidR="00873645" w:rsidRPr="007607F7" w:rsidRDefault="00873645" w:rsidP="00973C46">
            <w:pPr>
              <w:rPr>
                <w:rFonts w:asciiTheme="majorHAnsi" w:hAnsiTheme="majorHAnsi" w:cstheme="majorHAnsi"/>
                <w:b/>
                <w:bCs/>
              </w:rPr>
            </w:pPr>
            <w:r w:rsidRPr="007607F7">
              <w:rPr>
                <w:rFonts w:asciiTheme="majorHAnsi" w:hAnsiTheme="majorHAnsi" w:cstheme="majorHAnsi"/>
                <w:b/>
                <w:bCs/>
              </w:rPr>
              <w:t>Knee flexion</w:t>
            </w:r>
          </w:p>
        </w:tc>
        <w:tc>
          <w:tcPr>
            <w:tcW w:w="4315" w:type="dxa"/>
          </w:tcPr>
          <w:p w14:paraId="339EC77E" w14:textId="0EE03830" w:rsidR="00873645" w:rsidRPr="007607F7" w:rsidRDefault="00873645" w:rsidP="27828C27">
            <w:pPr>
              <w:rPr>
                <w:rFonts w:asciiTheme="majorHAnsi" w:hAnsiTheme="majorHAnsi" w:cstheme="majorBidi"/>
                <w:b/>
                <w:bCs/>
              </w:rPr>
            </w:pPr>
            <w:r w:rsidRPr="27828C27">
              <w:rPr>
                <w:rFonts w:asciiTheme="majorHAnsi" w:hAnsiTheme="majorHAnsi" w:cstheme="majorBidi"/>
              </w:rPr>
              <w:t xml:space="preserve">Biceps femoris </w:t>
            </w:r>
          </w:p>
        </w:tc>
      </w:tr>
      <w:tr w:rsidR="00873645" w:rsidRPr="007607F7" w14:paraId="050F75B0" w14:textId="77777777" w:rsidTr="27828C27">
        <w:trPr>
          <w:trHeight w:val="300"/>
        </w:trPr>
        <w:tc>
          <w:tcPr>
            <w:tcW w:w="4315" w:type="dxa"/>
          </w:tcPr>
          <w:p w14:paraId="1743EB14" w14:textId="1FD52647" w:rsidR="00873645" w:rsidRPr="007607F7" w:rsidRDefault="00873645" w:rsidP="00973C46">
            <w:pPr>
              <w:rPr>
                <w:rFonts w:asciiTheme="majorHAnsi" w:hAnsiTheme="majorHAnsi" w:cstheme="majorHAnsi"/>
                <w:b/>
                <w:bCs/>
              </w:rPr>
            </w:pPr>
            <w:r w:rsidRPr="007607F7">
              <w:rPr>
                <w:rFonts w:asciiTheme="majorHAnsi" w:hAnsiTheme="majorHAnsi" w:cstheme="majorHAnsi"/>
                <w:b/>
                <w:bCs/>
              </w:rPr>
              <w:t>Knee extension</w:t>
            </w:r>
          </w:p>
        </w:tc>
        <w:tc>
          <w:tcPr>
            <w:tcW w:w="4315" w:type="dxa"/>
          </w:tcPr>
          <w:p w14:paraId="239E2573" w14:textId="50CB0CB4" w:rsidR="00873645" w:rsidRPr="007607F7" w:rsidDel="00873645" w:rsidRDefault="00873645" w:rsidP="27828C27">
            <w:pPr>
              <w:rPr>
                <w:rFonts w:asciiTheme="majorHAnsi" w:hAnsiTheme="majorHAnsi" w:cstheme="majorBidi"/>
                <w:b/>
                <w:bCs/>
              </w:rPr>
            </w:pPr>
            <w:r w:rsidRPr="27828C27">
              <w:rPr>
                <w:rFonts w:asciiTheme="majorHAnsi" w:hAnsiTheme="majorHAnsi" w:cstheme="majorBidi"/>
              </w:rPr>
              <w:t>Rectus femoris</w:t>
            </w:r>
          </w:p>
        </w:tc>
      </w:tr>
      <w:tr w:rsidR="00873645" w:rsidRPr="007607F7" w14:paraId="36C1B79A" w14:textId="77777777" w:rsidTr="27828C27">
        <w:trPr>
          <w:trHeight w:val="300"/>
        </w:trPr>
        <w:tc>
          <w:tcPr>
            <w:tcW w:w="4315" w:type="dxa"/>
          </w:tcPr>
          <w:p w14:paraId="2551BB4D" w14:textId="55A45A08" w:rsidR="00873645" w:rsidRPr="007607F7" w:rsidRDefault="00873645" w:rsidP="00973C46">
            <w:pPr>
              <w:rPr>
                <w:rFonts w:asciiTheme="majorHAnsi" w:hAnsiTheme="majorHAnsi" w:cstheme="majorHAnsi"/>
                <w:b/>
                <w:bCs/>
              </w:rPr>
            </w:pPr>
            <w:r w:rsidRPr="007607F7">
              <w:rPr>
                <w:rFonts w:asciiTheme="majorHAnsi" w:hAnsiTheme="majorHAnsi" w:cstheme="majorHAnsi"/>
                <w:b/>
                <w:bCs/>
              </w:rPr>
              <w:t>Hip abduction</w:t>
            </w:r>
          </w:p>
        </w:tc>
        <w:tc>
          <w:tcPr>
            <w:tcW w:w="4315" w:type="dxa"/>
          </w:tcPr>
          <w:p w14:paraId="4B8B36CA" w14:textId="7CE6B171" w:rsidR="00873645" w:rsidRPr="007607F7" w:rsidDel="00873645" w:rsidRDefault="00873645" w:rsidP="27828C27">
            <w:pPr>
              <w:rPr>
                <w:rFonts w:asciiTheme="majorHAnsi" w:hAnsiTheme="majorHAnsi" w:cstheme="majorBidi"/>
                <w:lang w:val="it-IT"/>
              </w:rPr>
            </w:pPr>
            <w:r w:rsidRPr="27828C27">
              <w:rPr>
                <w:rFonts w:asciiTheme="majorHAnsi" w:hAnsiTheme="majorHAnsi" w:cstheme="majorBidi"/>
                <w:lang w:val="it-IT"/>
              </w:rPr>
              <w:t>Gluteus medius, gluteus minimus, tensor fascia lata</w:t>
            </w:r>
          </w:p>
        </w:tc>
      </w:tr>
      <w:tr w:rsidR="00873645" w:rsidRPr="007607F7" w14:paraId="0332718B" w14:textId="77777777" w:rsidTr="27828C27">
        <w:trPr>
          <w:trHeight w:val="300"/>
        </w:trPr>
        <w:tc>
          <w:tcPr>
            <w:tcW w:w="4315" w:type="dxa"/>
          </w:tcPr>
          <w:p w14:paraId="34E388D1" w14:textId="223D269F" w:rsidR="00873645" w:rsidRPr="007607F7" w:rsidRDefault="00873645" w:rsidP="00973C46">
            <w:pPr>
              <w:rPr>
                <w:rFonts w:asciiTheme="majorHAnsi" w:hAnsiTheme="majorHAnsi" w:cstheme="majorHAnsi"/>
                <w:b/>
                <w:bCs/>
              </w:rPr>
            </w:pPr>
            <w:r w:rsidRPr="007607F7">
              <w:rPr>
                <w:rFonts w:asciiTheme="majorHAnsi" w:hAnsiTheme="majorHAnsi" w:cstheme="majorHAnsi"/>
                <w:b/>
                <w:bCs/>
              </w:rPr>
              <w:t>Hip extension</w:t>
            </w:r>
          </w:p>
        </w:tc>
        <w:tc>
          <w:tcPr>
            <w:tcW w:w="4315" w:type="dxa"/>
          </w:tcPr>
          <w:p w14:paraId="18049770" w14:textId="6AD9A099" w:rsidR="00873645" w:rsidRPr="007607F7" w:rsidDel="00873645" w:rsidRDefault="00873645" w:rsidP="27828C27">
            <w:pPr>
              <w:rPr>
                <w:rFonts w:asciiTheme="majorHAnsi" w:hAnsiTheme="majorHAnsi" w:cstheme="majorBidi"/>
              </w:rPr>
            </w:pPr>
            <w:r w:rsidRPr="27828C27">
              <w:rPr>
                <w:rFonts w:asciiTheme="majorHAnsi" w:hAnsiTheme="majorHAnsi" w:cstheme="majorBidi"/>
              </w:rPr>
              <w:t>Gluteus maximus</w:t>
            </w:r>
            <w:commentRangeStart w:id="78"/>
            <w:commentRangeEnd w:id="78"/>
            <w:r w:rsidRPr="007607F7">
              <w:rPr>
                <w:rStyle w:val="CommentReference"/>
                <w:rFonts w:asciiTheme="majorHAnsi" w:hAnsiTheme="majorHAnsi" w:cstheme="majorBidi"/>
                <w:sz w:val="22"/>
                <w:szCs w:val="22"/>
              </w:rPr>
              <w:commentReference w:id="78"/>
            </w:r>
          </w:p>
        </w:tc>
      </w:tr>
    </w:tbl>
    <w:p w14:paraId="635639FA" w14:textId="77777777" w:rsidR="00873645" w:rsidRPr="007607F7" w:rsidRDefault="00873645" w:rsidP="00873645">
      <w:pPr>
        <w:rPr>
          <w:rFonts w:asciiTheme="majorHAnsi" w:hAnsiTheme="majorHAnsi" w:cstheme="majorHAnsi"/>
          <w:b/>
          <w:bCs/>
        </w:rPr>
      </w:pPr>
    </w:p>
    <w:p w14:paraId="621F7877" w14:textId="01E62541" w:rsidR="00096872" w:rsidRPr="007607F7" w:rsidRDefault="009F4121" w:rsidP="27828C27">
      <w:pPr>
        <w:spacing w:after="0" w:line="240" w:lineRule="auto"/>
        <w:rPr>
          <w:rFonts w:asciiTheme="majorHAnsi" w:hAnsiTheme="majorHAnsi" w:cstheme="majorBidi"/>
          <w:b/>
          <w:bCs/>
        </w:rPr>
      </w:pPr>
      <w:r w:rsidRPr="27828C27">
        <w:rPr>
          <w:rFonts w:asciiTheme="majorHAnsi" w:hAnsiTheme="majorHAnsi" w:cstheme="majorBidi"/>
          <w:b/>
          <w:bCs/>
        </w:rPr>
        <w:t>Answer bank:</w:t>
      </w:r>
    </w:p>
    <w:p w14:paraId="278CCB18" w14:textId="42533A38" w:rsidR="00096872" w:rsidRPr="007607F7" w:rsidRDefault="009F4121" w:rsidP="27828C27">
      <w:pPr>
        <w:spacing w:after="0" w:line="240" w:lineRule="auto"/>
        <w:rPr>
          <w:rFonts w:asciiTheme="majorHAnsi" w:hAnsiTheme="majorHAnsi" w:cstheme="majorBidi"/>
        </w:rPr>
      </w:pPr>
      <w:commentRangeStart w:id="79"/>
      <w:commentRangeStart w:id="80"/>
      <w:r w:rsidRPr="27828C27">
        <w:rPr>
          <w:rFonts w:asciiTheme="majorHAnsi" w:hAnsiTheme="majorHAnsi" w:cstheme="majorBidi"/>
        </w:rPr>
        <w:t>Biceps femoris</w:t>
      </w:r>
    </w:p>
    <w:p w14:paraId="1B890CDE" w14:textId="6537C4FB" w:rsidR="009F4121" w:rsidRPr="007607F7" w:rsidRDefault="345CEC46" w:rsidP="27828C27">
      <w:pPr>
        <w:spacing w:after="0" w:line="240" w:lineRule="auto"/>
        <w:rPr>
          <w:rFonts w:asciiTheme="majorHAnsi" w:hAnsiTheme="majorHAnsi" w:cstheme="majorBidi"/>
          <w:b/>
          <w:bCs/>
        </w:rPr>
      </w:pPr>
      <w:r w:rsidRPr="27828C27">
        <w:rPr>
          <w:rFonts w:asciiTheme="majorHAnsi" w:hAnsiTheme="majorHAnsi" w:cstheme="majorBidi"/>
        </w:rPr>
        <w:t>Rectus femoris</w:t>
      </w:r>
    </w:p>
    <w:p w14:paraId="65D48D78" w14:textId="25C52B5F" w:rsidR="00842713" w:rsidRPr="007607F7" w:rsidRDefault="7E023C82" w:rsidP="27828C27">
      <w:pPr>
        <w:spacing w:after="0" w:line="240" w:lineRule="auto"/>
        <w:rPr>
          <w:rFonts w:asciiTheme="majorHAnsi" w:hAnsiTheme="majorHAnsi" w:cstheme="majorBidi"/>
          <w:lang w:val="it-IT"/>
        </w:rPr>
      </w:pPr>
      <w:r w:rsidRPr="27828C27">
        <w:rPr>
          <w:rFonts w:asciiTheme="majorHAnsi" w:hAnsiTheme="majorHAnsi" w:cstheme="majorBidi"/>
          <w:b/>
          <w:bCs/>
          <w:lang w:val="it-IT"/>
        </w:rPr>
        <w:t>Gluteus medius, gluteus minimus, tensor fascia lata</w:t>
      </w:r>
    </w:p>
    <w:p w14:paraId="7F4A5373" w14:textId="57C9FF47" w:rsidR="00842713" w:rsidRPr="007607F7" w:rsidRDefault="146D48DA" w:rsidP="27828C27">
      <w:pPr>
        <w:spacing w:after="0" w:line="240" w:lineRule="auto"/>
        <w:rPr>
          <w:rFonts w:asciiTheme="majorHAnsi" w:hAnsiTheme="majorHAnsi" w:cstheme="majorBidi"/>
        </w:rPr>
      </w:pPr>
      <w:r w:rsidRPr="27828C27">
        <w:rPr>
          <w:rFonts w:asciiTheme="majorHAnsi" w:hAnsiTheme="majorHAnsi" w:cstheme="majorBidi"/>
        </w:rPr>
        <w:t>Gluteus maximus</w:t>
      </w:r>
      <w:commentRangeEnd w:id="79"/>
      <w:r w:rsidRPr="007607F7">
        <w:rPr>
          <w:rStyle w:val="CommentReference"/>
          <w:rFonts w:asciiTheme="majorHAnsi" w:hAnsiTheme="majorHAnsi" w:cstheme="majorBidi"/>
          <w:sz w:val="22"/>
          <w:szCs w:val="22"/>
        </w:rPr>
        <w:commentReference w:id="79"/>
      </w:r>
      <w:commentRangeEnd w:id="80"/>
      <w:r w:rsidRPr="007607F7">
        <w:rPr>
          <w:rStyle w:val="CommentReference"/>
          <w:rFonts w:asciiTheme="majorHAnsi" w:hAnsiTheme="majorHAnsi" w:cstheme="majorBidi"/>
          <w:sz w:val="22"/>
          <w:szCs w:val="22"/>
        </w:rPr>
        <w:commentReference w:id="80"/>
      </w:r>
    </w:p>
    <w:p w14:paraId="79D8B4D9" w14:textId="440B4EB3" w:rsidR="00EE2598" w:rsidRPr="00B207FC" w:rsidRDefault="009C6606" w:rsidP="27828C27">
      <w:pPr>
        <w:pStyle w:val="Heading3"/>
        <w:spacing w:after="200" w:line="240" w:lineRule="auto"/>
        <w:rPr>
          <w:sz w:val="24"/>
          <w:szCs w:val="24"/>
        </w:rPr>
      </w:pPr>
      <w:r w:rsidRPr="27828C27">
        <w:rPr>
          <w:sz w:val="24"/>
          <w:szCs w:val="24"/>
        </w:rPr>
        <w:t>Multiple Select Question</w:t>
      </w:r>
    </w:p>
    <w:p w14:paraId="2C87156B" w14:textId="70BD585F" w:rsidR="00640D22" w:rsidRPr="007607F7" w:rsidRDefault="00640D22" w:rsidP="27828C27">
      <w:pPr>
        <w:spacing w:after="120" w:line="240" w:lineRule="auto"/>
        <w:rPr>
          <w:rFonts w:asciiTheme="majorHAnsi" w:hAnsiTheme="majorHAnsi" w:cstheme="majorBidi"/>
          <w:b/>
          <w:bCs/>
        </w:rPr>
      </w:pPr>
      <w:r w:rsidRPr="27828C27">
        <w:rPr>
          <w:rFonts w:asciiTheme="majorHAnsi" w:hAnsiTheme="majorHAnsi" w:cstheme="majorBidi"/>
          <w:b/>
          <w:bCs/>
        </w:rPr>
        <w:t>1</w:t>
      </w:r>
      <w:r w:rsidR="37B7E11A" w:rsidRPr="27828C27">
        <w:rPr>
          <w:rFonts w:asciiTheme="majorHAnsi" w:hAnsiTheme="majorHAnsi" w:cstheme="majorBidi"/>
          <w:b/>
          <w:bCs/>
        </w:rPr>
        <w:t>17</w:t>
      </w:r>
      <w:r w:rsidRPr="27828C27">
        <w:rPr>
          <w:rFonts w:asciiTheme="majorHAnsi" w:hAnsiTheme="majorHAnsi" w:cstheme="majorBidi"/>
          <w:b/>
          <w:bCs/>
        </w:rPr>
        <w:t xml:space="preserve">. Both the neurological and circulatory assessments were within normal limits. </w:t>
      </w:r>
      <w:r w:rsidR="00F5752A" w:rsidRPr="27828C27">
        <w:rPr>
          <w:rFonts w:asciiTheme="majorHAnsi" w:hAnsiTheme="majorHAnsi" w:cstheme="majorBidi"/>
          <w:b/>
          <w:bCs/>
        </w:rPr>
        <w:t>Which are</w:t>
      </w:r>
      <w:r w:rsidRPr="27828C27">
        <w:rPr>
          <w:rFonts w:asciiTheme="majorHAnsi" w:hAnsiTheme="majorHAnsi" w:cstheme="majorBidi"/>
          <w:b/>
          <w:bCs/>
        </w:rPr>
        <w:t xml:space="preserve"> the special tests that may be most appropriate to aid in the assessment of this athlete</w:t>
      </w:r>
      <w:r w:rsidR="00F5752A" w:rsidRPr="27828C27">
        <w:rPr>
          <w:rFonts w:asciiTheme="majorHAnsi" w:hAnsiTheme="majorHAnsi" w:cstheme="majorBidi"/>
          <w:b/>
          <w:bCs/>
        </w:rPr>
        <w:t>?</w:t>
      </w:r>
    </w:p>
    <w:p w14:paraId="77B45BF9" w14:textId="069B3A69" w:rsidR="00640D22" w:rsidRPr="007607F7" w:rsidRDefault="001A6C0B" w:rsidP="27828C27">
      <w:pPr>
        <w:spacing w:after="0" w:line="240" w:lineRule="auto"/>
        <w:ind w:left="357"/>
        <w:rPr>
          <w:rFonts w:asciiTheme="majorHAnsi" w:hAnsiTheme="majorHAnsi" w:cstheme="majorBidi"/>
        </w:rPr>
      </w:pPr>
      <w:r w:rsidRPr="27828C27">
        <w:rPr>
          <w:rFonts w:asciiTheme="majorHAnsi" w:hAnsiTheme="majorHAnsi" w:cstheme="majorBidi"/>
        </w:rPr>
        <w:t xml:space="preserve">a. </w:t>
      </w:r>
      <w:r w:rsidR="00640D22" w:rsidRPr="27828C27">
        <w:rPr>
          <w:rFonts w:asciiTheme="majorHAnsi" w:hAnsiTheme="majorHAnsi" w:cstheme="majorBidi"/>
        </w:rPr>
        <w:t>Active lateral glide test</w:t>
      </w:r>
    </w:p>
    <w:p w14:paraId="5D394ECD" w14:textId="07BCA0E6" w:rsidR="00640D22" w:rsidRPr="007607F7" w:rsidRDefault="001A6C0B" w:rsidP="27828C27">
      <w:pPr>
        <w:spacing w:after="0" w:line="240" w:lineRule="auto"/>
        <w:ind w:left="357"/>
        <w:rPr>
          <w:rFonts w:asciiTheme="majorHAnsi" w:hAnsiTheme="majorHAnsi" w:cstheme="majorBidi"/>
        </w:rPr>
      </w:pPr>
      <w:r w:rsidRPr="27828C27">
        <w:rPr>
          <w:rFonts w:asciiTheme="majorHAnsi" w:hAnsiTheme="majorHAnsi" w:cstheme="majorBidi"/>
          <w:b/>
          <w:bCs/>
        </w:rPr>
        <w:t xml:space="preserve">*b. </w:t>
      </w:r>
      <w:r w:rsidR="00640D22" w:rsidRPr="27828C27">
        <w:rPr>
          <w:rFonts w:asciiTheme="majorHAnsi" w:hAnsiTheme="majorHAnsi" w:cstheme="majorBidi"/>
        </w:rPr>
        <w:t>Bounce home</w:t>
      </w:r>
    </w:p>
    <w:p w14:paraId="7A90E550" w14:textId="70B2EC91" w:rsidR="00640D22" w:rsidRPr="007607F7" w:rsidRDefault="001A6C0B" w:rsidP="27828C27">
      <w:pPr>
        <w:spacing w:after="0" w:line="240" w:lineRule="auto"/>
        <w:ind w:left="357"/>
        <w:rPr>
          <w:rFonts w:asciiTheme="majorHAnsi" w:hAnsiTheme="majorHAnsi" w:cstheme="majorBidi"/>
          <w:b/>
          <w:bCs/>
          <w:rPrChange w:id="82" w:author="" w16du:dateUtc="2026-05-15T14:26:00Z">
            <w:rPr/>
          </w:rPrChange>
        </w:rPr>
      </w:pPr>
      <w:r w:rsidRPr="27828C27">
        <w:rPr>
          <w:rFonts w:asciiTheme="majorHAnsi" w:hAnsiTheme="majorHAnsi" w:cstheme="majorBidi"/>
        </w:rPr>
        <w:t xml:space="preserve">*c. </w:t>
      </w:r>
      <w:r w:rsidR="00640D22" w:rsidRPr="27828C27">
        <w:rPr>
          <w:rFonts w:asciiTheme="majorHAnsi" w:hAnsiTheme="majorHAnsi" w:cstheme="majorBidi"/>
        </w:rPr>
        <w:t>Anterior drawer test</w:t>
      </w:r>
    </w:p>
    <w:p w14:paraId="23BA1BE9" w14:textId="5C22697E" w:rsidR="00640D22" w:rsidRPr="007607F7" w:rsidRDefault="001A6C0B" w:rsidP="27828C27">
      <w:pPr>
        <w:spacing w:after="0" w:line="240" w:lineRule="auto"/>
        <w:ind w:left="357"/>
        <w:rPr>
          <w:rFonts w:asciiTheme="majorHAnsi" w:hAnsiTheme="majorHAnsi" w:cstheme="majorBidi"/>
        </w:rPr>
      </w:pPr>
      <w:r w:rsidRPr="27828C27">
        <w:rPr>
          <w:rFonts w:asciiTheme="majorHAnsi" w:hAnsiTheme="majorHAnsi" w:cstheme="majorBidi"/>
        </w:rPr>
        <w:t xml:space="preserve">d. </w:t>
      </w:r>
      <w:r w:rsidR="00640D22" w:rsidRPr="27828C27">
        <w:rPr>
          <w:rFonts w:asciiTheme="majorHAnsi" w:hAnsiTheme="majorHAnsi" w:cstheme="majorBidi"/>
        </w:rPr>
        <w:t>External rotation/dial test</w:t>
      </w:r>
    </w:p>
    <w:p w14:paraId="18C68C39" w14:textId="5565EFC5" w:rsidR="00640D22" w:rsidRPr="007607F7" w:rsidRDefault="001A6C0B" w:rsidP="27828C27">
      <w:pPr>
        <w:spacing w:after="0" w:line="240" w:lineRule="auto"/>
        <w:ind w:left="357"/>
        <w:rPr>
          <w:rFonts w:asciiTheme="majorHAnsi" w:hAnsiTheme="majorHAnsi" w:cstheme="majorBidi"/>
        </w:rPr>
      </w:pPr>
      <w:r w:rsidRPr="27828C27">
        <w:rPr>
          <w:rFonts w:asciiTheme="majorHAnsi" w:hAnsiTheme="majorHAnsi" w:cstheme="majorBidi"/>
          <w:b/>
          <w:bCs/>
        </w:rPr>
        <w:t xml:space="preserve">*e. </w:t>
      </w:r>
      <w:r w:rsidR="00640D22" w:rsidRPr="27828C27">
        <w:rPr>
          <w:rFonts w:asciiTheme="majorHAnsi" w:hAnsiTheme="majorHAnsi" w:cstheme="majorBidi"/>
        </w:rPr>
        <w:t>Apley’s compression/distraction</w:t>
      </w:r>
    </w:p>
    <w:p w14:paraId="0E3829F0" w14:textId="6240086D" w:rsidR="00640D22" w:rsidRPr="007607F7" w:rsidRDefault="001A6C0B" w:rsidP="27828C27">
      <w:pPr>
        <w:spacing w:after="0" w:line="240" w:lineRule="auto"/>
        <w:ind w:left="357"/>
        <w:rPr>
          <w:rFonts w:asciiTheme="majorHAnsi" w:hAnsiTheme="majorHAnsi" w:cstheme="majorBidi"/>
        </w:rPr>
      </w:pPr>
      <w:r w:rsidRPr="27828C27">
        <w:rPr>
          <w:rFonts w:asciiTheme="majorHAnsi" w:hAnsiTheme="majorHAnsi" w:cstheme="majorBidi"/>
        </w:rPr>
        <w:t xml:space="preserve">f. </w:t>
      </w:r>
      <w:r w:rsidR="00640D22" w:rsidRPr="27828C27">
        <w:rPr>
          <w:rFonts w:asciiTheme="majorHAnsi" w:hAnsiTheme="majorHAnsi" w:cstheme="majorBidi"/>
        </w:rPr>
        <w:t>Apprehension</w:t>
      </w:r>
    </w:p>
    <w:p w14:paraId="4832B1D8" w14:textId="11A2BDA4" w:rsidR="00640D22" w:rsidRPr="007607F7" w:rsidRDefault="001A6C0B" w:rsidP="27828C27">
      <w:pPr>
        <w:spacing w:after="0" w:line="240" w:lineRule="auto"/>
        <w:ind w:left="357"/>
        <w:rPr>
          <w:rFonts w:asciiTheme="majorHAnsi" w:hAnsiTheme="majorHAnsi" w:cstheme="majorBidi"/>
        </w:rPr>
      </w:pPr>
      <w:r w:rsidRPr="27828C27">
        <w:rPr>
          <w:rFonts w:asciiTheme="majorHAnsi" w:hAnsiTheme="majorHAnsi" w:cstheme="majorBidi"/>
        </w:rPr>
        <w:t xml:space="preserve">g. </w:t>
      </w:r>
      <w:r w:rsidR="45E36BCC" w:rsidRPr="27828C27">
        <w:rPr>
          <w:rFonts w:asciiTheme="majorHAnsi" w:hAnsiTheme="majorHAnsi" w:cstheme="majorBidi"/>
        </w:rPr>
        <w:t>Nobel’s compression test</w:t>
      </w:r>
    </w:p>
    <w:p w14:paraId="1D38264F" w14:textId="77777777" w:rsidR="00096872" w:rsidRPr="007607F7" w:rsidRDefault="00096872" w:rsidP="27828C27">
      <w:pPr>
        <w:spacing w:after="0" w:line="240" w:lineRule="auto"/>
        <w:rPr>
          <w:rFonts w:asciiTheme="majorHAnsi" w:hAnsiTheme="majorHAnsi" w:cstheme="majorBidi"/>
        </w:rPr>
      </w:pPr>
    </w:p>
    <w:p w14:paraId="5170954E" w14:textId="2D4B9711" w:rsidR="007607F7" w:rsidRPr="007607F7" w:rsidRDefault="004158C1" w:rsidP="27828C27">
      <w:pPr>
        <w:spacing w:after="120" w:line="240" w:lineRule="auto"/>
        <w:rPr>
          <w:rFonts w:asciiTheme="majorHAnsi" w:hAnsiTheme="majorHAnsi" w:cstheme="majorBidi"/>
          <w:b/>
          <w:bCs/>
        </w:rPr>
      </w:pPr>
      <w:r w:rsidRPr="27828C27">
        <w:rPr>
          <w:rFonts w:asciiTheme="majorHAnsi" w:hAnsiTheme="majorHAnsi" w:cstheme="majorBidi"/>
          <w:b/>
          <w:bCs/>
        </w:rPr>
        <w:t>1</w:t>
      </w:r>
      <w:r w:rsidR="11E4D275" w:rsidRPr="27828C27">
        <w:rPr>
          <w:rFonts w:asciiTheme="majorHAnsi" w:hAnsiTheme="majorHAnsi" w:cstheme="majorBidi"/>
          <w:b/>
          <w:bCs/>
        </w:rPr>
        <w:t>18</w:t>
      </w:r>
      <w:r w:rsidRPr="27828C27">
        <w:rPr>
          <w:rFonts w:asciiTheme="majorHAnsi" w:hAnsiTheme="majorHAnsi" w:cstheme="majorBidi"/>
          <w:b/>
          <w:bCs/>
        </w:rPr>
        <w:t xml:space="preserve">. Both the neurological and circulatory assessments were within normal limits. </w:t>
      </w:r>
      <w:r w:rsidR="00096872" w:rsidRPr="27828C27">
        <w:rPr>
          <w:rFonts w:asciiTheme="majorHAnsi" w:hAnsiTheme="majorHAnsi" w:cstheme="majorBidi"/>
          <w:b/>
          <w:bCs/>
        </w:rPr>
        <w:t>Which are</w:t>
      </w:r>
      <w:r w:rsidRPr="27828C27">
        <w:rPr>
          <w:rFonts w:asciiTheme="majorHAnsi" w:hAnsiTheme="majorHAnsi" w:cstheme="majorBidi"/>
          <w:b/>
          <w:bCs/>
        </w:rPr>
        <w:t xml:space="preserve"> the special tests that may be most appropriate to aid in the assessment of this athlete</w:t>
      </w:r>
      <w:r w:rsidR="00096872" w:rsidRPr="27828C27">
        <w:rPr>
          <w:rFonts w:asciiTheme="majorHAnsi" w:hAnsiTheme="majorHAnsi" w:cstheme="majorBidi"/>
          <w:b/>
          <w:bCs/>
        </w:rPr>
        <w:t>?</w:t>
      </w:r>
    </w:p>
    <w:p w14:paraId="712CC8B2" w14:textId="6AB65B28" w:rsidR="004158C1" w:rsidRPr="007607F7" w:rsidRDefault="001A6C0B" w:rsidP="27828C27">
      <w:pPr>
        <w:spacing w:after="0" w:line="240" w:lineRule="auto"/>
        <w:ind w:left="357"/>
        <w:rPr>
          <w:rFonts w:asciiTheme="majorHAnsi" w:hAnsiTheme="majorHAnsi" w:cstheme="majorBidi"/>
          <w:rPrChange w:id="83" w:author="" w16du:dateUtc="2026-05-15T14:47:00Z">
            <w:rPr>
              <w:b/>
              <w:bCs/>
              <w:highlight w:val="yellow"/>
            </w:rPr>
          </w:rPrChange>
        </w:rPr>
      </w:pPr>
      <w:r w:rsidRPr="27828C27">
        <w:rPr>
          <w:rFonts w:asciiTheme="majorHAnsi" w:hAnsiTheme="majorHAnsi" w:cstheme="majorBidi"/>
          <w:b/>
          <w:bCs/>
        </w:rPr>
        <w:t xml:space="preserve">*a. </w:t>
      </w:r>
      <w:r w:rsidR="004158C1" w:rsidRPr="27828C27">
        <w:rPr>
          <w:rFonts w:asciiTheme="majorHAnsi" w:hAnsiTheme="majorHAnsi" w:cstheme="majorBidi"/>
        </w:rPr>
        <w:t>Clarke’s sign/patellar grind</w:t>
      </w:r>
    </w:p>
    <w:p w14:paraId="5E1C38FE" w14:textId="78686757" w:rsidR="004158C1" w:rsidRPr="007607F7" w:rsidRDefault="001A6C0B" w:rsidP="27828C27">
      <w:pPr>
        <w:spacing w:after="0" w:line="240" w:lineRule="auto"/>
        <w:ind w:left="357"/>
        <w:rPr>
          <w:rFonts w:asciiTheme="majorHAnsi" w:hAnsiTheme="majorHAnsi" w:cstheme="majorBidi"/>
          <w:rPrChange w:id="84" w:author="" w16du:dateUtc="2026-05-15T14:47:00Z">
            <w:rPr>
              <w:highlight w:val="yellow"/>
            </w:rPr>
          </w:rPrChange>
        </w:rPr>
      </w:pPr>
      <w:r w:rsidRPr="27828C27">
        <w:rPr>
          <w:rFonts w:asciiTheme="majorHAnsi" w:hAnsiTheme="majorHAnsi" w:cstheme="majorBidi"/>
        </w:rPr>
        <w:lastRenderedPageBreak/>
        <w:t xml:space="preserve">b. </w:t>
      </w:r>
      <w:r w:rsidR="004158C1" w:rsidRPr="27828C27">
        <w:rPr>
          <w:rFonts w:asciiTheme="majorHAnsi" w:hAnsiTheme="majorHAnsi" w:cstheme="majorBidi"/>
        </w:rPr>
        <w:t>Hughston’s jerk test</w:t>
      </w:r>
    </w:p>
    <w:p w14:paraId="7BC34A80" w14:textId="6CC16FBD" w:rsidR="004158C1" w:rsidRPr="007607F7" w:rsidRDefault="001A6C0B" w:rsidP="27828C27">
      <w:pPr>
        <w:spacing w:after="0" w:line="240" w:lineRule="auto"/>
        <w:ind w:left="357"/>
        <w:rPr>
          <w:rFonts w:asciiTheme="majorHAnsi" w:hAnsiTheme="majorHAnsi" w:cstheme="majorBidi"/>
          <w:rPrChange w:id="85" w:author="" w16du:dateUtc="2026-05-15T14:47:00Z">
            <w:rPr>
              <w:b/>
              <w:bCs/>
              <w:highlight w:val="yellow"/>
            </w:rPr>
          </w:rPrChange>
        </w:rPr>
      </w:pPr>
      <w:r w:rsidRPr="27828C27">
        <w:rPr>
          <w:rFonts w:asciiTheme="majorHAnsi" w:hAnsiTheme="majorHAnsi" w:cstheme="majorBidi"/>
        </w:rPr>
        <w:t xml:space="preserve">*c. </w:t>
      </w:r>
      <w:r w:rsidR="004158C1" w:rsidRPr="27828C27">
        <w:rPr>
          <w:rFonts w:asciiTheme="majorHAnsi" w:hAnsiTheme="majorHAnsi" w:cstheme="majorBidi"/>
        </w:rPr>
        <w:t>Lachman test</w:t>
      </w:r>
    </w:p>
    <w:p w14:paraId="0E0E15BA" w14:textId="6C5E12CE" w:rsidR="004158C1" w:rsidRPr="007607F7" w:rsidRDefault="001A6C0B" w:rsidP="27828C27">
      <w:pPr>
        <w:spacing w:after="0" w:line="240" w:lineRule="auto"/>
        <w:ind w:left="357"/>
        <w:rPr>
          <w:rFonts w:asciiTheme="majorHAnsi" w:hAnsiTheme="majorHAnsi" w:cstheme="majorBidi"/>
          <w:rPrChange w:id="86" w:author="" w16du:dateUtc="2026-05-15T14:47:00Z">
            <w:rPr>
              <w:highlight w:val="yellow"/>
            </w:rPr>
          </w:rPrChange>
        </w:rPr>
      </w:pPr>
      <w:r w:rsidRPr="27828C27">
        <w:rPr>
          <w:rFonts w:asciiTheme="majorHAnsi" w:hAnsiTheme="majorHAnsi" w:cstheme="majorBidi"/>
        </w:rPr>
        <w:t xml:space="preserve">*d. </w:t>
      </w:r>
      <w:r w:rsidR="004158C1" w:rsidRPr="27828C27">
        <w:rPr>
          <w:rFonts w:asciiTheme="majorHAnsi" w:hAnsiTheme="majorHAnsi" w:cstheme="majorBidi"/>
        </w:rPr>
        <w:t>Prone Lachman test</w:t>
      </w:r>
    </w:p>
    <w:p w14:paraId="4D64328C" w14:textId="14FD77A9" w:rsidR="004158C1" w:rsidRPr="007607F7" w:rsidRDefault="001A6C0B" w:rsidP="27828C27">
      <w:pPr>
        <w:spacing w:after="0" w:line="240" w:lineRule="auto"/>
        <w:ind w:left="357"/>
        <w:rPr>
          <w:rFonts w:asciiTheme="majorHAnsi" w:hAnsiTheme="majorHAnsi" w:cstheme="majorBidi"/>
          <w:rPrChange w:id="87" w:author="" w16du:dateUtc="2026-05-04T12:32:00Z">
            <w:rPr>
              <w:highlight w:val="yellow"/>
            </w:rPr>
          </w:rPrChange>
        </w:rPr>
      </w:pPr>
      <w:r w:rsidRPr="27828C27">
        <w:rPr>
          <w:rFonts w:asciiTheme="majorHAnsi" w:hAnsiTheme="majorHAnsi" w:cstheme="majorBidi"/>
        </w:rPr>
        <w:t xml:space="preserve">e. </w:t>
      </w:r>
      <w:r w:rsidR="004158C1" w:rsidRPr="27828C27">
        <w:rPr>
          <w:rFonts w:asciiTheme="majorHAnsi" w:hAnsiTheme="majorHAnsi" w:cstheme="majorBidi"/>
        </w:rPr>
        <w:t>McMurray’s test</w:t>
      </w:r>
    </w:p>
    <w:p w14:paraId="17F4049F" w14:textId="7B456882" w:rsidR="004158C1" w:rsidRPr="007607F7" w:rsidRDefault="001A6C0B" w:rsidP="27828C27">
      <w:pPr>
        <w:spacing w:after="0" w:line="240" w:lineRule="auto"/>
        <w:ind w:left="357"/>
        <w:rPr>
          <w:rFonts w:asciiTheme="majorHAnsi" w:hAnsiTheme="majorHAnsi" w:cstheme="majorBidi"/>
          <w:rPrChange w:id="88" w:author="" w16du:dateUtc="2026-05-04T12:32:00Z">
            <w:rPr>
              <w:highlight w:val="yellow"/>
            </w:rPr>
          </w:rPrChange>
        </w:rPr>
      </w:pPr>
      <w:r w:rsidRPr="27828C27">
        <w:rPr>
          <w:rFonts w:asciiTheme="majorHAnsi" w:hAnsiTheme="majorHAnsi" w:cstheme="majorBidi"/>
        </w:rPr>
        <w:t xml:space="preserve">f. </w:t>
      </w:r>
      <w:r w:rsidR="004158C1" w:rsidRPr="27828C27">
        <w:rPr>
          <w:rFonts w:asciiTheme="majorHAnsi" w:hAnsiTheme="majorHAnsi" w:cstheme="majorBidi"/>
        </w:rPr>
        <w:t>Ober’s test</w:t>
      </w:r>
    </w:p>
    <w:p w14:paraId="0762007C" w14:textId="08642CC3" w:rsidR="004158C1" w:rsidRPr="007607F7" w:rsidRDefault="001A6C0B" w:rsidP="27828C27">
      <w:pPr>
        <w:spacing w:after="0" w:line="240" w:lineRule="auto"/>
        <w:ind w:left="357"/>
        <w:rPr>
          <w:rFonts w:asciiTheme="majorHAnsi" w:hAnsiTheme="majorHAnsi" w:cstheme="majorBidi"/>
          <w:rPrChange w:id="89" w:author="" w16du:dateUtc="2026-05-04T12:32:00Z">
            <w:rPr>
              <w:highlight w:val="yellow"/>
            </w:rPr>
          </w:rPrChange>
        </w:rPr>
      </w:pPr>
      <w:r w:rsidRPr="27828C27">
        <w:rPr>
          <w:rFonts w:asciiTheme="majorHAnsi" w:hAnsiTheme="majorHAnsi" w:cstheme="majorBidi"/>
        </w:rPr>
        <w:t xml:space="preserve">g. </w:t>
      </w:r>
      <w:r w:rsidR="004158C1" w:rsidRPr="27828C27">
        <w:rPr>
          <w:rFonts w:asciiTheme="majorHAnsi" w:hAnsiTheme="majorHAnsi" w:cstheme="majorBidi"/>
        </w:rPr>
        <w:t>Patella grind</w:t>
      </w:r>
    </w:p>
    <w:p w14:paraId="55B95BC7" w14:textId="74064FB5" w:rsidR="004158C1" w:rsidRPr="007607F7" w:rsidRDefault="001A6C0B" w:rsidP="27828C27">
      <w:pPr>
        <w:spacing w:after="0" w:line="240" w:lineRule="auto"/>
        <w:ind w:left="357"/>
        <w:rPr>
          <w:rFonts w:asciiTheme="majorHAnsi" w:hAnsiTheme="majorHAnsi" w:cstheme="majorBidi"/>
          <w:rPrChange w:id="90" w:author="" w16du:dateUtc="2026-05-04T12:32:00Z">
            <w:rPr>
              <w:highlight w:val="yellow"/>
            </w:rPr>
          </w:rPrChange>
        </w:rPr>
      </w:pPr>
      <w:r w:rsidRPr="27828C27">
        <w:rPr>
          <w:rFonts w:asciiTheme="majorHAnsi" w:hAnsiTheme="majorHAnsi" w:cstheme="majorBidi"/>
        </w:rPr>
        <w:t xml:space="preserve">h. </w:t>
      </w:r>
      <w:r w:rsidR="004158C1" w:rsidRPr="27828C27">
        <w:rPr>
          <w:rFonts w:asciiTheme="majorHAnsi" w:hAnsiTheme="majorHAnsi" w:cstheme="majorBidi"/>
        </w:rPr>
        <w:t>Patella tilt test</w:t>
      </w:r>
    </w:p>
    <w:p w14:paraId="17F35907" w14:textId="36C079EE" w:rsidR="004158C1" w:rsidRPr="007607F7" w:rsidRDefault="001A6C0B" w:rsidP="27828C27">
      <w:pPr>
        <w:spacing w:after="0" w:line="240" w:lineRule="auto"/>
        <w:ind w:left="357"/>
        <w:rPr>
          <w:rFonts w:asciiTheme="majorHAnsi" w:hAnsiTheme="majorHAnsi" w:cstheme="majorBidi"/>
        </w:rPr>
      </w:pPr>
      <w:r w:rsidRPr="27828C27">
        <w:rPr>
          <w:rFonts w:asciiTheme="majorHAnsi" w:hAnsiTheme="majorHAnsi" w:cstheme="majorBidi"/>
        </w:rPr>
        <w:t xml:space="preserve">i. </w:t>
      </w:r>
      <w:r w:rsidR="004158C1" w:rsidRPr="27828C27">
        <w:rPr>
          <w:rFonts w:asciiTheme="majorHAnsi" w:hAnsiTheme="majorHAnsi" w:cstheme="majorBidi"/>
        </w:rPr>
        <w:t>Patellar apprehension test</w:t>
      </w:r>
    </w:p>
    <w:p w14:paraId="21601167" w14:textId="77777777" w:rsidR="00096872" w:rsidRPr="007607F7" w:rsidRDefault="00096872" w:rsidP="27828C27">
      <w:pPr>
        <w:spacing w:after="0" w:line="240" w:lineRule="auto"/>
        <w:rPr>
          <w:rFonts w:asciiTheme="majorHAnsi" w:hAnsiTheme="majorHAnsi" w:cstheme="majorBidi"/>
          <w:rPrChange w:id="91" w:author="" w16du:dateUtc="2026-05-04T12:32:00Z">
            <w:rPr>
              <w:highlight w:val="yellow"/>
            </w:rPr>
          </w:rPrChange>
        </w:rPr>
      </w:pPr>
    </w:p>
    <w:p w14:paraId="7C750646" w14:textId="0D4456AD" w:rsidR="00C632D9" w:rsidRPr="007607F7" w:rsidRDefault="00C632D9" w:rsidP="27828C27">
      <w:pPr>
        <w:spacing w:after="120" w:line="240" w:lineRule="auto"/>
        <w:rPr>
          <w:rFonts w:asciiTheme="majorHAnsi" w:hAnsiTheme="majorHAnsi" w:cstheme="majorBidi"/>
          <w:b/>
          <w:bCs/>
          <w:rPrChange w:id="92" w:author="" w16du:dateUtc="2026-05-04T12:32:00Z">
            <w:rPr>
              <w:b/>
              <w:bCs/>
              <w:highlight w:val="yellow"/>
            </w:rPr>
          </w:rPrChange>
        </w:rPr>
      </w:pPr>
      <w:r w:rsidRPr="27828C27">
        <w:rPr>
          <w:rFonts w:asciiTheme="majorHAnsi" w:hAnsiTheme="majorHAnsi" w:cstheme="majorBidi"/>
          <w:b/>
          <w:bCs/>
        </w:rPr>
        <w:t>1</w:t>
      </w:r>
      <w:r w:rsidR="4D07AC9B" w:rsidRPr="27828C27">
        <w:rPr>
          <w:rFonts w:asciiTheme="majorHAnsi" w:hAnsiTheme="majorHAnsi" w:cstheme="majorBidi"/>
          <w:b/>
          <w:bCs/>
        </w:rPr>
        <w:t>19</w:t>
      </w:r>
      <w:r w:rsidRPr="27828C27">
        <w:rPr>
          <w:rFonts w:asciiTheme="majorHAnsi" w:hAnsiTheme="majorHAnsi" w:cstheme="majorBidi"/>
          <w:b/>
          <w:bCs/>
        </w:rPr>
        <w:t xml:space="preserve">. Both the neurological and circulatory assessments were within normal limits. </w:t>
      </w:r>
      <w:r w:rsidR="00096872" w:rsidRPr="27828C27">
        <w:rPr>
          <w:rFonts w:asciiTheme="majorHAnsi" w:hAnsiTheme="majorHAnsi" w:cstheme="majorBidi"/>
          <w:b/>
          <w:bCs/>
        </w:rPr>
        <w:t>Which are</w:t>
      </w:r>
      <w:r w:rsidRPr="27828C27">
        <w:rPr>
          <w:rFonts w:asciiTheme="majorHAnsi" w:hAnsiTheme="majorHAnsi" w:cstheme="majorBidi"/>
          <w:b/>
          <w:bCs/>
        </w:rPr>
        <w:t xml:space="preserve"> the special tests that may be most appropriate to aid in the assessment of this athlete</w:t>
      </w:r>
      <w:r w:rsidR="00096872" w:rsidRPr="27828C27">
        <w:rPr>
          <w:rFonts w:asciiTheme="majorHAnsi" w:hAnsiTheme="majorHAnsi" w:cstheme="majorBidi"/>
          <w:b/>
          <w:bCs/>
        </w:rPr>
        <w:t>?</w:t>
      </w:r>
    </w:p>
    <w:p w14:paraId="54F6BF1C" w14:textId="6982042A" w:rsidR="00C632D9" w:rsidRPr="007607F7" w:rsidRDefault="001A6C0B" w:rsidP="27828C27">
      <w:pPr>
        <w:spacing w:after="0" w:line="240" w:lineRule="auto"/>
        <w:ind w:left="357"/>
        <w:rPr>
          <w:rFonts w:asciiTheme="majorHAnsi" w:hAnsiTheme="majorHAnsi" w:cstheme="majorBidi"/>
          <w:rPrChange w:id="93" w:author="" w16du:dateUtc="2026-05-04T12:32:00Z">
            <w:rPr>
              <w:highlight w:val="yellow"/>
            </w:rPr>
          </w:rPrChange>
        </w:rPr>
      </w:pPr>
      <w:r w:rsidRPr="27828C27">
        <w:rPr>
          <w:rFonts w:asciiTheme="majorHAnsi" w:hAnsiTheme="majorHAnsi" w:cstheme="majorBidi"/>
        </w:rPr>
        <w:t xml:space="preserve">a. </w:t>
      </w:r>
      <w:r w:rsidR="00C632D9" w:rsidRPr="27828C27">
        <w:rPr>
          <w:rFonts w:asciiTheme="majorHAnsi" w:hAnsiTheme="majorHAnsi" w:cstheme="majorBidi"/>
        </w:rPr>
        <w:t>Posterior drawer test</w:t>
      </w:r>
    </w:p>
    <w:p w14:paraId="190E6679" w14:textId="24E29A51" w:rsidR="00C632D9" w:rsidRPr="007607F7" w:rsidRDefault="001A6C0B" w:rsidP="27828C27">
      <w:pPr>
        <w:spacing w:after="0" w:line="240" w:lineRule="auto"/>
        <w:ind w:left="357"/>
        <w:rPr>
          <w:rFonts w:asciiTheme="majorHAnsi" w:hAnsiTheme="majorHAnsi" w:cstheme="majorBidi"/>
          <w:rPrChange w:id="94" w:author="" w16du:dateUtc="2026-05-04T12:32:00Z">
            <w:rPr>
              <w:highlight w:val="yellow"/>
            </w:rPr>
          </w:rPrChange>
        </w:rPr>
      </w:pPr>
      <w:r w:rsidRPr="27828C27">
        <w:rPr>
          <w:rFonts w:asciiTheme="majorHAnsi" w:hAnsiTheme="majorHAnsi" w:cstheme="majorBidi"/>
        </w:rPr>
        <w:t xml:space="preserve">b. </w:t>
      </w:r>
      <w:r w:rsidR="00C632D9" w:rsidRPr="27828C27">
        <w:rPr>
          <w:rFonts w:asciiTheme="majorHAnsi" w:hAnsiTheme="majorHAnsi" w:cstheme="majorBidi"/>
        </w:rPr>
        <w:t>Posterior sag test</w:t>
      </w:r>
    </w:p>
    <w:p w14:paraId="587DE681" w14:textId="36DFDB90" w:rsidR="00C632D9" w:rsidRPr="007607F7" w:rsidRDefault="001A6C0B" w:rsidP="27828C27">
      <w:pPr>
        <w:spacing w:after="0" w:line="240" w:lineRule="auto"/>
        <w:ind w:left="357"/>
        <w:rPr>
          <w:rFonts w:asciiTheme="majorHAnsi" w:hAnsiTheme="majorHAnsi" w:cstheme="majorBidi"/>
          <w:rPrChange w:id="95" w:author="" w16du:dateUtc="2026-05-15T14:48:00Z">
            <w:rPr>
              <w:b/>
              <w:bCs/>
              <w:highlight w:val="yellow"/>
            </w:rPr>
          </w:rPrChange>
        </w:rPr>
      </w:pPr>
      <w:r w:rsidRPr="27828C27">
        <w:rPr>
          <w:rFonts w:asciiTheme="majorHAnsi" w:hAnsiTheme="majorHAnsi" w:cstheme="majorBidi"/>
          <w:b/>
          <w:bCs/>
        </w:rPr>
        <w:t xml:space="preserve">*c. </w:t>
      </w:r>
      <w:r w:rsidR="00C632D9" w:rsidRPr="27828C27">
        <w:rPr>
          <w:rFonts w:asciiTheme="majorHAnsi" w:hAnsiTheme="majorHAnsi" w:cstheme="majorBidi"/>
        </w:rPr>
        <w:t>Sweep</w:t>
      </w:r>
    </w:p>
    <w:p w14:paraId="7100C5B1" w14:textId="2C0D0509" w:rsidR="00C632D9" w:rsidRPr="007607F7" w:rsidRDefault="001A6C0B" w:rsidP="27828C27">
      <w:pPr>
        <w:spacing w:after="0" w:line="240" w:lineRule="auto"/>
        <w:ind w:left="357"/>
        <w:rPr>
          <w:rFonts w:asciiTheme="majorHAnsi" w:hAnsiTheme="majorHAnsi" w:cstheme="majorBidi"/>
          <w:rPrChange w:id="96" w:author="" w16du:dateUtc="2026-05-15T14:29:00Z">
            <w:rPr>
              <w:b/>
              <w:bCs/>
              <w:highlight w:val="yellow"/>
            </w:rPr>
          </w:rPrChange>
        </w:rPr>
      </w:pPr>
      <w:r w:rsidRPr="27828C27">
        <w:rPr>
          <w:rFonts w:asciiTheme="majorHAnsi" w:hAnsiTheme="majorHAnsi" w:cstheme="majorBidi"/>
        </w:rPr>
        <w:t xml:space="preserve">*d. </w:t>
      </w:r>
      <w:r w:rsidR="00C632D9" w:rsidRPr="27828C27">
        <w:rPr>
          <w:rFonts w:asciiTheme="majorHAnsi" w:hAnsiTheme="majorHAnsi" w:cstheme="majorBidi"/>
        </w:rPr>
        <w:t>Wilson’s test</w:t>
      </w:r>
    </w:p>
    <w:p w14:paraId="45AD078B" w14:textId="3CC16FA9" w:rsidR="00C632D9" w:rsidRPr="007607F7" w:rsidRDefault="001A6C0B" w:rsidP="27828C27">
      <w:pPr>
        <w:spacing w:after="0" w:line="240" w:lineRule="auto"/>
        <w:ind w:left="357"/>
        <w:rPr>
          <w:rFonts w:asciiTheme="majorHAnsi" w:hAnsiTheme="majorHAnsi" w:cstheme="majorBidi"/>
          <w:rPrChange w:id="97" w:author="" w16du:dateUtc="2026-05-04T12:32:00Z">
            <w:rPr>
              <w:highlight w:val="yellow"/>
            </w:rPr>
          </w:rPrChange>
        </w:rPr>
      </w:pPr>
      <w:r w:rsidRPr="27828C27">
        <w:rPr>
          <w:rFonts w:asciiTheme="majorHAnsi" w:hAnsiTheme="majorHAnsi" w:cstheme="majorBidi"/>
        </w:rPr>
        <w:t xml:space="preserve">e. </w:t>
      </w:r>
      <w:r w:rsidR="00C632D9" w:rsidRPr="27828C27">
        <w:rPr>
          <w:rFonts w:asciiTheme="majorHAnsi" w:hAnsiTheme="majorHAnsi" w:cstheme="majorBidi"/>
        </w:rPr>
        <w:t>Q-angle</w:t>
      </w:r>
    </w:p>
    <w:p w14:paraId="1A073D3C" w14:textId="6CC96054" w:rsidR="00C632D9" w:rsidRPr="007607F7" w:rsidRDefault="001A6C0B" w:rsidP="27828C27">
      <w:pPr>
        <w:spacing w:after="0" w:line="240" w:lineRule="auto"/>
        <w:ind w:left="357"/>
        <w:rPr>
          <w:rFonts w:asciiTheme="majorHAnsi" w:hAnsiTheme="majorHAnsi" w:cstheme="majorBidi"/>
          <w:rPrChange w:id="98" w:author="" w16du:dateUtc="2026-05-15T14:48:00Z">
            <w:rPr>
              <w:b/>
              <w:bCs/>
              <w:highlight w:val="yellow"/>
            </w:rPr>
          </w:rPrChange>
        </w:rPr>
      </w:pPr>
      <w:r w:rsidRPr="27828C27">
        <w:rPr>
          <w:rFonts w:asciiTheme="majorHAnsi" w:hAnsiTheme="majorHAnsi" w:cstheme="majorBidi"/>
          <w:b/>
          <w:bCs/>
        </w:rPr>
        <w:t xml:space="preserve">*f. </w:t>
      </w:r>
      <w:r w:rsidR="00C632D9" w:rsidRPr="27828C27">
        <w:rPr>
          <w:rFonts w:asciiTheme="majorHAnsi" w:hAnsiTheme="majorHAnsi" w:cstheme="majorBidi"/>
        </w:rPr>
        <w:t>Pivot shift test</w:t>
      </w:r>
    </w:p>
    <w:p w14:paraId="22C4E331" w14:textId="61F55A8E" w:rsidR="00C632D9" w:rsidRPr="007607F7" w:rsidRDefault="001A6C0B" w:rsidP="27828C27">
      <w:pPr>
        <w:spacing w:after="0" w:line="240" w:lineRule="auto"/>
        <w:ind w:left="357"/>
        <w:rPr>
          <w:rFonts w:asciiTheme="majorHAnsi" w:hAnsiTheme="majorHAnsi" w:cstheme="majorBidi"/>
          <w:rPrChange w:id="99" w:author="" w16du:dateUtc="2026-05-04T12:32:00Z">
            <w:rPr>
              <w:highlight w:val="yellow"/>
            </w:rPr>
          </w:rPrChange>
        </w:rPr>
      </w:pPr>
      <w:r w:rsidRPr="27828C27">
        <w:rPr>
          <w:rFonts w:asciiTheme="majorHAnsi" w:hAnsiTheme="majorHAnsi" w:cstheme="majorBidi"/>
        </w:rPr>
        <w:t xml:space="preserve">g. </w:t>
      </w:r>
      <w:r w:rsidR="00C632D9" w:rsidRPr="27828C27">
        <w:rPr>
          <w:rFonts w:asciiTheme="majorHAnsi" w:hAnsiTheme="majorHAnsi" w:cstheme="majorBidi"/>
        </w:rPr>
        <w:t>Quadriceps active test</w:t>
      </w:r>
    </w:p>
    <w:p w14:paraId="5853BF6E" w14:textId="27FBE059" w:rsidR="00C632D9" w:rsidRDefault="001A6C0B" w:rsidP="27828C27">
      <w:pPr>
        <w:spacing w:after="0" w:line="240" w:lineRule="auto"/>
        <w:ind w:left="357"/>
        <w:rPr>
          <w:rFonts w:asciiTheme="majorHAnsi" w:hAnsiTheme="majorHAnsi" w:cstheme="majorBidi"/>
        </w:rPr>
      </w:pPr>
      <w:r w:rsidRPr="27828C27">
        <w:rPr>
          <w:rFonts w:asciiTheme="majorHAnsi" w:hAnsiTheme="majorHAnsi" w:cstheme="majorBidi"/>
        </w:rPr>
        <w:t xml:space="preserve">h. </w:t>
      </w:r>
      <w:r w:rsidR="00C632D9" w:rsidRPr="27828C27">
        <w:rPr>
          <w:rFonts w:asciiTheme="majorHAnsi" w:hAnsiTheme="majorHAnsi" w:cstheme="majorBidi"/>
        </w:rPr>
        <w:t>Renne’s test</w:t>
      </w:r>
    </w:p>
    <w:p w14:paraId="0837BEC3" w14:textId="77777777" w:rsidR="000B5CB9" w:rsidRPr="007607F7" w:rsidRDefault="000B5CB9" w:rsidP="27828C27">
      <w:pPr>
        <w:spacing w:after="0" w:line="240" w:lineRule="auto"/>
        <w:rPr>
          <w:rFonts w:asciiTheme="majorHAnsi" w:hAnsiTheme="majorHAnsi" w:cstheme="majorBidi"/>
        </w:rPr>
      </w:pPr>
    </w:p>
    <w:p w14:paraId="5BAAC293" w14:textId="5B8A04AA" w:rsidR="0008259C" w:rsidRPr="007607F7" w:rsidRDefault="002565CD" w:rsidP="27828C27">
      <w:pPr>
        <w:spacing w:after="120" w:line="240" w:lineRule="auto"/>
        <w:rPr>
          <w:rFonts w:asciiTheme="majorHAnsi" w:hAnsiTheme="majorHAnsi" w:cstheme="majorBidi"/>
          <w:b/>
          <w:bCs/>
        </w:rPr>
      </w:pPr>
      <w:r w:rsidRPr="27828C27">
        <w:rPr>
          <w:rFonts w:asciiTheme="majorHAnsi" w:hAnsiTheme="majorHAnsi" w:cstheme="majorBidi"/>
          <w:b/>
          <w:bCs/>
        </w:rPr>
        <w:t>1</w:t>
      </w:r>
      <w:r w:rsidR="6B4AE13F" w:rsidRPr="27828C27">
        <w:rPr>
          <w:rFonts w:asciiTheme="majorHAnsi" w:hAnsiTheme="majorHAnsi" w:cstheme="majorBidi"/>
          <w:b/>
          <w:bCs/>
        </w:rPr>
        <w:t>20</w:t>
      </w:r>
      <w:r w:rsidRPr="27828C27">
        <w:rPr>
          <w:rFonts w:asciiTheme="majorHAnsi" w:hAnsiTheme="majorHAnsi" w:cstheme="majorBidi"/>
          <w:b/>
          <w:bCs/>
        </w:rPr>
        <w:t xml:space="preserve">. </w:t>
      </w:r>
      <w:r w:rsidR="0008259C" w:rsidRPr="27828C27">
        <w:rPr>
          <w:rFonts w:asciiTheme="majorHAnsi" w:hAnsiTheme="majorHAnsi" w:cstheme="majorBidi"/>
          <w:b/>
          <w:bCs/>
        </w:rPr>
        <w:t xml:space="preserve">Read the patient evaluation. </w:t>
      </w:r>
      <w:r w:rsidR="000507F4" w:rsidRPr="27828C27">
        <w:rPr>
          <w:rFonts w:asciiTheme="majorHAnsi" w:hAnsiTheme="majorHAnsi" w:cstheme="majorBidi"/>
          <w:b/>
          <w:bCs/>
        </w:rPr>
        <w:t>Which</w:t>
      </w:r>
      <w:r w:rsidR="0008259C" w:rsidRPr="27828C27">
        <w:rPr>
          <w:rFonts w:asciiTheme="majorHAnsi" w:hAnsiTheme="majorHAnsi" w:cstheme="majorBidi"/>
          <w:b/>
          <w:bCs/>
        </w:rPr>
        <w:t xml:space="preserve"> injuries or conditions are a </w:t>
      </w:r>
      <w:r w:rsidR="2933B0E4" w:rsidRPr="27828C27">
        <w:rPr>
          <w:rFonts w:asciiTheme="majorHAnsi" w:hAnsiTheme="majorHAnsi" w:cstheme="majorBidi"/>
          <w:b/>
          <w:bCs/>
        </w:rPr>
        <w:t>part of the differential diagnosis based on the findings</w:t>
      </w:r>
      <w:r w:rsidR="000507F4" w:rsidRPr="27828C27">
        <w:rPr>
          <w:rFonts w:asciiTheme="majorHAnsi" w:hAnsiTheme="majorHAnsi" w:cstheme="majorBidi"/>
          <w:b/>
          <w:bCs/>
        </w:rPr>
        <w:t>?</w:t>
      </w:r>
      <w:r w:rsidR="0008259C" w:rsidRPr="27828C27">
        <w:rPr>
          <w:rFonts w:asciiTheme="majorHAnsi" w:hAnsiTheme="majorHAnsi" w:cstheme="majorBidi"/>
          <w:b/>
          <w:bCs/>
        </w:rPr>
        <w:t xml:space="preserve"> Choose all that apply.</w:t>
      </w:r>
    </w:p>
    <w:p w14:paraId="1F0B33EC" w14:textId="7166C2AA" w:rsidR="00886A36" w:rsidRPr="007607F7" w:rsidRDefault="00886A36" w:rsidP="00100E30">
      <w:pPr>
        <w:spacing w:before="200" w:line="240" w:lineRule="auto"/>
        <w:rPr>
          <w:rFonts w:asciiTheme="majorHAnsi" w:hAnsiTheme="majorHAnsi" w:cstheme="majorHAnsi"/>
          <w:b/>
          <w:bCs/>
        </w:rPr>
      </w:pPr>
      <w:r w:rsidRPr="007607F7">
        <w:rPr>
          <w:rFonts w:asciiTheme="majorHAnsi" w:hAnsiTheme="majorHAnsi" w:cstheme="majorHAnsi"/>
          <w:b/>
          <w:bCs/>
        </w:rPr>
        <w:t>Patient evaluation:</w:t>
      </w:r>
    </w:p>
    <w:p w14:paraId="29876E00" w14:textId="77777777" w:rsidR="00886A36" w:rsidRPr="007607F7" w:rsidRDefault="00886A36" w:rsidP="00100E30">
      <w:pPr>
        <w:spacing w:after="0" w:line="240" w:lineRule="auto"/>
        <w:rPr>
          <w:rFonts w:asciiTheme="majorHAnsi" w:hAnsiTheme="majorHAnsi" w:cstheme="majorHAnsi"/>
          <w:b/>
          <w:bCs/>
        </w:rPr>
      </w:pPr>
      <w:r w:rsidRPr="007607F7">
        <w:rPr>
          <w:rFonts w:asciiTheme="majorHAnsi" w:hAnsiTheme="majorHAnsi" w:cstheme="majorHAnsi"/>
          <w:b/>
          <w:bCs/>
        </w:rPr>
        <w:t>The evaluation of the patient reveals the following:</w:t>
      </w:r>
    </w:p>
    <w:p w14:paraId="4B93BC0F" w14:textId="54457985" w:rsidR="00886A36" w:rsidRPr="007607F7" w:rsidRDefault="00886A36" w:rsidP="27828C27">
      <w:pPr>
        <w:pStyle w:val="ListParagraph"/>
        <w:numPr>
          <w:ilvl w:val="0"/>
          <w:numId w:val="24"/>
        </w:numPr>
        <w:spacing w:after="0" w:line="240" w:lineRule="auto"/>
        <w:contextualSpacing w:val="0"/>
        <w:rPr>
          <w:rFonts w:asciiTheme="majorHAnsi" w:hAnsiTheme="majorHAnsi" w:cstheme="majorBidi"/>
          <w:b/>
          <w:bCs/>
        </w:rPr>
      </w:pPr>
      <w:r w:rsidRPr="27828C27">
        <w:rPr>
          <w:rFonts w:asciiTheme="majorHAnsi" w:hAnsiTheme="majorHAnsi" w:cstheme="majorBidi"/>
          <w:b/>
          <w:bCs/>
        </w:rPr>
        <w:t>Anterior drawer test</w:t>
      </w:r>
      <w:r w:rsidR="4A95734C" w:rsidRPr="27828C27">
        <w:rPr>
          <w:rFonts w:asciiTheme="majorHAnsi" w:hAnsiTheme="majorHAnsi" w:cstheme="majorBidi"/>
          <w:b/>
          <w:bCs/>
        </w:rPr>
        <w:t>:</w:t>
      </w:r>
      <w:r w:rsidR="57C0DECC" w:rsidRPr="27828C27">
        <w:rPr>
          <w:rFonts w:asciiTheme="majorHAnsi" w:hAnsiTheme="majorHAnsi" w:cstheme="majorBidi"/>
          <w:b/>
          <w:bCs/>
        </w:rPr>
        <w:t xml:space="preserve"> </w:t>
      </w:r>
      <w:r w:rsidRPr="27828C27">
        <w:rPr>
          <w:rFonts w:asciiTheme="majorHAnsi" w:hAnsiTheme="majorHAnsi" w:cstheme="majorBidi"/>
          <w:b/>
          <w:bCs/>
          <w:i/>
          <w:iCs/>
        </w:rPr>
        <w:t xml:space="preserve">Patient is guarding during </w:t>
      </w:r>
      <w:r w:rsidR="00F53159" w:rsidRPr="27828C27">
        <w:rPr>
          <w:rFonts w:asciiTheme="majorHAnsi" w:hAnsiTheme="majorHAnsi" w:cstheme="majorBidi"/>
          <w:b/>
          <w:bCs/>
          <w:i/>
          <w:iCs/>
        </w:rPr>
        <w:t xml:space="preserve">the </w:t>
      </w:r>
      <w:r w:rsidRPr="27828C27">
        <w:rPr>
          <w:rFonts w:asciiTheme="majorHAnsi" w:hAnsiTheme="majorHAnsi" w:cstheme="majorBidi"/>
          <w:b/>
          <w:bCs/>
          <w:i/>
          <w:iCs/>
        </w:rPr>
        <w:t>test</w:t>
      </w:r>
      <w:r w:rsidR="00F53159" w:rsidRPr="27828C27">
        <w:rPr>
          <w:rFonts w:asciiTheme="majorHAnsi" w:hAnsiTheme="majorHAnsi" w:cstheme="majorBidi"/>
          <w:b/>
          <w:bCs/>
          <w:i/>
          <w:iCs/>
        </w:rPr>
        <w:t>—</w:t>
      </w:r>
      <w:r w:rsidRPr="27828C27">
        <w:rPr>
          <w:rFonts w:asciiTheme="majorHAnsi" w:hAnsiTheme="majorHAnsi" w:cstheme="majorBidi"/>
          <w:b/>
          <w:bCs/>
          <w:i/>
          <w:iCs/>
        </w:rPr>
        <w:t>appears to have some laxity but is unsure of endpoint</w:t>
      </w:r>
      <w:r w:rsidR="000507F4" w:rsidRPr="27828C27">
        <w:rPr>
          <w:rFonts w:asciiTheme="majorHAnsi" w:hAnsiTheme="majorHAnsi" w:cstheme="majorBidi"/>
          <w:b/>
          <w:bCs/>
          <w:i/>
          <w:iCs/>
        </w:rPr>
        <w:t>.</w:t>
      </w:r>
    </w:p>
    <w:p w14:paraId="1DB109ED" w14:textId="6AB3E6E3" w:rsidR="00886A36" w:rsidRPr="007607F7" w:rsidRDefault="00886A36" w:rsidP="27828C27">
      <w:pPr>
        <w:pStyle w:val="ListParagraph"/>
        <w:numPr>
          <w:ilvl w:val="0"/>
          <w:numId w:val="24"/>
        </w:numPr>
        <w:spacing w:after="0" w:line="240" w:lineRule="auto"/>
        <w:contextualSpacing w:val="0"/>
        <w:rPr>
          <w:rFonts w:asciiTheme="majorHAnsi" w:hAnsiTheme="majorHAnsi" w:cstheme="majorBidi"/>
          <w:b/>
          <w:bCs/>
        </w:rPr>
      </w:pPr>
      <w:r w:rsidRPr="27828C27">
        <w:rPr>
          <w:rFonts w:asciiTheme="majorHAnsi" w:hAnsiTheme="majorHAnsi" w:cstheme="majorBidi"/>
          <w:b/>
          <w:bCs/>
        </w:rPr>
        <w:t>Ballotable patella</w:t>
      </w:r>
      <w:r w:rsidR="63AB65D4" w:rsidRPr="27828C27">
        <w:rPr>
          <w:rFonts w:asciiTheme="majorHAnsi" w:hAnsiTheme="majorHAnsi" w:cstheme="majorBidi"/>
          <w:b/>
          <w:bCs/>
        </w:rPr>
        <w:t>:</w:t>
      </w:r>
      <w:r w:rsidR="432E5586" w:rsidRPr="27828C27">
        <w:rPr>
          <w:rFonts w:asciiTheme="majorHAnsi" w:hAnsiTheme="majorHAnsi" w:cstheme="majorBidi"/>
          <w:b/>
          <w:bCs/>
        </w:rPr>
        <w:t xml:space="preserve"> </w:t>
      </w:r>
      <w:r w:rsidRPr="27828C27">
        <w:rPr>
          <w:rFonts w:asciiTheme="majorHAnsi" w:hAnsiTheme="majorHAnsi" w:cstheme="majorBidi"/>
          <w:b/>
          <w:bCs/>
          <w:i/>
          <w:iCs/>
        </w:rPr>
        <w:t>Mild effusion is present</w:t>
      </w:r>
      <w:r w:rsidR="000507F4" w:rsidRPr="27828C27">
        <w:rPr>
          <w:rFonts w:asciiTheme="majorHAnsi" w:hAnsiTheme="majorHAnsi" w:cstheme="majorBidi"/>
          <w:b/>
          <w:bCs/>
        </w:rPr>
        <w:t>.</w:t>
      </w:r>
    </w:p>
    <w:p w14:paraId="5920448C" w14:textId="1DBEC75C" w:rsidR="00886A36" w:rsidRPr="007607F7" w:rsidRDefault="00886A36" w:rsidP="27828C27">
      <w:pPr>
        <w:pStyle w:val="ListParagraph"/>
        <w:numPr>
          <w:ilvl w:val="0"/>
          <w:numId w:val="24"/>
        </w:numPr>
        <w:spacing w:after="0" w:line="240" w:lineRule="auto"/>
        <w:contextualSpacing w:val="0"/>
        <w:rPr>
          <w:rFonts w:asciiTheme="majorHAnsi" w:hAnsiTheme="majorHAnsi" w:cstheme="majorBidi"/>
          <w:b/>
          <w:bCs/>
        </w:rPr>
      </w:pPr>
      <w:r w:rsidRPr="27828C27">
        <w:rPr>
          <w:rFonts w:asciiTheme="majorHAnsi" w:hAnsiTheme="majorHAnsi" w:cstheme="majorBidi"/>
          <w:b/>
          <w:bCs/>
        </w:rPr>
        <w:t>Bounce home</w:t>
      </w:r>
      <w:r w:rsidR="6C471AF9" w:rsidRPr="27828C27">
        <w:rPr>
          <w:rFonts w:asciiTheme="majorHAnsi" w:hAnsiTheme="majorHAnsi" w:cstheme="majorBidi"/>
          <w:b/>
          <w:bCs/>
        </w:rPr>
        <w:t>:</w:t>
      </w:r>
      <w:r w:rsidR="25CEE3F5" w:rsidRPr="27828C27">
        <w:rPr>
          <w:rFonts w:asciiTheme="majorHAnsi" w:hAnsiTheme="majorHAnsi" w:cstheme="majorBidi"/>
          <w:b/>
          <w:bCs/>
        </w:rPr>
        <w:t xml:space="preserve"> </w:t>
      </w:r>
      <w:r w:rsidRPr="27828C27">
        <w:rPr>
          <w:rFonts w:asciiTheme="majorHAnsi" w:hAnsiTheme="majorHAnsi" w:cstheme="majorBidi"/>
          <w:b/>
          <w:bCs/>
          <w:i/>
          <w:iCs/>
        </w:rPr>
        <w:t>Pain is elicited at full knee extension</w:t>
      </w:r>
      <w:r w:rsidR="000507F4" w:rsidRPr="27828C27">
        <w:rPr>
          <w:rFonts w:asciiTheme="majorHAnsi" w:hAnsiTheme="majorHAnsi" w:cstheme="majorBidi"/>
          <w:b/>
          <w:bCs/>
        </w:rPr>
        <w:t>.</w:t>
      </w:r>
    </w:p>
    <w:p w14:paraId="45F28D58" w14:textId="1E568DDA" w:rsidR="00886A36" w:rsidRPr="007607F7" w:rsidRDefault="00886A36" w:rsidP="27828C27">
      <w:pPr>
        <w:pStyle w:val="ListParagraph"/>
        <w:numPr>
          <w:ilvl w:val="0"/>
          <w:numId w:val="24"/>
        </w:numPr>
        <w:spacing w:after="0" w:line="240" w:lineRule="auto"/>
        <w:contextualSpacing w:val="0"/>
        <w:rPr>
          <w:rFonts w:asciiTheme="majorHAnsi" w:hAnsiTheme="majorHAnsi" w:cstheme="majorBidi"/>
          <w:b/>
          <w:bCs/>
        </w:rPr>
      </w:pPr>
      <w:r w:rsidRPr="27828C27">
        <w:rPr>
          <w:rFonts w:asciiTheme="majorHAnsi" w:hAnsiTheme="majorHAnsi" w:cstheme="majorBidi"/>
          <w:b/>
          <w:bCs/>
        </w:rPr>
        <w:t>Clarke’s sign/patellar grind</w:t>
      </w:r>
      <w:r w:rsidR="311732F3" w:rsidRPr="27828C27">
        <w:rPr>
          <w:rFonts w:asciiTheme="majorHAnsi" w:hAnsiTheme="majorHAnsi" w:cstheme="majorBidi"/>
          <w:b/>
          <w:bCs/>
        </w:rPr>
        <w:t>:</w:t>
      </w:r>
      <w:r w:rsidR="36ABCD53" w:rsidRPr="27828C27">
        <w:rPr>
          <w:rFonts w:asciiTheme="majorHAnsi" w:hAnsiTheme="majorHAnsi" w:cstheme="majorBidi"/>
          <w:b/>
          <w:bCs/>
        </w:rPr>
        <w:t xml:space="preserve"> </w:t>
      </w:r>
      <w:r w:rsidR="000507F4" w:rsidRPr="27828C27">
        <w:rPr>
          <w:rFonts w:asciiTheme="majorHAnsi" w:hAnsiTheme="majorHAnsi" w:cstheme="majorBidi"/>
          <w:b/>
          <w:bCs/>
          <w:i/>
          <w:iCs/>
        </w:rPr>
        <w:t>It is p</w:t>
      </w:r>
      <w:r w:rsidRPr="27828C27">
        <w:rPr>
          <w:rFonts w:asciiTheme="majorHAnsi" w:hAnsiTheme="majorHAnsi" w:cstheme="majorBidi"/>
          <w:b/>
          <w:bCs/>
          <w:i/>
          <w:iCs/>
        </w:rPr>
        <w:t xml:space="preserve">ainful on </w:t>
      </w:r>
      <w:r w:rsidR="000507F4" w:rsidRPr="27828C27">
        <w:rPr>
          <w:rFonts w:asciiTheme="majorHAnsi" w:hAnsiTheme="majorHAnsi" w:cstheme="majorBidi"/>
          <w:b/>
          <w:bCs/>
          <w:i/>
          <w:iCs/>
        </w:rPr>
        <w:t xml:space="preserve">the </w:t>
      </w:r>
      <w:r w:rsidRPr="27828C27">
        <w:rPr>
          <w:rFonts w:asciiTheme="majorHAnsi" w:hAnsiTheme="majorHAnsi" w:cstheme="majorBidi"/>
          <w:b/>
          <w:bCs/>
          <w:i/>
          <w:iCs/>
        </w:rPr>
        <w:t xml:space="preserve">medial side of the knee during </w:t>
      </w:r>
      <w:r w:rsidR="000507F4" w:rsidRPr="27828C27">
        <w:rPr>
          <w:rFonts w:asciiTheme="majorHAnsi" w:hAnsiTheme="majorHAnsi" w:cstheme="majorBidi"/>
          <w:b/>
          <w:bCs/>
          <w:i/>
          <w:iCs/>
        </w:rPr>
        <w:t xml:space="preserve">the </w:t>
      </w:r>
      <w:r w:rsidRPr="27828C27">
        <w:rPr>
          <w:rFonts w:asciiTheme="majorHAnsi" w:hAnsiTheme="majorHAnsi" w:cstheme="majorBidi"/>
          <w:b/>
          <w:bCs/>
          <w:i/>
          <w:iCs/>
        </w:rPr>
        <w:t>test</w:t>
      </w:r>
      <w:r w:rsidR="000507F4" w:rsidRPr="27828C27">
        <w:rPr>
          <w:rFonts w:asciiTheme="majorHAnsi" w:hAnsiTheme="majorHAnsi" w:cstheme="majorBidi"/>
          <w:b/>
          <w:bCs/>
          <w:i/>
          <w:iCs/>
        </w:rPr>
        <w:t>.</w:t>
      </w:r>
    </w:p>
    <w:p w14:paraId="052544AF" w14:textId="5FB4FAD7" w:rsidR="00886A36" w:rsidRPr="007607F7" w:rsidRDefault="00886A36" w:rsidP="27828C27">
      <w:pPr>
        <w:pStyle w:val="ListParagraph"/>
        <w:numPr>
          <w:ilvl w:val="0"/>
          <w:numId w:val="24"/>
        </w:numPr>
        <w:spacing w:after="0" w:line="240" w:lineRule="auto"/>
        <w:contextualSpacing w:val="0"/>
        <w:rPr>
          <w:rFonts w:asciiTheme="majorHAnsi" w:hAnsiTheme="majorHAnsi" w:cstheme="majorBidi"/>
          <w:b/>
          <w:bCs/>
        </w:rPr>
      </w:pPr>
      <w:r w:rsidRPr="27828C27">
        <w:rPr>
          <w:rFonts w:asciiTheme="majorHAnsi" w:hAnsiTheme="majorHAnsi" w:cstheme="majorBidi"/>
          <w:b/>
          <w:bCs/>
        </w:rPr>
        <w:t>Lachman test</w:t>
      </w:r>
      <w:r w:rsidR="05235732" w:rsidRPr="27828C27">
        <w:rPr>
          <w:rFonts w:asciiTheme="majorHAnsi" w:hAnsiTheme="majorHAnsi" w:cstheme="majorBidi"/>
          <w:b/>
          <w:bCs/>
        </w:rPr>
        <w:t>:</w:t>
      </w:r>
      <w:r w:rsidR="42E71712" w:rsidRPr="27828C27">
        <w:rPr>
          <w:rFonts w:asciiTheme="majorHAnsi" w:hAnsiTheme="majorHAnsi" w:cstheme="majorBidi"/>
          <w:b/>
          <w:bCs/>
        </w:rPr>
        <w:t xml:space="preserve"> </w:t>
      </w:r>
      <w:r w:rsidRPr="27828C27">
        <w:rPr>
          <w:rFonts w:asciiTheme="majorHAnsi" w:hAnsiTheme="majorHAnsi" w:cstheme="majorBidi"/>
          <w:b/>
          <w:bCs/>
          <w:i/>
          <w:iCs/>
        </w:rPr>
        <w:t xml:space="preserve">Patient is guarding during </w:t>
      </w:r>
      <w:r w:rsidR="00F53159" w:rsidRPr="27828C27">
        <w:rPr>
          <w:rFonts w:asciiTheme="majorHAnsi" w:hAnsiTheme="majorHAnsi" w:cstheme="majorBidi"/>
          <w:b/>
          <w:bCs/>
          <w:i/>
          <w:iCs/>
        </w:rPr>
        <w:t xml:space="preserve">the </w:t>
      </w:r>
      <w:r w:rsidRPr="27828C27">
        <w:rPr>
          <w:rFonts w:asciiTheme="majorHAnsi" w:hAnsiTheme="majorHAnsi" w:cstheme="majorBidi"/>
          <w:b/>
          <w:bCs/>
          <w:i/>
          <w:iCs/>
        </w:rPr>
        <w:t>test</w:t>
      </w:r>
      <w:r w:rsidR="00F53159" w:rsidRPr="27828C27">
        <w:rPr>
          <w:rFonts w:asciiTheme="majorHAnsi" w:hAnsiTheme="majorHAnsi" w:cstheme="majorBidi"/>
          <w:b/>
          <w:bCs/>
          <w:i/>
          <w:iCs/>
        </w:rPr>
        <w:t>—</w:t>
      </w:r>
      <w:r w:rsidRPr="27828C27">
        <w:rPr>
          <w:rFonts w:asciiTheme="majorHAnsi" w:hAnsiTheme="majorHAnsi" w:cstheme="majorBidi"/>
          <w:b/>
          <w:bCs/>
          <w:i/>
          <w:iCs/>
        </w:rPr>
        <w:t>appears to have some laxity but is unsure of endpoint</w:t>
      </w:r>
      <w:r w:rsidR="000507F4" w:rsidRPr="27828C27">
        <w:rPr>
          <w:rFonts w:asciiTheme="majorHAnsi" w:hAnsiTheme="majorHAnsi" w:cstheme="majorBidi"/>
          <w:b/>
          <w:bCs/>
        </w:rPr>
        <w:t>.</w:t>
      </w:r>
    </w:p>
    <w:p w14:paraId="365780B1" w14:textId="1D34F248" w:rsidR="000507F4" w:rsidRPr="007607F7" w:rsidRDefault="00886A36" w:rsidP="27828C27">
      <w:pPr>
        <w:pStyle w:val="ListParagraph"/>
        <w:numPr>
          <w:ilvl w:val="0"/>
          <w:numId w:val="24"/>
        </w:numPr>
        <w:spacing w:after="0" w:line="240" w:lineRule="auto"/>
        <w:contextualSpacing w:val="0"/>
        <w:rPr>
          <w:rFonts w:asciiTheme="majorHAnsi" w:hAnsiTheme="majorHAnsi" w:cstheme="majorBidi"/>
          <w:b/>
          <w:bCs/>
          <w:rPrChange w:id="100" w:author="" w16du:dateUtc="2026-05-15T14:50:00Z">
            <w:rPr>
              <w:b/>
              <w:bCs/>
              <w:i/>
              <w:iCs/>
            </w:rPr>
          </w:rPrChange>
        </w:rPr>
      </w:pPr>
      <w:r w:rsidRPr="27828C27">
        <w:rPr>
          <w:rFonts w:asciiTheme="majorHAnsi" w:hAnsiTheme="majorHAnsi" w:cstheme="majorBidi"/>
          <w:b/>
          <w:bCs/>
        </w:rPr>
        <w:t>Prone Lachman test</w:t>
      </w:r>
      <w:r w:rsidR="7BA3FA2C" w:rsidRPr="27828C27">
        <w:rPr>
          <w:rFonts w:asciiTheme="majorHAnsi" w:hAnsiTheme="majorHAnsi" w:cstheme="majorBidi"/>
          <w:b/>
          <w:bCs/>
        </w:rPr>
        <w:t>:</w:t>
      </w:r>
      <w:r w:rsidRPr="27828C27">
        <w:rPr>
          <w:rFonts w:asciiTheme="majorHAnsi" w:hAnsiTheme="majorHAnsi" w:cstheme="majorBidi"/>
          <w:b/>
          <w:bCs/>
        </w:rPr>
        <w:t xml:space="preserve"> </w:t>
      </w:r>
      <w:r w:rsidRPr="27828C27">
        <w:rPr>
          <w:rFonts w:asciiTheme="majorHAnsi" w:hAnsiTheme="majorHAnsi" w:cstheme="majorBidi"/>
          <w:b/>
          <w:bCs/>
          <w:i/>
          <w:iCs/>
        </w:rPr>
        <w:t xml:space="preserve">Patient is guarding during </w:t>
      </w:r>
      <w:r w:rsidR="00F53159" w:rsidRPr="27828C27">
        <w:rPr>
          <w:rFonts w:asciiTheme="majorHAnsi" w:hAnsiTheme="majorHAnsi" w:cstheme="majorBidi"/>
          <w:b/>
          <w:bCs/>
          <w:i/>
          <w:iCs/>
        </w:rPr>
        <w:t xml:space="preserve">the </w:t>
      </w:r>
      <w:r w:rsidRPr="27828C27">
        <w:rPr>
          <w:rFonts w:asciiTheme="majorHAnsi" w:hAnsiTheme="majorHAnsi" w:cstheme="majorBidi"/>
          <w:b/>
          <w:bCs/>
          <w:i/>
          <w:iCs/>
        </w:rPr>
        <w:t>test</w:t>
      </w:r>
      <w:r w:rsidR="00F53159" w:rsidRPr="27828C27">
        <w:rPr>
          <w:rFonts w:asciiTheme="majorHAnsi" w:hAnsiTheme="majorHAnsi" w:cstheme="majorBidi"/>
          <w:b/>
          <w:bCs/>
          <w:i/>
          <w:iCs/>
        </w:rPr>
        <w:t>—</w:t>
      </w:r>
      <w:r w:rsidRPr="27828C27">
        <w:rPr>
          <w:rFonts w:asciiTheme="majorHAnsi" w:hAnsiTheme="majorHAnsi" w:cstheme="majorBidi"/>
          <w:b/>
          <w:bCs/>
          <w:i/>
          <w:iCs/>
        </w:rPr>
        <w:t>appears to have some laxity but is unsure of endpoint</w:t>
      </w:r>
      <w:r w:rsidR="00F53159" w:rsidRPr="27828C27">
        <w:rPr>
          <w:rFonts w:asciiTheme="majorHAnsi" w:hAnsiTheme="majorHAnsi" w:cstheme="majorBidi"/>
          <w:b/>
          <w:bCs/>
          <w:i/>
          <w:iCs/>
        </w:rPr>
        <w:t>.</w:t>
      </w:r>
    </w:p>
    <w:p w14:paraId="0ABA2BAC" w14:textId="6C41A2C2" w:rsidR="00886A36" w:rsidRPr="007607F7" w:rsidRDefault="00886A36" w:rsidP="27828C27">
      <w:pPr>
        <w:pStyle w:val="ListParagraph"/>
        <w:numPr>
          <w:ilvl w:val="0"/>
          <w:numId w:val="24"/>
        </w:numPr>
        <w:spacing w:after="0" w:line="240" w:lineRule="auto"/>
        <w:contextualSpacing w:val="0"/>
        <w:rPr>
          <w:rFonts w:asciiTheme="majorHAnsi" w:hAnsiTheme="majorHAnsi" w:cstheme="majorBidi"/>
          <w:b/>
          <w:bCs/>
        </w:rPr>
      </w:pPr>
      <w:r w:rsidRPr="27828C27">
        <w:rPr>
          <w:rFonts w:asciiTheme="majorHAnsi" w:hAnsiTheme="majorHAnsi" w:cstheme="majorBidi"/>
          <w:b/>
          <w:bCs/>
        </w:rPr>
        <w:t>Wilson’s test</w:t>
      </w:r>
      <w:r w:rsidR="74E66B66" w:rsidRPr="27828C27">
        <w:rPr>
          <w:rFonts w:asciiTheme="majorHAnsi" w:hAnsiTheme="majorHAnsi" w:cstheme="majorBidi"/>
          <w:b/>
          <w:bCs/>
        </w:rPr>
        <w:t>:</w:t>
      </w:r>
      <w:r w:rsidR="0791583A" w:rsidRPr="27828C27">
        <w:rPr>
          <w:rFonts w:asciiTheme="majorHAnsi" w:hAnsiTheme="majorHAnsi" w:cstheme="majorBidi"/>
          <w:b/>
          <w:bCs/>
        </w:rPr>
        <w:t xml:space="preserve"> </w:t>
      </w:r>
      <w:r w:rsidRPr="27828C27">
        <w:rPr>
          <w:rFonts w:asciiTheme="majorHAnsi" w:hAnsiTheme="majorHAnsi" w:cstheme="majorBidi"/>
          <w:b/>
          <w:bCs/>
          <w:i/>
          <w:iCs/>
        </w:rPr>
        <w:t xml:space="preserve">Pain </w:t>
      </w:r>
      <w:r w:rsidR="00F53159" w:rsidRPr="27828C27">
        <w:rPr>
          <w:rFonts w:asciiTheme="majorHAnsi" w:hAnsiTheme="majorHAnsi" w:cstheme="majorBidi"/>
          <w:b/>
          <w:bCs/>
          <w:i/>
          <w:iCs/>
        </w:rPr>
        <w:t xml:space="preserve">is </w:t>
      </w:r>
      <w:r w:rsidRPr="27828C27">
        <w:rPr>
          <w:rFonts w:asciiTheme="majorHAnsi" w:hAnsiTheme="majorHAnsi" w:cstheme="majorBidi"/>
          <w:b/>
          <w:bCs/>
          <w:i/>
          <w:iCs/>
        </w:rPr>
        <w:t>at approximately 30°</w:t>
      </w:r>
      <w:r w:rsidR="00F53159" w:rsidRPr="27828C27">
        <w:rPr>
          <w:rFonts w:asciiTheme="majorHAnsi" w:hAnsiTheme="majorHAnsi" w:cstheme="majorBidi"/>
          <w:b/>
          <w:bCs/>
          <w:i/>
          <w:iCs/>
        </w:rPr>
        <w:t>—</w:t>
      </w:r>
      <w:r w:rsidRPr="27828C27">
        <w:rPr>
          <w:rFonts w:asciiTheme="majorHAnsi" w:hAnsiTheme="majorHAnsi" w:cstheme="majorBidi"/>
          <w:b/>
          <w:bCs/>
          <w:i/>
          <w:iCs/>
        </w:rPr>
        <w:t>relieved with external rotation of the tibia</w:t>
      </w:r>
      <w:r w:rsidR="00F53159" w:rsidRPr="27828C27">
        <w:rPr>
          <w:rFonts w:asciiTheme="majorHAnsi" w:hAnsiTheme="majorHAnsi" w:cstheme="majorBidi"/>
          <w:b/>
          <w:bCs/>
        </w:rPr>
        <w:t>.</w:t>
      </w:r>
    </w:p>
    <w:p w14:paraId="53D60D02" w14:textId="15A81CCF" w:rsidR="00886A36" w:rsidRPr="007607F7" w:rsidRDefault="00886A36" w:rsidP="27828C27">
      <w:pPr>
        <w:pStyle w:val="ListParagraph"/>
        <w:numPr>
          <w:ilvl w:val="0"/>
          <w:numId w:val="24"/>
        </w:numPr>
        <w:spacing w:after="0" w:line="240" w:lineRule="auto"/>
        <w:contextualSpacing w:val="0"/>
        <w:rPr>
          <w:rFonts w:asciiTheme="majorHAnsi" w:hAnsiTheme="majorHAnsi" w:cstheme="majorBidi"/>
          <w:b/>
          <w:bCs/>
        </w:rPr>
      </w:pPr>
      <w:r w:rsidRPr="27828C27">
        <w:rPr>
          <w:rFonts w:asciiTheme="majorHAnsi" w:hAnsiTheme="majorHAnsi" w:cstheme="majorBidi"/>
          <w:b/>
          <w:bCs/>
        </w:rPr>
        <w:t>Pivot shift test</w:t>
      </w:r>
      <w:r w:rsidR="1C06709E" w:rsidRPr="27828C27">
        <w:rPr>
          <w:rFonts w:asciiTheme="majorHAnsi" w:hAnsiTheme="majorHAnsi" w:cstheme="majorBidi"/>
          <w:b/>
          <w:bCs/>
        </w:rPr>
        <w:t>:</w:t>
      </w:r>
      <w:r w:rsidRPr="27828C27">
        <w:rPr>
          <w:rFonts w:asciiTheme="majorHAnsi" w:hAnsiTheme="majorHAnsi" w:cstheme="majorBidi"/>
          <w:b/>
          <w:bCs/>
        </w:rPr>
        <w:t xml:space="preserve"> </w:t>
      </w:r>
      <w:r w:rsidRPr="27828C27">
        <w:rPr>
          <w:rFonts w:asciiTheme="majorHAnsi" w:hAnsiTheme="majorHAnsi" w:cstheme="majorBidi"/>
          <w:b/>
          <w:bCs/>
          <w:i/>
          <w:iCs/>
        </w:rPr>
        <w:t xml:space="preserve">Patient is guarding during </w:t>
      </w:r>
      <w:r w:rsidR="00F53159" w:rsidRPr="27828C27">
        <w:rPr>
          <w:rFonts w:asciiTheme="majorHAnsi" w:hAnsiTheme="majorHAnsi" w:cstheme="majorBidi"/>
          <w:b/>
          <w:bCs/>
          <w:i/>
          <w:iCs/>
        </w:rPr>
        <w:t xml:space="preserve">the </w:t>
      </w:r>
      <w:r w:rsidRPr="27828C27">
        <w:rPr>
          <w:rFonts w:asciiTheme="majorHAnsi" w:hAnsiTheme="majorHAnsi" w:cstheme="majorBidi"/>
          <w:b/>
          <w:bCs/>
          <w:i/>
          <w:iCs/>
        </w:rPr>
        <w:t>test</w:t>
      </w:r>
      <w:r w:rsidR="00F53159" w:rsidRPr="27828C27">
        <w:rPr>
          <w:rFonts w:asciiTheme="majorHAnsi" w:hAnsiTheme="majorHAnsi" w:cstheme="majorBidi"/>
          <w:b/>
          <w:bCs/>
          <w:i/>
          <w:iCs/>
        </w:rPr>
        <w:t>—</w:t>
      </w:r>
      <w:r w:rsidRPr="27828C27">
        <w:rPr>
          <w:rFonts w:asciiTheme="majorHAnsi" w:hAnsiTheme="majorHAnsi" w:cstheme="majorBidi"/>
          <w:b/>
          <w:bCs/>
          <w:i/>
          <w:iCs/>
        </w:rPr>
        <w:t>unsure if laxity is present</w:t>
      </w:r>
      <w:r w:rsidR="00F53159" w:rsidRPr="27828C27">
        <w:rPr>
          <w:rFonts w:asciiTheme="majorHAnsi" w:hAnsiTheme="majorHAnsi" w:cstheme="majorBidi"/>
          <w:b/>
          <w:bCs/>
          <w:i/>
          <w:iCs/>
        </w:rPr>
        <w:t>.</w:t>
      </w:r>
    </w:p>
    <w:p w14:paraId="02B1D5BE" w14:textId="77777777" w:rsidR="000B5CB9" w:rsidRDefault="000B5CB9" w:rsidP="000B5CB9">
      <w:pPr>
        <w:spacing w:after="0" w:line="240" w:lineRule="auto"/>
        <w:ind w:left="357"/>
        <w:rPr>
          <w:rFonts w:asciiTheme="majorHAnsi" w:hAnsiTheme="majorHAnsi" w:cstheme="majorHAnsi"/>
          <w:b/>
          <w:bCs/>
        </w:rPr>
      </w:pPr>
    </w:p>
    <w:p w14:paraId="661D7158" w14:textId="1962E9D8" w:rsidR="000B5CB9" w:rsidRDefault="000B5CB9" w:rsidP="000B5CB9">
      <w:pPr>
        <w:spacing w:after="0" w:line="240" w:lineRule="auto"/>
        <w:ind w:left="357"/>
        <w:rPr>
          <w:rFonts w:asciiTheme="majorHAnsi" w:hAnsiTheme="majorHAnsi" w:cstheme="majorHAnsi"/>
          <w:b/>
          <w:bCs/>
        </w:rPr>
      </w:pPr>
      <w:r>
        <w:rPr>
          <w:rFonts w:asciiTheme="majorHAnsi" w:hAnsiTheme="majorHAnsi" w:cstheme="majorHAnsi"/>
          <w:b/>
          <w:bCs/>
        </w:rPr>
        <w:t xml:space="preserve">a. </w:t>
      </w:r>
      <w:r w:rsidRPr="000B5CB9">
        <w:rPr>
          <w:rFonts w:asciiTheme="majorHAnsi" w:hAnsiTheme="majorHAnsi" w:cstheme="majorHAnsi"/>
        </w:rPr>
        <w:t>Apophysitis (Osgood-Schlatter’s disease)</w:t>
      </w:r>
    </w:p>
    <w:p w14:paraId="743FBED4" w14:textId="2BD35981" w:rsidR="0008259C" w:rsidRPr="007607F7" w:rsidRDefault="001A6C0B" w:rsidP="27828C27">
      <w:pPr>
        <w:spacing w:after="0" w:line="240" w:lineRule="auto"/>
        <w:ind w:left="357"/>
        <w:rPr>
          <w:rFonts w:asciiTheme="majorHAnsi" w:hAnsiTheme="majorHAnsi" w:cstheme="majorBidi"/>
        </w:rPr>
      </w:pPr>
      <w:r w:rsidRPr="27828C27">
        <w:rPr>
          <w:rFonts w:asciiTheme="majorHAnsi" w:hAnsiTheme="majorHAnsi" w:cstheme="majorBidi"/>
          <w:b/>
          <w:bCs/>
        </w:rPr>
        <w:t xml:space="preserve">*b. </w:t>
      </w:r>
      <w:r w:rsidR="0008259C" w:rsidRPr="27828C27">
        <w:rPr>
          <w:rFonts w:asciiTheme="majorHAnsi" w:hAnsiTheme="majorHAnsi" w:cstheme="majorBidi"/>
        </w:rPr>
        <w:t>Baker’s cyst</w:t>
      </w:r>
    </w:p>
    <w:p w14:paraId="4C88C3F3" w14:textId="1257E639" w:rsidR="0008259C" w:rsidRPr="007607F7" w:rsidRDefault="00CB0F36" w:rsidP="27828C27">
      <w:pPr>
        <w:spacing w:after="0" w:line="240" w:lineRule="auto"/>
        <w:ind w:left="357"/>
        <w:rPr>
          <w:rFonts w:asciiTheme="majorHAnsi" w:hAnsiTheme="majorHAnsi" w:cstheme="majorBidi"/>
        </w:rPr>
      </w:pPr>
      <w:r w:rsidRPr="27828C27">
        <w:rPr>
          <w:rFonts w:asciiTheme="majorHAnsi" w:hAnsiTheme="majorHAnsi" w:cstheme="majorBidi"/>
        </w:rPr>
        <w:t>*</w:t>
      </w:r>
      <w:r w:rsidR="001A6C0B" w:rsidRPr="27828C27">
        <w:rPr>
          <w:rFonts w:asciiTheme="majorHAnsi" w:hAnsiTheme="majorHAnsi" w:cstheme="majorBidi"/>
        </w:rPr>
        <w:t xml:space="preserve">c. </w:t>
      </w:r>
      <w:r w:rsidR="0008259C" w:rsidRPr="27828C27">
        <w:rPr>
          <w:rFonts w:asciiTheme="majorHAnsi" w:hAnsiTheme="majorHAnsi" w:cstheme="majorBidi"/>
        </w:rPr>
        <w:t>Chondromalacia</w:t>
      </w:r>
    </w:p>
    <w:p w14:paraId="5A67008B" w14:textId="345CD6BE" w:rsidR="0008259C" w:rsidRPr="007607F7" w:rsidRDefault="001A6C0B" w:rsidP="27828C27">
      <w:pPr>
        <w:spacing w:after="0" w:line="240" w:lineRule="auto"/>
        <w:ind w:left="357"/>
        <w:rPr>
          <w:rFonts w:asciiTheme="majorHAnsi" w:hAnsiTheme="majorHAnsi" w:cstheme="majorBidi"/>
        </w:rPr>
      </w:pPr>
      <w:r w:rsidRPr="27828C27">
        <w:rPr>
          <w:rFonts w:asciiTheme="majorHAnsi" w:hAnsiTheme="majorHAnsi" w:cstheme="majorBidi"/>
        </w:rPr>
        <w:t xml:space="preserve">d. </w:t>
      </w:r>
      <w:r w:rsidR="0008259C" w:rsidRPr="27828C27">
        <w:rPr>
          <w:rFonts w:asciiTheme="majorHAnsi" w:hAnsiTheme="majorHAnsi" w:cstheme="majorBidi"/>
        </w:rPr>
        <w:t>Contusion of the infrapatellar fat pad</w:t>
      </w:r>
    </w:p>
    <w:p w14:paraId="4F604D3E" w14:textId="5EA4590E" w:rsidR="2C8C797E" w:rsidRPr="007607F7" w:rsidRDefault="00CB0F36" w:rsidP="27828C27">
      <w:pPr>
        <w:spacing w:after="0" w:line="240" w:lineRule="auto"/>
        <w:ind w:left="357"/>
        <w:rPr>
          <w:rFonts w:asciiTheme="majorHAnsi" w:hAnsiTheme="majorHAnsi" w:cstheme="majorBidi"/>
        </w:rPr>
      </w:pPr>
      <w:r w:rsidRPr="27828C27">
        <w:rPr>
          <w:rFonts w:asciiTheme="majorHAnsi" w:hAnsiTheme="majorHAnsi" w:cstheme="majorBidi"/>
        </w:rPr>
        <w:t>*</w:t>
      </w:r>
      <w:r w:rsidR="001A6C0B" w:rsidRPr="27828C27">
        <w:rPr>
          <w:rFonts w:asciiTheme="majorHAnsi" w:hAnsiTheme="majorHAnsi" w:cstheme="majorBidi"/>
        </w:rPr>
        <w:t xml:space="preserve">e. </w:t>
      </w:r>
      <w:r w:rsidR="2C8C797E" w:rsidRPr="27828C27">
        <w:rPr>
          <w:rFonts w:asciiTheme="majorHAnsi" w:hAnsiTheme="majorHAnsi" w:cstheme="majorBidi"/>
        </w:rPr>
        <w:t>Ligament sprains</w:t>
      </w:r>
    </w:p>
    <w:p w14:paraId="01C4B2C6" w14:textId="0CD7ADFE" w:rsidR="00C14C5C" w:rsidRPr="007607F7" w:rsidRDefault="000058B0" w:rsidP="0080401C">
      <w:pPr>
        <w:pStyle w:val="Heading2"/>
        <w:spacing w:after="200" w:line="240" w:lineRule="auto"/>
        <w:rPr>
          <w:rFonts w:cstheme="majorHAnsi"/>
        </w:rPr>
      </w:pPr>
      <w:r w:rsidRPr="007607F7" w:rsidDel="000058B0">
        <w:rPr>
          <w:rFonts w:cstheme="majorHAnsi"/>
        </w:rPr>
        <w:t>Testlet 2</w:t>
      </w:r>
    </w:p>
    <w:p w14:paraId="4B94789B" w14:textId="77777777" w:rsidR="000058B0" w:rsidRPr="007607F7" w:rsidRDefault="000058B0" w:rsidP="00B369E0">
      <w:pPr>
        <w:spacing w:before="200" w:line="240" w:lineRule="auto"/>
        <w:rPr>
          <w:rFonts w:asciiTheme="majorHAnsi" w:hAnsiTheme="majorHAnsi" w:cstheme="majorHAnsi"/>
          <w:b/>
          <w:bCs/>
        </w:rPr>
      </w:pPr>
      <w:r w:rsidRPr="007607F7">
        <w:rPr>
          <w:rFonts w:asciiTheme="majorHAnsi" w:hAnsiTheme="majorHAnsi" w:cstheme="majorHAnsi"/>
          <w:b/>
          <w:bCs/>
        </w:rPr>
        <w:t>Please use the following information to answer the questions in this testlet.</w:t>
      </w:r>
    </w:p>
    <w:p w14:paraId="3555A4F4" w14:textId="77777777" w:rsidR="007607F7" w:rsidRPr="007607F7" w:rsidRDefault="00C14C5C" w:rsidP="00B369E0">
      <w:pPr>
        <w:spacing w:after="0" w:line="240" w:lineRule="auto"/>
        <w:rPr>
          <w:rFonts w:asciiTheme="majorHAnsi" w:hAnsiTheme="majorHAnsi" w:cstheme="majorHAnsi"/>
        </w:rPr>
      </w:pPr>
      <w:r w:rsidRPr="007607F7">
        <w:rPr>
          <w:rFonts w:asciiTheme="majorHAnsi" w:hAnsiTheme="majorHAnsi" w:cstheme="majorHAnsi"/>
        </w:rPr>
        <w:lastRenderedPageBreak/>
        <w:t>A high school athlete comes into the training facility after that afternoon’s lacrosse practice complaining of left wrist pain. He was shoved from behind into the bleachers during physical education class while playing floor hockey. The athlete indicates he had immediate pain, but that the pain has subsided. Currently, he describes the pain as more of a dull ache. Upon inspection of the area, the athletic trainer notes the following:</w:t>
      </w:r>
    </w:p>
    <w:p w14:paraId="16582B2A" w14:textId="77777777" w:rsidR="007607F7" w:rsidRPr="007607F7" w:rsidRDefault="00C14C5C" w:rsidP="00B369E0">
      <w:pPr>
        <w:pStyle w:val="ListParagraph"/>
        <w:numPr>
          <w:ilvl w:val="0"/>
          <w:numId w:val="27"/>
        </w:numPr>
        <w:spacing w:after="0" w:line="240" w:lineRule="auto"/>
        <w:contextualSpacing w:val="0"/>
        <w:rPr>
          <w:rFonts w:asciiTheme="majorHAnsi" w:hAnsiTheme="majorHAnsi" w:cstheme="majorHAnsi"/>
        </w:rPr>
      </w:pPr>
      <w:r w:rsidRPr="007607F7">
        <w:rPr>
          <w:rFonts w:asciiTheme="majorHAnsi" w:hAnsiTheme="majorHAnsi" w:cstheme="majorHAnsi"/>
        </w:rPr>
        <w:t>Mild swelling over the posterior radial aspect of the wrist</w:t>
      </w:r>
    </w:p>
    <w:p w14:paraId="1193DAC9" w14:textId="77777777" w:rsidR="007607F7" w:rsidRPr="007607F7" w:rsidRDefault="00C14C5C" w:rsidP="00B369E0">
      <w:pPr>
        <w:pStyle w:val="ListParagraph"/>
        <w:numPr>
          <w:ilvl w:val="0"/>
          <w:numId w:val="27"/>
        </w:numPr>
        <w:spacing w:after="0" w:line="240" w:lineRule="auto"/>
        <w:contextualSpacing w:val="0"/>
        <w:rPr>
          <w:rFonts w:asciiTheme="majorHAnsi" w:hAnsiTheme="majorHAnsi" w:cstheme="majorHAnsi"/>
        </w:rPr>
      </w:pPr>
      <w:r w:rsidRPr="007607F7">
        <w:rPr>
          <w:rFonts w:asciiTheme="majorHAnsi" w:hAnsiTheme="majorHAnsi" w:cstheme="majorHAnsi"/>
        </w:rPr>
        <w:t>Pain over the area that is swollen</w:t>
      </w:r>
    </w:p>
    <w:p w14:paraId="512B0D53" w14:textId="669F8A91" w:rsidR="00C14C5C" w:rsidRPr="007607F7" w:rsidRDefault="00C14C5C" w:rsidP="00B369E0">
      <w:pPr>
        <w:pStyle w:val="ListParagraph"/>
        <w:numPr>
          <w:ilvl w:val="0"/>
          <w:numId w:val="27"/>
        </w:numPr>
        <w:spacing w:after="0" w:line="240" w:lineRule="auto"/>
        <w:contextualSpacing w:val="0"/>
        <w:rPr>
          <w:rFonts w:asciiTheme="majorHAnsi" w:hAnsiTheme="majorHAnsi" w:cstheme="majorHAnsi"/>
        </w:rPr>
      </w:pPr>
      <w:r w:rsidRPr="007607F7">
        <w:rPr>
          <w:rFonts w:asciiTheme="majorHAnsi" w:hAnsiTheme="majorHAnsi" w:cstheme="majorHAnsi"/>
        </w:rPr>
        <w:t>No obvious fractures or dislocations</w:t>
      </w:r>
    </w:p>
    <w:p w14:paraId="22747814" w14:textId="35C9A88F" w:rsidR="005C5C10" w:rsidRPr="00787C53" w:rsidRDefault="005C5C10" w:rsidP="00027525">
      <w:pPr>
        <w:pStyle w:val="Heading3"/>
        <w:spacing w:after="200" w:line="240" w:lineRule="auto"/>
        <w:rPr>
          <w:sz w:val="24"/>
          <w:szCs w:val="24"/>
        </w:rPr>
      </w:pPr>
      <w:r w:rsidRPr="27828C27">
        <w:rPr>
          <w:sz w:val="24"/>
          <w:szCs w:val="24"/>
        </w:rPr>
        <w:t>Multiple Select Question</w:t>
      </w:r>
    </w:p>
    <w:p w14:paraId="477F1D04" w14:textId="2171B8FF" w:rsidR="00C14C5C" w:rsidRPr="007607F7" w:rsidRDefault="00C14C5C" w:rsidP="27828C27">
      <w:pPr>
        <w:spacing w:after="120" w:line="240" w:lineRule="auto"/>
        <w:rPr>
          <w:rFonts w:asciiTheme="majorHAnsi" w:hAnsiTheme="majorHAnsi" w:cstheme="majorBidi"/>
          <w:b/>
          <w:bCs/>
        </w:rPr>
      </w:pPr>
      <w:r w:rsidRPr="27828C27">
        <w:rPr>
          <w:rFonts w:asciiTheme="majorHAnsi" w:hAnsiTheme="majorHAnsi" w:cstheme="majorBidi"/>
          <w:b/>
          <w:bCs/>
        </w:rPr>
        <w:t>1</w:t>
      </w:r>
      <w:r w:rsidR="2967D2E0" w:rsidRPr="27828C27">
        <w:rPr>
          <w:rFonts w:asciiTheme="majorHAnsi" w:hAnsiTheme="majorHAnsi" w:cstheme="majorBidi"/>
          <w:b/>
          <w:bCs/>
        </w:rPr>
        <w:t>21</w:t>
      </w:r>
      <w:r w:rsidRPr="27828C27">
        <w:rPr>
          <w:rFonts w:asciiTheme="majorHAnsi" w:hAnsiTheme="majorHAnsi" w:cstheme="majorBidi"/>
          <w:b/>
          <w:bCs/>
        </w:rPr>
        <w:t>.</w:t>
      </w:r>
      <w:r w:rsidRPr="27828C27">
        <w:rPr>
          <w:rFonts w:asciiTheme="majorHAnsi" w:hAnsiTheme="majorHAnsi" w:cstheme="majorBidi"/>
          <w:b/>
          <w:bCs/>
          <w:color w:val="000000" w:themeColor="text1"/>
          <w:sz w:val="26"/>
          <w:szCs w:val="26"/>
        </w:rPr>
        <w:t xml:space="preserve"> </w:t>
      </w:r>
      <w:r w:rsidRPr="27828C27">
        <w:rPr>
          <w:rFonts w:asciiTheme="majorHAnsi" w:hAnsiTheme="majorHAnsi" w:cstheme="majorBidi"/>
          <w:b/>
          <w:bCs/>
        </w:rPr>
        <w:t>What question</w:t>
      </w:r>
      <w:r w:rsidR="00CB0F36" w:rsidRPr="27828C27">
        <w:rPr>
          <w:rFonts w:asciiTheme="majorHAnsi" w:hAnsiTheme="majorHAnsi" w:cstheme="majorBidi"/>
          <w:b/>
          <w:bCs/>
        </w:rPr>
        <w:t>s</w:t>
      </w:r>
      <w:r w:rsidRPr="27828C27">
        <w:rPr>
          <w:rFonts w:asciiTheme="majorHAnsi" w:hAnsiTheme="majorHAnsi" w:cstheme="majorBidi"/>
          <w:b/>
          <w:bCs/>
        </w:rPr>
        <w:t xml:space="preserve"> does the athletic trainer need to ask regarding a history for this injured athlete? Choose all that apply.</w:t>
      </w:r>
    </w:p>
    <w:p w14:paraId="379B8AC5" w14:textId="5C808516" w:rsidR="00C14C5C" w:rsidRPr="007607F7" w:rsidRDefault="001A6C0B" w:rsidP="27828C27">
      <w:pPr>
        <w:spacing w:after="0" w:line="240" w:lineRule="auto"/>
        <w:ind w:left="357"/>
        <w:contextualSpacing/>
        <w:rPr>
          <w:rFonts w:asciiTheme="majorHAnsi" w:hAnsiTheme="majorHAnsi" w:cstheme="majorBidi"/>
        </w:rPr>
      </w:pPr>
      <w:r w:rsidRPr="27828C27">
        <w:rPr>
          <w:rFonts w:asciiTheme="majorHAnsi" w:hAnsiTheme="majorHAnsi" w:cstheme="majorBidi"/>
        </w:rPr>
        <w:t xml:space="preserve">*a. </w:t>
      </w:r>
      <w:r w:rsidR="00C14C5C" w:rsidRPr="27828C27">
        <w:rPr>
          <w:rFonts w:asciiTheme="majorHAnsi" w:hAnsiTheme="majorHAnsi" w:cstheme="majorBidi"/>
        </w:rPr>
        <w:t>Have you ever injured this wrist previously?</w:t>
      </w:r>
    </w:p>
    <w:p w14:paraId="652775B7" w14:textId="7F992BC5" w:rsidR="00C14C5C" w:rsidRPr="007607F7" w:rsidRDefault="001A6C0B" w:rsidP="27828C27">
      <w:pPr>
        <w:spacing w:after="0" w:line="240" w:lineRule="auto"/>
        <w:ind w:left="357"/>
        <w:contextualSpacing/>
        <w:rPr>
          <w:rFonts w:asciiTheme="majorHAnsi" w:hAnsiTheme="majorHAnsi" w:cstheme="majorBidi"/>
        </w:rPr>
      </w:pPr>
      <w:r w:rsidRPr="27828C27">
        <w:rPr>
          <w:rFonts w:asciiTheme="majorHAnsi" w:hAnsiTheme="majorHAnsi" w:cstheme="majorBidi"/>
        </w:rPr>
        <w:t xml:space="preserve">*b. </w:t>
      </w:r>
      <w:r w:rsidR="00C14C5C" w:rsidRPr="27828C27">
        <w:rPr>
          <w:rFonts w:asciiTheme="majorHAnsi" w:hAnsiTheme="majorHAnsi" w:cstheme="majorBidi"/>
        </w:rPr>
        <w:t>What makes the injured body part feel worse?</w:t>
      </w:r>
    </w:p>
    <w:p w14:paraId="55999E95" w14:textId="03CC9ED1" w:rsidR="00C14C5C" w:rsidRPr="007607F7" w:rsidRDefault="001A6C0B" w:rsidP="27828C27">
      <w:pPr>
        <w:spacing w:after="0" w:line="240" w:lineRule="auto"/>
        <w:ind w:left="357"/>
        <w:contextualSpacing/>
        <w:rPr>
          <w:rFonts w:asciiTheme="majorHAnsi" w:hAnsiTheme="majorHAnsi" w:cstheme="majorBidi"/>
        </w:rPr>
      </w:pPr>
      <w:r w:rsidRPr="27828C27">
        <w:rPr>
          <w:rFonts w:asciiTheme="majorHAnsi" w:hAnsiTheme="majorHAnsi" w:cstheme="majorBidi"/>
        </w:rPr>
        <w:t xml:space="preserve">*c. </w:t>
      </w:r>
      <w:r w:rsidR="00C14C5C" w:rsidRPr="27828C27">
        <w:rPr>
          <w:rFonts w:asciiTheme="majorHAnsi" w:hAnsiTheme="majorHAnsi" w:cstheme="majorBidi"/>
        </w:rPr>
        <w:t>On a scale of 0 to 10, how would you rate your pain?</w:t>
      </w:r>
    </w:p>
    <w:p w14:paraId="1985FF8A" w14:textId="3AE4FB84" w:rsidR="00C14C5C" w:rsidRPr="007607F7" w:rsidRDefault="001A6C0B" w:rsidP="27828C27">
      <w:pPr>
        <w:spacing w:after="0" w:line="240" w:lineRule="auto"/>
        <w:ind w:left="357"/>
        <w:contextualSpacing/>
        <w:rPr>
          <w:rFonts w:asciiTheme="majorHAnsi" w:hAnsiTheme="majorHAnsi" w:cstheme="majorBidi"/>
        </w:rPr>
      </w:pPr>
      <w:r w:rsidRPr="27828C27">
        <w:rPr>
          <w:rFonts w:asciiTheme="majorHAnsi" w:hAnsiTheme="majorHAnsi" w:cstheme="majorBidi"/>
        </w:rPr>
        <w:t xml:space="preserve">*d. </w:t>
      </w:r>
      <w:r w:rsidR="4C8874FD" w:rsidRPr="27828C27">
        <w:rPr>
          <w:rFonts w:asciiTheme="majorHAnsi" w:hAnsiTheme="majorHAnsi" w:cstheme="majorBidi"/>
        </w:rPr>
        <w:t>How did it go at practice? Were you able to do much?</w:t>
      </w:r>
    </w:p>
    <w:p w14:paraId="36A79B53" w14:textId="7AE1EF42" w:rsidR="00C14C5C" w:rsidRPr="007607F7" w:rsidRDefault="001A6C0B" w:rsidP="27828C27">
      <w:pPr>
        <w:spacing w:after="0" w:line="240" w:lineRule="auto"/>
        <w:ind w:left="357"/>
        <w:contextualSpacing/>
        <w:rPr>
          <w:rFonts w:asciiTheme="majorHAnsi" w:hAnsiTheme="majorHAnsi" w:cstheme="majorBidi"/>
        </w:rPr>
      </w:pPr>
      <w:r w:rsidRPr="27828C27">
        <w:rPr>
          <w:rFonts w:asciiTheme="majorHAnsi" w:hAnsiTheme="majorHAnsi" w:cstheme="majorBidi"/>
        </w:rPr>
        <w:t xml:space="preserve">*e. </w:t>
      </w:r>
      <w:r w:rsidR="00C14C5C" w:rsidRPr="27828C27">
        <w:rPr>
          <w:rFonts w:asciiTheme="majorHAnsi" w:hAnsiTheme="majorHAnsi" w:cstheme="majorBidi"/>
        </w:rPr>
        <w:t>How would you describe the pain in your wrist?</w:t>
      </w:r>
    </w:p>
    <w:p w14:paraId="406C1ADA" w14:textId="7D6542D2" w:rsidR="007D5AD2" w:rsidRPr="007607F7" w:rsidRDefault="001A6C0B" w:rsidP="27828C27">
      <w:pPr>
        <w:spacing w:after="0" w:line="240" w:lineRule="auto"/>
        <w:ind w:left="357"/>
        <w:contextualSpacing/>
        <w:rPr>
          <w:rFonts w:asciiTheme="majorHAnsi" w:hAnsiTheme="majorHAnsi" w:cstheme="majorBidi"/>
        </w:rPr>
      </w:pPr>
      <w:r w:rsidRPr="27828C27">
        <w:rPr>
          <w:rFonts w:asciiTheme="majorHAnsi" w:hAnsiTheme="majorHAnsi" w:cstheme="majorBidi"/>
        </w:rPr>
        <w:t xml:space="preserve">*f. </w:t>
      </w:r>
      <w:r w:rsidR="00C14C5C" w:rsidRPr="27828C27">
        <w:rPr>
          <w:rFonts w:asciiTheme="majorHAnsi" w:hAnsiTheme="majorHAnsi" w:cstheme="majorBidi"/>
        </w:rPr>
        <w:t>Does your pain radiate up your arm or down into your hand?</w:t>
      </w:r>
    </w:p>
    <w:p w14:paraId="59D9C45A" w14:textId="46A2A70E" w:rsidR="00C14C5C" w:rsidRPr="009C3E3F" w:rsidRDefault="00634BDF" w:rsidP="27828C27">
      <w:pPr>
        <w:pStyle w:val="Heading3"/>
        <w:spacing w:after="200" w:line="240" w:lineRule="auto"/>
        <w:rPr>
          <w:sz w:val="24"/>
          <w:szCs w:val="24"/>
        </w:rPr>
      </w:pPr>
      <w:r w:rsidRPr="27828C27">
        <w:rPr>
          <w:sz w:val="24"/>
          <w:szCs w:val="24"/>
        </w:rPr>
        <w:t xml:space="preserve">Drag and </w:t>
      </w:r>
      <w:r w:rsidR="00CB0F36" w:rsidRPr="27828C27">
        <w:rPr>
          <w:sz w:val="24"/>
          <w:szCs w:val="24"/>
        </w:rPr>
        <w:t>D</w:t>
      </w:r>
      <w:r w:rsidRPr="27828C27">
        <w:rPr>
          <w:sz w:val="24"/>
          <w:szCs w:val="24"/>
        </w:rPr>
        <w:t>rop Question</w:t>
      </w:r>
    </w:p>
    <w:p w14:paraId="71440219" w14:textId="38EDBF7C" w:rsidR="005C5C10" w:rsidRPr="007607F7" w:rsidRDefault="005C5C10" w:rsidP="27828C27">
      <w:pPr>
        <w:spacing w:after="120" w:line="240" w:lineRule="auto"/>
        <w:rPr>
          <w:rFonts w:asciiTheme="majorHAnsi" w:hAnsiTheme="majorHAnsi" w:cstheme="majorBidi"/>
          <w:b/>
          <w:bCs/>
        </w:rPr>
      </w:pPr>
      <w:r w:rsidRPr="27828C27">
        <w:rPr>
          <w:rFonts w:asciiTheme="majorHAnsi" w:hAnsiTheme="majorHAnsi" w:cstheme="majorBidi"/>
          <w:b/>
          <w:bCs/>
        </w:rPr>
        <w:t>1</w:t>
      </w:r>
      <w:r w:rsidR="4F8D007B" w:rsidRPr="27828C27">
        <w:rPr>
          <w:rFonts w:asciiTheme="majorHAnsi" w:hAnsiTheme="majorHAnsi" w:cstheme="majorBidi"/>
          <w:b/>
          <w:bCs/>
        </w:rPr>
        <w:t>22</w:t>
      </w:r>
      <w:r w:rsidRPr="27828C27">
        <w:rPr>
          <w:rFonts w:asciiTheme="majorHAnsi" w:hAnsiTheme="majorHAnsi" w:cstheme="majorBidi"/>
          <w:b/>
          <w:bCs/>
        </w:rPr>
        <w:t xml:space="preserve">. Next the athletic trainer palpates the wrist. </w:t>
      </w:r>
      <w:r w:rsidR="00F53159" w:rsidRPr="27828C27">
        <w:rPr>
          <w:rFonts w:asciiTheme="majorHAnsi" w:hAnsiTheme="majorHAnsi" w:cstheme="majorBidi"/>
          <w:b/>
          <w:bCs/>
        </w:rPr>
        <w:t xml:space="preserve">What are the </w:t>
      </w:r>
      <w:r w:rsidRPr="27828C27">
        <w:rPr>
          <w:rFonts w:asciiTheme="majorHAnsi" w:hAnsiTheme="majorHAnsi" w:cstheme="majorBidi"/>
          <w:b/>
          <w:bCs/>
        </w:rPr>
        <w:t>anatomical landmark</w:t>
      </w:r>
      <w:r w:rsidR="00F53159" w:rsidRPr="27828C27">
        <w:rPr>
          <w:rFonts w:asciiTheme="majorHAnsi" w:hAnsiTheme="majorHAnsi" w:cstheme="majorBidi"/>
          <w:b/>
          <w:bCs/>
        </w:rPr>
        <w:t>s</w:t>
      </w:r>
      <w:r w:rsidRPr="27828C27">
        <w:rPr>
          <w:rFonts w:asciiTheme="majorHAnsi" w:hAnsiTheme="majorHAnsi" w:cstheme="majorBidi"/>
          <w:b/>
          <w:bCs/>
        </w:rPr>
        <w:t xml:space="preserve"> with the corresponding letter</w:t>
      </w:r>
      <w:r w:rsidR="00F53159" w:rsidRPr="27828C27">
        <w:rPr>
          <w:rFonts w:asciiTheme="majorHAnsi" w:hAnsiTheme="majorHAnsi" w:cstheme="majorBidi"/>
          <w:b/>
          <w:bCs/>
        </w:rPr>
        <w:t>?</w:t>
      </w:r>
    </w:p>
    <w:p w14:paraId="6BD3160D" w14:textId="77777777" w:rsidR="007607F7" w:rsidRPr="007607F7" w:rsidRDefault="005C5C10" w:rsidP="009C3E3F">
      <w:pPr>
        <w:spacing w:before="200" w:line="240" w:lineRule="auto"/>
        <w:rPr>
          <w:rFonts w:asciiTheme="majorHAnsi" w:hAnsiTheme="majorHAnsi" w:cstheme="majorHAnsi"/>
        </w:rPr>
      </w:pPr>
      <w:r w:rsidRPr="007607F7">
        <w:rPr>
          <w:rFonts w:asciiTheme="majorHAnsi" w:hAnsiTheme="majorHAnsi" w:cstheme="majorHAnsi"/>
          <w:b/>
          <w:bCs/>
        </w:rPr>
        <w:t>Patient History:</w:t>
      </w:r>
    </w:p>
    <w:p w14:paraId="4ACD9B1E" w14:textId="3AE06AC2" w:rsidR="007607F7" w:rsidRPr="007607F7" w:rsidRDefault="005134BD" w:rsidP="27828C27">
      <w:pPr>
        <w:spacing w:before="200" w:after="0" w:line="240" w:lineRule="auto"/>
        <w:rPr>
          <w:rFonts w:asciiTheme="majorHAnsi" w:hAnsiTheme="majorHAnsi" w:cstheme="majorBidi"/>
          <w:b/>
          <w:bCs/>
        </w:rPr>
      </w:pPr>
      <w:r w:rsidRPr="27828C27">
        <w:rPr>
          <w:rFonts w:asciiTheme="majorHAnsi" w:hAnsiTheme="majorHAnsi" w:cstheme="majorBidi"/>
          <w:b/>
          <w:bCs/>
        </w:rPr>
        <w:t>Th</w:t>
      </w:r>
      <w:r w:rsidR="00CB0F36" w:rsidRPr="27828C27">
        <w:rPr>
          <w:rFonts w:asciiTheme="majorHAnsi" w:hAnsiTheme="majorHAnsi" w:cstheme="majorBidi"/>
          <w:b/>
          <w:bCs/>
        </w:rPr>
        <w:t>e</w:t>
      </w:r>
      <w:r w:rsidRPr="27828C27">
        <w:rPr>
          <w:rFonts w:asciiTheme="majorHAnsi" w:hAnsiTheme="majorHAnsi" w:cstheme="majorBidi"/>
          <w:b/>
          <w:bCs/>
        </w:rPr>
        <w:t xml:space="preserve"> history of this patient reveals the following:</w:t>
      </w:r>
    </w:p>
    <w:p w14:paraId="21841C7E" w14:textId="5F37CD2F" w:rsidR="007607F7" w:rsidRPr="007607F7" w:rsidRDefault="00F53159" w:rsidP="27828C27">
      <w:pPr>
        <w:pStyle w:val="ListParagraph"/>
        <w:numPr>
          <w:ilvl w:val="0"/>
          <w:numId w:val="29"/>
        </w:numPr>
        <w:spacing w:after="0" w:line="240" w:lineRule="auto"/>
        <w:contextualSpacing w:val="0"/>
        <w:rPr>
          <w:rFonts w:asciiTheme="majorHAnsi" w:hAnsiTheme="majorHAnsi" w:cstheme="majorBidi"/>
          <w:b/>
          <w:bCs/>
        </w:rPr>
      </w:pPr>
      <w:r w:rsidRPr="27828C27">
        <w:rPr>
          <w:rFonts w:asciiTheme="majorHAnsi" w:hAnsiTheme="majorHAnsi" w:cstheme="majorBidi"/>
          <w:b/>
          <w:bCs/>
        </w:rPr>
        <w:t>What is the p</w:t>
      </w:r>
      <w:r w:rsidR="005134BD" w:rsidRPr="27828C27">
        <w:rPr>
          <w:rFonts w:asciiTheme="majorHAnsi" w:hAnsiTheme="majorHAnsi" w:cstheme="majorBidi"/>
          <w:b/>
          <w:bCs/>
        </w:rPr>
        <w:t>ain level</w:t>
      </w:r>
      <w:r w:rsidRPr="27828C27">
        <w:rPr>
          <w:rFonts w:asciiTheme="majorHAnsi" w:hAnsiTheme="majorHAnsi" w:cstheme="majorBidi"/>
          <w:b/>
          <w:bCs/>
        </w:rPr>
        <w:t>?</w:t>
      </w:r>
      <w:r w:rsidR="005134BD" w:rsidRPr="27828C27">
        <w:rPr>
          <w:rFonts w:asciiTheme="majorHAnsi" w:hAnsiTheme="majorHAnsi" w:cstheme="majorBidi"/>
          <w:b/>
          <w:bCs/>
        </w:rPr>
        <w:t xml:space="preserve"> (“Currently it is about 6 on a 10-point scale</w:t>
      </w:r>
      <w:r w:rsidRPr="27828C27">
        <w:rPr>
          <w:rFonts w:asciiTheme="majorHAnsi" w:hAnsiTheme="majorHAnsi" w:cstheme="majorBidi"/>
          <w:b/>
          <w:bCs/>
        </w:rPr>
        <w:t>.</w:t>
      </w:r>
      <w:r w:rsidR="005134BD" w:rsidRPr="27828C27">
        <w:rPr>
          <w:rFonts w:asciiTheme="majorHAnsi" w:hAnsiTheme="majorHAnsi" w:cstheme="majorBidi"/>
          <w:b/>
          <w:bCs/>
        </w:rPr>
        <w:t xml:space="preserve"> </w:t>
      </w:r>
      <w:r w:rsidRPr="27828C27">
        <w:rPr>
          <w:rFonts w:asciiTheme="majorHAnsi" w:hAnsiTheme="majorHAnsi" w:cstheme="majorBidi"/>
          <w:b/>
          <w:bCs/>
        </w:rPr>
        <w:t>W</w:t>
      </w:r>
      <w:r w:rsidR="005134BD" w:rsidRPr="27828C27">
        <w:rPr>
          <w:rFonts w:asciiTheme="majorHAnsi" w:hAnsiTheme="majorHAnsi" w:cstheme="majorBidi"/>
          <w:b/>
          <w:bCs/>
        </w:rPr>
        <w:t>hen I try to move it after leaving it still for a bit, I get a really sharp pain that would be about an 8.”)</w:t>
      </w:r>
    </w:p>
    <w:p w14:paraId="4E631FF5" w14:textId="77777777" w:rsidR="007607F7" w:rsidRPr="007607F7" w:rsidRDefault="005134BD" w:rsidP="009C3E3F">
      <w:pPr>
        <w:pStyle w:val="ListParagraph"/>
        <w:numPr>
          <w:ilvl w:val="0"/>
          <w:numId w:val="29"/>
        </w:numPr>
        <w:spacing w:after="0" w:line="240" w:lineRule="auto"/>
        <w:contextualSpacing w:val="0"/>
        <w:rPr>
          <w:rFonts w:asciiTheme="majorHAnsi" w:hAnsiTheme="majorHAnsi" w:cstheme="majorHAnsi"/>
          <w:b/>
          <w:bCs/>
        </w:rPr>
      </w:pPr>
      <w:r w:rsidRPr="007607F7">
        <w:rPr>
          <w:rFonts w:asciiTheme="majorHAnsi" w:hAnsiTheme="majorHAnsi" w:cstheme="majorHAnsi"/>
          <w:b/>
          <w:bCs/>
        </w:rPr>
        <w:t>What makes the injured body part feel better? (“Doing nothing! When I was in class, as long as I had my hand and arm on the desk, it was not painful. But when I tried to lift it off the desk, it was really sore.”)</w:t>
      </w:r>
    </w:p>
    <w:p w14:paraId="2C93EA77" w14:textId="2DC20D88" w:rsidR="005134BD" w:rsidRPr="007607F7" w:rsidRDefault="005134BD" w:rsidP="27828C27">
      <w:pPr>
        <w:pStyle w:val="ListParagraph"/>
        <w:numPr>
          <w:ilvl w:val="0"/>
          <w:numId w:val="29"/>
        </w:numPr>
        <w:spacing w:after="0" w:line="240" w:lineRule="auto"/>
        <w:contextualSpacing w:val="0"/>
        <w:rPr>
          <w:rFonts w:asciiTheme="majorHAnsi" w:hAnsiTheme="majorHAnsi" w:cstheme="majorBidi"/>
          <w:b/>
          <w:bCs/>
        </w:rPr>
      </w:pPr>
      <w:r w:rsidRPr="27828C27">
        <w:rPr>
          <w:rFonts w:asciiTheme="majorHAnsi" w:hAnsiTheme="majorHAnsi" w:cstheme="majorBidi"/>
          <w:b/>
          <w:bCs/>
        </w:rPr>
        <w:t>What makes the injured body part feel worse? (“Movement; any time I move the wrist it is painful.”)</w:t>
      </w:r>
    </w:p>
    <w:p w14:paraId="4196B4D1" w14:textId="240AF5A3" w:rsidR="005134BD" w:rsidRPr="007607F7" w:rsidRDefault="005134BD" w:rsidP="27828C27">
      <w:pPr>
        <w:pStyle w:val="ListParagraph"/>
        <w:numPr>
          <w:ilvl w:val="0"/>
          <w:numId w:val="29"/>
        </w:numPr>
        <w:spacing w:after="0" w:line="240" w:lineRule="auto"/>
        <w:contextualSpacing w:val="0"/>
        <w:rPr>
          <w:rFonts w:asciiTheme="majorHAnsi" w:hAnsiTheme="majorHAnsi" w:cstheme="majorBidi"/>
          <w:b/>
          <w:bCs/>
        </w:rPr>
      </w:pPr>
      <w:r w:rsidRPr="27828C27">
        <w:rPr>
          <w:rFonts w:asciiTheme="majorHAnsi" w:hAnsiTheme="majorHAnsi" w:cstheme="majorBidi"/>
          <w:b/>
          <w:bCs/>
        </w:rPr>
        <w:t>How would you describe the pain? (“A dull, achy pain with occasional sharp pain when I move the wrist.”)</w:t>
      </w:r>
    </w:p>
    <w:p w14:paraId="020225A5" w14:textId="77777777" w:rsidR="007607F7" w:rsidRPr="007607F7" w:rsidRDefault="005134BD" w:rsidP="009C3E3F">
      <w:pPr>
        <w:pStyle w:val="ListParagraph"/>
        <w:numPr>
          <w:ilvl w:val="0"/>
          <w:numId w:val="29"/>
        </w:numPr>
        <w:spacing w:after="0" w:line="240" w:lineRule="auto"/>
        <w:contextualSpacing w:val="0"/>
        <w:rPr>
          <w:rFonts w:asciiTheme="majorHAnsi" w:hAnsiTheme="majorHAnsi" w:cstheme="majorHAnsi"/>
          <w:b/>
          <w:bCs/>
        </w:rPr>
      </w:pPr>
      <w:r w:rsidRPr="007607F7">
        <w:rPr>
          <w:rFonts w:asciiTheme="majorHAnsi" w:hAnsiTheme="majorHAnsi" w:cstheme="majorHAnsi"/>
          <w:b/>
          <w:bCs/>
        </w:rPr>
        <w:t>Does your pain radiate up your arm or down into your hand? (“No, it only hurts where I told you it bothered me.”)</w:t>
      </w:r>
    </w:p>
    <w:p w14:paraId="56A4A441" w14:textId="77777777" w:rsidR="007607F7" w:rsidRPr="007607F7" w:rsidRDefault="005134BD" w:rsidP="009C3E3F">
      <w:pPr>
        <w:pStyle w:val="ListParagraph"/>
        <w:numPr>
          <w:ilvl w:val="0"/>
          <w:numId w:val="29"/>
        </w:numPr>
        <w:spacing w:after="0" w:line="240" w:lineRule="auto"/>
        <w:contextualSpacing w:val="0"/>
        <w:rPr>
          <w:rFonts w:asciiTheme="majorHAnsi" w:hAnsiTheme="majorHAnsi" w:cstheme="majorHAnsi"/>
          <w:b/>
          <w:bCs/>
        </w:rPr>
      </w:pPr>
      <w:r w:rsidRPr="007607F7">
        <w:rPr>
          <w:rFonts w:asciiTheme="majorHAnsi" w:hAnsiTheme="majorHAnsi" w:cstheme="majorHAnsi"/>
          <w:b/>
          <w:bCs/>
        </w:rPr>
        <w:t>How would you describe the pain in your wrist? (“A dull, achy pain with occasional sharp pain when I move the wrist.”)</w:t>
      </w:r>
    </w:p>
    <w:p w14:paraId="15F82B51" w14:textId="7FAACDC3" w:rsidR="00DE3B93" w:rsidRPr="007607F7" w:rsidRDefault="005134BD" w:rsidP="009C3E3F">
      <w:pPr>
        <w:pStyle w:val="ListParagraph"/>
        <w:numPr>
          <w:ilvl w:val="0"/>
          <w:numId w:val="29"/>
        </w:numPr>
        <w:spacing w:after="0" w:line="240" w:lineRule="auto"/>
        <w:contextualSpacing w:val="0"/>
        <w:rPr>
          <w:rFonts w:asciiTheme="majorHAnsi" w:hAnsiTheme="majorHAnsi" w:cstheme="majorHAnsi"/>
          <w:b/>
          <w:bCs/>
        </w:rPr>
      </w:pPr>
      <w:r w:rsidRPr="007607F7">
        <w:rPr>
          <w:rFonts w:asciiTheme="majorHAnsi" w:hAnsiTheme="majorHAnsi" w:cstheme="majorHAnsi"/>
          <w:b/>
          <w:bCs/>
        </w:rPr>
        <w:t>How did it go at practice? Were you able to do much? (“Practice did not go well. I tried to stay out of as many drills as possible, but Coach got upset at me because I was not taking my turn in the rotation.”)</w:t>
      </w:r>
    </w:p>
    <w:p w14:paraId="4EFA26FC" w14:textId="15DEE8DD" w:rsidR="0091247E" w:rsidRPr="007607F7" w:rsidRDefault="0091247E" w:rsidP="27828C27">
      <w:pPr>
        <w:spacing w:before="200" w:line="240" w:lineRule="auto"/>
        <w:ind w:left="357"/>
        <w:rPr>
          <w:rFonts w:asciiTheme="majorHAnsi" w:hAnsiTheme="majorHAnsi" w:cstheme="majorBidi"/>
          <w:b/>
          <w:bCs/>
        </w:rPr>
      </w:pPr>
      <w:r w:rsidRPr="27828C27">
        <w:rPr>
          <w:rFonts w:asciiTheme="majorHAnsi" w:hAnsiTheme="majorHAnsi" w:cstheme="majorBidi"/>
          <w:b/>
          <w:bCs/>
        </w:rPr>
        <w:t>Drop Spots A</w:t>
      </w:r>
      <w:r w:rsidR="00F53159" w:rsidRPr="27828C27">
        <w:rPr>
          <w:rFonts w:asciiTheme="majorHAnsi" w:hAnsiTheme="majorHAnsi" w:cstheme="majorBidi"/>
          <w:b/>
          <w:bCs/>
        </w:rPr>
        <w:t>–</w:t>
      </w:r>
      <w:r w:rsidRPr="27828C27">
        <w:rPr>
          <w:rFonts w:asciiTheme="majorHAnsi" w:hAnsiTheme="majorHAnsi" w:cstheme="majorBidi"/>
          <w:b/>
          <w:bCs/>
        </w:rPr>
        <w:t>J:</w:t>
      </w:r>
    </w:p>
    <w:p w14:paraId="5B5C178D" w14:textId="2652719F" w:rsidR="00CD3376" w:rsidRPr="007607F7" w:rsidRDefault="000C7838" w:rsidP="00DE3B93">
      <w:pPr>
        <w:rPr>
          <w:rFonts w:asciiTheme="majorHAnsi" w:hAnsiTheme="majorHAnsi" w:cstheme="majorHAnsi"/>
        </w:rPr>
      </w:pPr>
      <w:r w:rsidRPr="007607F7">
        <w:rPr>
          <w:rFonts w:asciiTheme="majorHAnsi" w:hAnsiTheme="majorHAnsi" w:cstheme="majorHAnsi"/>
          <w:noProof/>
          <w:color w:val="2B579A"/>
        </w:rPr>
        <w:lastRenderedPageBreak/>
        <w:drawing>
          <wp:inline distT="0" distB="0" distL="0" distR="0" wp14:anchorId="43DD992F" wp14:editId="2E000CB9">
            <wp:extent cx="3870960" cy="2285838"/>
            <wp:effectExtent l="0" t="0" r="0" b="635"/>
            <wp:docPr id="1131519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519950" name=""/>
                    <pic:cNvPicPr/>
                  </pic:nvPicPr>
                  <pic:blipFill>
                    <a:blip r:embed="rId20"/>
                    <a:stretch>
                      <a:fillRect/>
                    </a:stretch>
                  </pic:blipFill>
                  <pic:spPr>
                    <a:xfrm>
                      <a:off x="0" y="0"/>
                      <a:ext cx="3876915" cy="2289355"/>
                    </a:xfrm>
                    <a:prstGeom prst="rect">
                      <a:avLst/>
                    </a:prstGeom>
                  </pic:spPr>
                </pic:pic>
              </a:graphicData>
            </a:graphic>
          </wp:inline>
        </w:drawing>
      </w:r>
    </w:p>
    <w:p w14:paraId="652B9BE0" w14:textId="77777777" w:rsidR="00CD3376" w:rsidRPr="007607F7" w:rsidRDefault="00CD3376" w:rsidP="00DE3B93">
      <w:pPr>
        <w:rPr>
          <w:rFonts w:asciiTheme="majorHAnsi" w:hAnsiTheme="majorHAnsi" w:cstheme="majorHAnsi"/>
        </w:rPr>
      </w:pPr>
    </w:p>
    <w:p w14:paraId="439A70F0" w14:textId="1757CCE7" w:rsidR="0091247E" w:rsidRPr="007607F7" w:rsidRDefault="0091247E" w:rsidP="00A44AFE">
      <w:pPr>
        <w:pStyle w:val="ListParagraph"/>
        <w:numPr>
          <w:ilvl w:val="0"/>
          <w:numId w:val="30"/>
        </w:numPr>
        <w:rPr>
          <w:rFonts w:asciiTheme="majorHAnsi" w:hAnsiTheme="majorHAnsi" w:cstheme="majorHAnsi"/>
        </w:rPr>
      </w:pPr>
      <w:r w:rsidRPr="007607F7">
        <w:rPr>
          <w:rFonts w:asciiTheme="majorHAnsi" w:hAnsiTheme="majorHAnsi" w:cstheme="majorHAnsi"/>
        </w:rPr>
        <w:t>Hamate → ______</w:t>
      </w:r>
      <w:r w:rsidR="001A245F" w:rsidRPr="007607F7">
        <w:rPr>
          <w:rFonts w:asciiTheme="majorHAnsi" w:hAnsiTheme="majorHAnsi" w:cstheme="majorHAnsi"/>
        </w:rPr>
        <w:t>A</w:t>
      </w:r>
      <w:r w:rsidRPr="007607F7">
        <w:rPr>
          <w:rFonts w:asciiTheme="majorHAnsi" w:hAnsiTheme="majorHAnsi" w:cstheme="majorHAnsi"/>
        </w:rPr>
        <w:t>____________</w:t>
      </w:r>
    </w:p>
    <w:p w14:paraId="16EB8FA4" w14:textId="097A7423" w:rsidR="0091247E" w:rsidRPr="007607F7" w:rsidRDefault="0091247E" w:rsidP="00A44AFE">
      <w:pPr>
        <w:pStyle w:val="ListParagraph"/>
        <w:numPr>
          <w:ilvl w:val="0"/>
          <w:numId w:val="30"/>
        </w:numPr>
        <w:rPr>
          <w:rFonts w:asciiTheme="majorHAnsi" w:hAnsiTheme="majorHAnsi" w:cstheme="majorHAnsi"/>
        </w:rPr>
      </w:pPr>
      <w:r w:rsidRPr="007607F7">
        <w:rPr>
          <w:rFonts w:asciiTheme="majorHAnsi" w:hAnsiTheme="majorHAnsi" w:cstheme="majorHAnsi"/>
        </w:rPr>
        <w:t>Lunate → ________</w:t>
      </w:r>
      <w:r w:rsidR="001A245F" w:rsidRPr="007607F7">
        <w:rPr>
          <w:rFonts w:asciiTheme="majorHAnsi" w:hAnsiTheme="majorHAnsi" w:cstheme="majorHAnsi"/>
        </w:rPr>
        <w:t>D</w:t>
      </w:r>
      <w:r w:rsidRPr="007607F7">
        <w:rPr>
          <w:rFonts w:asciiTheme="majorHAnsi" w:hAnsiTheme="majorHAnsi" w:cstheme="majorHAnsi"/>
        </w:rPr>
        <w:t>__________</w:t>
      </w:r>
    </w:p>
    <w:p w14:paraId="65F241FF" w14:textId="0E031402" w:rsidR="0091247E" w:rsidRPr="007607F7" w:rsidRDefault="0091247E" w:rsidP="00A44AFE">
      <w:pPr>
        <w:pStyle w:val="ListParagraph"/>
        <w:numPr>
          <w:ilvl w:val="0"/>
          <w:numId w:val="30"/>
        </w:numPr>
        <w:rPr>
          <w:rFonts w:asciiTheme="majorHAnsi" w:hAnsiTheme="majorHAnsi" w:cstheme="majorHAnsi"/>
        </w:rPr>
      </w:pPr>
      <w:r w:rsidRPr="007607F7">
        <w:rPr>
          <w:rFonts w:asciiTheme="majorHAnsi" w:hAnsiTheme="majorHAnsi" w:cstheme="majorHAnsi"/>
        </w:rPr>
        <w:t>Pisiform → ________</w:t>
      </w:r>
      <w:r w:rsidR="00266BD1" w:rsidRPr="007607F7">
        <w:rPr>
          <w:rFonts w:asciiTheme="majorHAnsi" w:hAnsiTheme="majorHAnsi" w:cstheme="majorHAnsi"/>
        </w:rPr>
        <w:t>C</w:t>
      </w:r>
      <w:r w:rsidRPr="007607F7">
        <w:rPr>
          <w:rFonts w:asciiTheme="majorHAnsi" w:hAnsiTheme="majorHAnsi" w:cstheme="majorHAnsi"/>
        </w:rPr>
        <w:t>__________</w:t>
      </w:r>
    </w:p>
    <w:p w14:paraId="19DAAF0D" w14:textId="67261E73" w:rsidR="0091247E" w:rsidRPr="007607F7" w:rsidRDefault="0091247E" w:rsidP="00A44AFE">
      <w:pPr>
        <w:pStyle w:val="ListParagraph"/>
        <w:numPr>
          <w:ilvl w:val="0"/>
          <w:numId w:val="30"/>
        </w:numPr>
        <w:rPr>
          <w:rFonts w:asciiTheme="majorHAnsi" w:hAnsiTheme="majorHAnsi" w:cstheme="majorHAnsi"/>
        </w:rPr>
      </w:pPr>
      <w:r w:rsidRPr="007607F7">
        <w:rPr>
          <w:rFonts w:asciiTheme="majorHAnsi" w:hAnsiTheme="majorHAnsi" w:cstheme="majorHAnsi"/>
        </w:rPr>
        <w:t>Triquetrum → _______</w:t>
      </w:r>
      <w:r w:rsidR="00755681" w:rsidRPr="007607F7">
        <w:rPr>
          <w:rFonts w:asciiTheme="majorHAnsi" w:hAnsiTheme="majorHAnsi" w:cstheme="majorHAnsi"/>
        </w:rPr>
        <w:t>B</w:t>
      </w:r>
      <w:r w:rsidRPr="007607F7">
        <w:rPr>
          <w:rFonts w:asciiTheme="majorHAnsi" w:hAnsiTheme="majorHAnsi" w:cstheme="majorHAnsi"/>
        </w:rPr>
        <w:t>___________</w:t>
      </w:r>
    </w:p>
    <w:p w14:paraId="757A5046" w14:textId="3C6B1FCF" w:rsidR="0091247E" w:rsidRPr="007607F7" w:rsidRDefault="0091247E" w:rsidP="00A44AFE">
      <w:pPr>
        <w:pStyle w:val="ListParagraph"/>
        <w:numPr>
          <w:ilvl w:val="0"/>
          <w:numId w:val="30"/>
        </w:numPr>
        <w:rPr>
          <w:rFonts w:asciiTheme="majorHAnsi" w:hAnsiTheme="majorHAnsi" w:cstheme="majorHAnsi"/>
        </w:rPr>
      </w:pPr>
      <w:r w:rsidRPr="007607F7">
        <w:rPr>
          <w:rFonts w:asciiTheme="majorHAnsi" w:hAnsiTheme="majorHAnsi" w:cstheme="majorHAnsi"/>
        </w:rPr>
        <w:t>Ulna → _________</w:t>
      </w:r>
      <w:r w:rsidR="00755681" w:rsidRPr="007607F7">
        <w:rPr>
          <w:rFonts w:asciiTheme="majorHAnsi" w:hAnsiTheme="majorHAnsi" w:cstheme="majorHAnsi"/>
        </w:rPr>
        <w:t>E</w:t>
      </w:r>
      <w:r w:rsidRPr="007607F7">
        <w:rPr>
          <w:rFonts w:asciiTheme="majorHAnsi" w:hAnsiTheme="majorHAnsi" w:cstheme="majorHAnsi"/>
        </w:rPr>
        <w:t>_________</w:t>
      </w:r>
    </w:p>
    <w:p w14:paraId="7066835D" w14:textId="74B00F9A" w:rsidR="0091247E" w:rsidRPr="007607F7" w:rsidRDefault="0091247E" w:rsidP="00A44AFE">
      <w:pPr>
        <w:pStyle w:val="ListParagraph"/>
        <w:numPr>
          <w:ilvl w:val="0"/>
          <w:numId w:val="30"/>
        </w:numPr>
        <w:rPr>
          <w:rFonts w:asciiTheme="majorHAnsi" w:hAnsiTheme="majorHAnsi" w:cstheme="majorHAnsi"/>
        </w:rPr>
      </w:pPr>
      <w:r w:rsidRPr="007607F7">
        <w:rPr>
          <w:rFonts w:asciiTheme="majorHAnsi" w:hAnsiTheme="majorHAnsi" w:cstheme="majorHAnsi"/>
        </w:rPr>
        <w:t>Trapezoid → _______</w:t>
      </w:r>
      <w:r w:rsidR="00755681" w:rsidRPr="007607F7">
        <w:rPr>
          <w:rFonts w:asciiTheme="majorHAnsi" w:hAnsiTheme="majorHAnsi" w:cstheme="majorHAnsi"/>
        </w:rPr>
        <w:t>F</w:t>
      </w:r>
      <w:r w:rsidRPr="007607F7">
        <w:rPr>
          <w:rFonts w:asciiTheme="majorHAnsi" w:hAnsiTheme="majorHAnsi" w:cstheme="majorHAnsi"/>
        </w:rPr>
        <w:t>___________</w:t>
      </w:r>
    </w:p>
    <w:p w14:paraId="27CA8365" w14:textId="21538B1F" w:rsidR="0091247E" w:rsidRPr="007607F7" w:rsidRDefault="0091247E" w:rsidP="00A44AFE">
      <w:pPr>
        <w:pStyle w:val="ListParagraph"/>
        <w:numPr>
          <w:ilvl w:val="0"/>
          <w:numId w:val="30"/>
        </w:numPr>
        <w:rPr>
          <w:rFonts w:asciiTheme="majorHAnsi" w:hAnsiTheme="majorHAnsi" w:cstheme="majorHAnsi"/>
        </w:rPr>
      </w:pPr>
      <w:r w:rsidRPr="007607F7">
        <w:rPr>
          <w:rFonts w:asciiTheme="majorHAnsi" w:hAnsiTheme="majorHAnsi" w:cstheme="majorHAnsi"/>
        </w:rPr>
        <w:t>Trapezium → _______</w:t>
      </w:r>
      <w:r w:rsidR="00755681" w:rsidRPr="007607F7">
        <w:rPr>
          <w:rFonts w:asciiTheme="majorHAnsi" w:hAnsiTheme="majorHAnsi" w:cstheme="majorHAnsi"/>
        </w:rPr>
        <w:t>G</w:t>
      </w:r>
      <w:r w:rsidRPr="007607F7">
        <w:rPr>
          <w:rFonts w:asciiTheme="majorHAnsi" w:hAnsiTheme="majorHAnsi" w:cstheme="majorHAnsi"/>
        </w:rPr>
        <w:t>___________</w:t>
      </w:r>
    </w:p>
    <w:p w14:paraId="1F1F6FDE" w14:textId="1D0CE7A0" w:rsidR="0091247E" w:rsidRPr="007607F7" w:rsidRDefault="0091247E" w:rsidP="00A44AFE">
      <w:pPr>
        <w:pStyle w:val="ListParagraph"/>
        <w:numPr>
          <w:ilvl w:val="0"/>
          <w:numId w:val="30"/>
        </w:numPr>
        <w:rPr>
          <w:rFonts w:asciiTheme="majorHAnsi" w:hAnsiTheme="majorHAnsi" w:cstheme="majorHAnsi"/>
        </w:rPr>
      </w:pPr>
      <w:r w:rsidRPr="007607F7">
        <w:rPr>
          <w:rFonts w:asciiTheme="majorHAnsi" w:hAnsiTheme="majorHAnsi" w:cstheme="majorHAnsi"/>
        </w:rPr>
        <w:t>Capitate → _______</w:t>
      </w:r>
      <w:r w:rsidR="00755681" w:rsidRPr="007607F7">
        <w:rPr>
          <w:rFonts w:asciiTheme="majorHAnsi" w:hAnsiTheme="majorHAnsi" w:cstheme="majorHAnsi"/>
        </w:rPr>
        <w:t>H</w:t>
      </w:r>
      <w:r w:rsidRPr="007607F7">
        <w:rPr>
          <w:rFonts w:asciiTheme="majorHAnsi" w:hAnsiTheme="majorHAnsi" w:cstheme="majorHAnsi"/>
        </w:rPr>
        <w:t>___________</w:t>
      </w:r>
    </w:p>
    <w:p w14:paraId="141357A4" w14:textId="131EA3EB" w:rsidR="0091247E" w:rsidRPr="007607F7" w:rsidRDefault="0091247E" w:rsidP="00A44AFE">
      <w:pPr>
        <w:pStyle w:val="ListParagraph"/>
        <w:numPr>
          <w:ilvl w:val="0"/>
          <w:numId w:val="30"/>
        </w:numPr>
        <w:rPr>
          <w:rFonts w:asciiTheme="majorHAnsi" w:hAnsiTheme="majorHAnsi" w:cstheme="majorHAnsi"/>
        </w:rPr>
      </w:pPr>
      <w:r w:rsidRPr="007607F7">
        <w:rPr>
          <w:rFonts w:asciiTheme="majorHAnsi" w:hAnsiTheme="majorHAnsi" w:cstheme="majorHAnsi"/>
        </w:rPr>
        <w:t>Scaphoid (navicular) → ________</w:t>
      </w:r>
      <w:r w:rsidR="00755681" w:rsidRPr="007607F7">
        <w:rPr>
          <w:rFonts w:asciiTheme="majorHAnsi" w:hAnsiTheme="majorHAnsi" w:cstheme="majorHAnsi"/>
        </w:rPr>
        <w:t>I</w:t>
      </w:r>
      <w:r w:rsidRPr="007607F7">
        <w:rPr>
          <w:rFonts w:asciiTheme="majorHAnsi" w:hAnsiTheme="majorHAnsi" w:cstheme="majorHAnsi"/>
        </w:rPr>
        <w:t>__________</w:t>
      </w:r>
    </w:p>
    <w:p w14:paraId="17989120" w14:textId="19832A17" w:rsidR="0091247E" w:rsidRPr="007607F7" w:rsidRDefault="0091247E" w:rsidP="00A44AFE">
      <w:pPr>
        <w:pStyle w:val="ListParagraph"/>
        <w:numPr>
          <w:ilvl w:val="0"/>
          <w:numId w:val="30"/>
        </w:numPr>
        <w:rPr>
          <w:rFonts w:asciiTheme="majorHAnsi" w:hAnsiTheme="majorHAnsi" w:cstheme="majorHAnsi"/>
        </w:rPr>
      </w:pPr>
      <w:r w:rsidRPr="007607F7">
        <w:rPr>
          <w:rFonts w:asciiTheme="majorHAnsi" w:hAnsiTheme="majorHAnsi" w:cstheme="majorHAnsi"/>
        </w:rPr>
        <w:t>Radius → ________</w:t>
      </w:r>
      <w:r w:rsidR="00755681" w:rsidRPr="007607F7">
        <w:rPr>
          <w:rFonts w:asciiTheme="majorHAnsi" w:hAnsiTheme="majorHAnsi" w:cstheme="majorHAnsi"/>
        </w:rPr>
        <w:t>J</w:t>
      </w:r>
      <w:r w:rsidRPr="007607F7">
        <w:rPr>
          <w:rFonts w:asciiTheme="majorHAnsi" w:hAnsiTheme="majorHAnsi" w:cstheme="majorHAnsi"/>
        </w:rPr>
        <w:t>__________</w:t>
      </w:r>
    </w:p>
    <w:p w14:paraId="2D223481" w14:textId="09251EDB" w:rsidR="00DE3B93" w:rsidRPr="007607F7" w:rsidRDefault="00634BDF" w:rsidP="27828C27">
      <w:pPr>
        <w:spacing w:after="120" w:line="240" w:lineRule="auto"/>
        <w:rPr>
          <w:rFonts w:asciiTheme="majorHAnsi" w:hAnsiTheme="majorHAnsi" w:cstheme="majorBidi"/>
          <w:b/>
          <w:bCs/>
        </w:rPr>
      </w:pPr>
      <w:r w:rsidRPr="27828C27">
        <w:rPr>
          <w:rFonts w:asciiTheme="majorHAnsi" w:hAnsiTheme="majorHAnsi" w:cstheme="majorBidi"/>
          <w:b/>
          <w:bCs/>
        </w:rPr>
        <w:t>1</w:t>
      </w:r>
      <w:r w:rsidR="48FDDAA4" w:rsidRPr="27828C27">
        <w:rPr>
          <w:rFonts w:asciiTheme="majorHAnsi" w:hAnsiTheme="majorHAnsi" w:cstheme="majorBidi"/>
          <w:b/>
          <w:bCs/>
        </w:rPr>
        <w:t>23</w:t>
      </w:r>
      <w:r w:rsidRPr="27828C27">
        <w:rPr>
          <w:rFonts w:asciiTheme="majorHAnsi" w:hAnsiTheme="majorHAnsi" w:cstheme="majorBidi"/>
          <w:b/>
          <w:bCs/>
        </w:rPr>
        <w:t>:</w:t>
      </w:r>
      <w:r w:rsidR="005B26C3" w:rsidRPr="27828C27">
        <w:rPr>
          <w:rFonts w:asciiTheme="majorHAnsi" w:hAnsiTheme="majorHAnsi" w:cstheme="majorBidi"/>
        </w:rPr>
        <w:t xml:space="preserve"> </w:t>
      </w:r>
      <w:r w:rsidR="005B26C3" w:rsidRPr="27828C27">
        <w:rPr>
          <w:rFonts w:asciiTheme="majorHAnsi" w:hAnsiTheme="majorHAnsi" w:cstheme="majorBidi"/>
          <w:b/>
          <w:bCs/>
        </w:rPr>
        <w:t xml:space="preserve">Upon palpation, pain is noted in the anatomical snuff box and the scaphoid-lunate articulation. To initially assess </w:t>
      </w:r>
      <w:r w:rsidR="00F53159" w:rsidRPr="27828C27">
        <w:rPr>
          <w:rFonts w:asciiTheme="majorHAnsi" w:hAnsiTheme="majorHAnsi" w:cstheme="majorBidi"/>
          <w:b/>
          <w:bCs/>
        </w:rPr>
        <w:t xml:space="preserve">the </w:t>
      </w:r>
      <w:r w:rsidR="005B26C3" w:rsidRPr="27828C27">
        <w:rPr>
          <w:rFonts w:asciiTheme="majorHAnsi" w:hAnsiTheme="majorHAnsi" w:cstheme="majorBidi"/>
          <w:b/>
          <w:bCs/>
        </w:rPr>
        <w:t>range of motion, the athletic trainer has the athlete go through the ranges of motion actively. Please match the photograph to the hand, wrist, or forearm motions that are being pictured. (Please note that arrows pointing in both directions indicate the pair of motions.)</w:t>
      </w:r>
    </w:p>
    <w:p w14:paraId="2F29938B" w14:textId="66A71F88" w:rsidR="005B26C3" w:rsidRPr="007607F7" w:rsidRDefault="005B26C3" w:rsidP="00DE3B93">
      <w:pPr>
        <w:rPr>
          <w:rFonts w:asciiTheme="majorHAnsi" w:hAnsiTheme="majorHAnsi" w:cstheme="majorHAnsi"/>
        </w:rPr>
      </w:pPr>
      <w:r w:rsidRPr="007607F7">
        <w:rPr>
          <w:rFonts w:asciiTheme="majorHAnsi" w:hAnsiTheme="majorHAnsi" w:cstheme="majorHAnsi"/>
          <w:noProof/>
          <w:color w:val="2B579A"/>
        </w:rPr>
        <w:drawing>
          <wp:inline distT="0" distB="0" distL="0" distR="0" wp14:anchorId="2FDD14C7" wp14:editId="74937D45">
            <wp:extent cx="2370909" cy="2011680"/>
            <wp:effectExtent l="0" t="0" r="0" b="7620"/>
            <wp:docPr id="1452323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72738" cy="2013232"/>
                    </a:xfrm>
                    <a:prstGeom prst="rect">
                      <a:avLst/>
                    </a:prstGeom>
                    <a:noFill/>
                    <a:ln>
                      <a:noFill/>
                    </a:ln>
                  </pic:spPr>
                </pic:pic>
              </a:graphicData>
            </a:graphic>
          </wp:inline>
        </w:drawing>
      </w:r>
    </w:p>
    <w:p w14:paraId="52C7AA31" w14:textId="0C1EE83F" w:rsidR="005B26C3" w:rsidRPr="007607F7" w:rsidRDefault="005B26C3" w:rsidP="27828C27">
      <w:pPr>
        <w:spacing w:before="200" w:line="240" w:lineRule="auto"/>
        <w:rPr>
          <w:rFonts w:asciiTheme="majorHAnsi" w:hAnsiTheme="majorHAnsi" w:cstheme="majorBidi"/>
          <w:b/>
          <w:bCs/>
          <w:rPrChange w:id="101" w:author="" w16du:dateUtc="2026-05-18T16:40:00Z">
            <w:rPr>
              <w:u w:val="single"/>
            </w:rPr>
          </w:rPrChange>
        </w:rPr>
      </w:pPr>
      <w:r w:rsidRPr="27828C27">
        <w:rPr>
          <w:rFonts w:asciiTheme="majorHAnsi" w:hAnsiTheme="majorHAnsi" w:cstheme="majorBidi"/>
          <w:b/>
          <w:bCs/>
        </w:rPr>
        <w:t>Drop Spot</w:t>
      </w:r>
    </w:p>
    <w:p w14:paraId="73F2CD8C" w14:textId="1BAAEE2E" w:rsidR="005B26C3" w:rsidRPr="007607F7" w:rsidRDefault="001A6C0B" w:rsidP="27828C27">
      <w:pPr>
        <w:spacing w:after="0" w:line="240" w:lineRule="auto"/>
        <w:ind w:left="357"/>
        <w:contextualSpacing/>
        <w:rPr>
          <w:rFonts w:asciiTheme="majorHAnsi" w:hAnsiTheme="majorHAnsi" w:cstheme="majorBidi"/>
        </w:rPr>
      </w:pPr>
      <w:r w:rsidRPr="27828C27">
        <w:rPr>
          <w:rFonts w:asciiTheme="majorHAnsi" w:hAnsiTheme="majorHAnsi" w:cstheme="majorBidi"/>
        </w:rPr>
        <w:lastRenderedPageBreak/>
        <w:t xml:space="preserve">a. </w:t>
      </w:r>
      <w:r w:rsidR="005B26C3" w:rsidRPr="27828C27">
        <w:rPr>
          <w:rFonts w:asciiTheme="majorHAnsi" w:hAnsiTheme="majorHAnsi" w:cstheme="majorBidi"/>
        </w:rPr>
        <w:t>Forearm supination and pronation</w:t>
      </w:r>
    </w:p>
    <w:p w14:paraId="44C461B4" w14:textId="4BDF40C6" w:rsidR="005B26C3" w:rsidRPr="007607F7" w:rsidRDefault="001A6C0B" w:rsidP="27828C27">
      <w:pPr>
        <w:spacing w:after="0" w:line="240" w:lineRule="auto"/>
        <w:ind w:left="357"/>
        <w:contextualSpacing/>
        <w:rPr>
          <w:rFonts w:asciiTheme="majorHAnsi" w:hAnsiTheme="majorHAnsi" w:cstheme="majorBidi"/>
          <w:b/>
          <w:bCs/>
        </w:rPr>
      </w:pPr>
      <w:r w:rsidRPr="27828C27">
        <w:rPr>
          <w:rFonts w:asciiTheme="majorHAnsi" w:hAnsiTheme="majorHAnsi" w:cstheme="majorBidi"/>
          <w:b/>
          <w:bCs/>
        </w:rPr>
        <w:t>*</w:t>
      </w:r>
      <w:r w:rsidRPr="27828C27">
        <w:rPr>
          <w:rFonts w:asciiTheme="majorHAnsi" w:hAnsiTheme="majorHAnsi" w:cstheme="majorBidi"/>
        </w:rPr>
        <w:t xml:space="preserve">b. </w:t>
      </w:r>
      <w:r w:rsidR="005B26C3" w:rsidRPr="27828C27">
        <w:rPr>
          <w:rFonts w:asciiTheme="majorHAnsi" w:hAnsiTheme="majorHAnsi" w:cstheme="majorBidi"/>
        </w:rPr>
        <w:t>Metacarpal phalangeal a</w:t>
      </w:r>
      <w:r w:rsidR="749039B0" w:rsidRPr="27828C27">
        <w:rPr>
          <w:rFonts w:asciiTheme="majorHAnsi" w:hAnsiTheme="majorHAnsi" w:cstheme="majorBidi"/>
        </w:rPr>
        <w:t>d</w:t>
      </w:r>
      <w:r w:rsidR="005B26C3" w:rsidRPr="27828C27">
        <w:rPr>
          <w:rFonts w:asciiTheme="majorHAnsi" w:hAnsiTheme="majorHAnsi" w:cstheme="majorBidi"/>
        </w:rPr>
        <w:t>duction</w:t>
      </w:r>
    </w:p>
    <w:p w14:paraId="3CE51B52" w14:textId="556A6798" w:rsidR="005B26C3" w:rsidRPr="007607F7" w:rsidRDefault="001A6C0B" w:rsidP="27828C27">
      <w:pPr>
        <w:spacing w:after="0" w:line="240" w:lineRule="auto"/>
        <w:ind w:left="357"/>
        <w:contextualSpacing/>
        <w:rPr>
          <w:rFonts w:asciiTheme="majorHAnsi" w:hAnsiTheme="majorHAnsi" w:cstheme="majorBidi"/>
        </w:rPr>
      </w:pPr>
      <w:r w:rsidRPr="27828C27">
        <w:rPr>
          <w:rFonts w:asciiTheme="majorHAnsi" w:hAnsiTheme="majorHAnsi" w:cstheme="majorBidi"/>
        </w:rPr>
        <w:t xml:space="preserve">c. </w:t>
      </w:r>
      <w:r w:rsidR="005B26C3" w:rsidRPr="27828C27">
        <w:rPr>
          <w:rFonts w:asciiTheme="majorHAnsi" w:hAnsiTheme="majorHAnsi" w:cstheme="majorBidi"/>
        </w:rPr>
        <w:t>Interphalangeal flexion and extension</w:t>
      </w:r>
    </w:p>
    <w:p w14:paraId="3C55E5F7" w14:textId="26F5D6F3" w:rsidR="005B26C3" w:rsidRPr="007607F7" w:rsidRDefault="001A6C0B" w:rsidP="27828C27">
      <w:pPr>
        <w:spacing w:after="0" w:line="240" w:lineRule="auto"/>
        <w:ind w:left="357"/>
        <w:contextualSpacing/>
        <w:rPr>
          <w:rFonts w:asciiTheme="majorHAnsi" w:hAnsiTheme="majorHAnsi" w:cstheme="majorBidi"/>
        </w:rPr>
      </w:pPr>
      <w:r w:rsidRPr="27828C27">
        <w:rPr>
          <w:rFonts w:asciiTheme="majorHAnsi" w:hAnsiTheme="majorHAnsi" w:cstheme="majorBidi"/>
        </w:rPr>
        <w:t xml:space="preserve">d. </w:t>
      </w:r>
      <w:r w:rsidR="005B26C3" w:rsidRPr="27828C27">
        <w:rPr>
          <w:rFonts w:asciiTheme="majorHAnsi" w:hAnsiTheme="majorHAnsi" w:cstheme="majorBidi"/>
        </w:rPr>
        <w:t>Thumb flexion and extension</w:t>
      </w:r>
    </w:p>
    <w:p w14:paraId="31EA3F81" w14:textId="07F95DD6" w:rsidR="005B26C3" w:rsidRPr="007607F7" w:rsidRDefault="001A6C0B" w:rsidP="27828C27">
      <w:pPr>
        <w:spacing w:after="0" w:line="240" w:lineRule="auto"/>
        <w:ind w:left="357"/>
        <w:contextualSpacing/>
        <w:rPr>
          <w:rFonts w:asciiTheme="majorHAnsi" w:hAnsiTheme="majorHAnsi" w:cstheme="majorBidi"/>
        </w:rPr>
      </w:pPr>
      <w:r w:rsidRPr="27828C27">
        <w:rPr>
          <w:rFonts w:asciiTheme="majorHAnsi" w:hAnsiTheme="majorHAnsi" w:cstheme="majorBidi"/>
        </w:rPr>
        <w:t xml:space="preserve">e. </w:t>
      </w:r>
      <w:r w:rsidR="005B26C3" w:rsidRPr="27828C27">
        <w:rPr>
          <w:rFonts w:asciiTheme="majorHAnsi" w:hAnsiTheme="majorHAnsi" w:cstheme="majorBidi"/>
        </w:rPr>
        <w:t>Wrist flexion and extension</w:t>
      </w:r>
    </w:p>
    <w:p w14:paraId="43C6E550" w14:textId="77777777" w:rsidR="00F53159" w:rsidRPr="007607F7" w:rsidRDefault="00F53159" w:rsidP="27828C27">
      <w:pPr>
        <w:spacing w:after="0" w:line="240" w:lineRule="auto"/>
        <w:contextualSpacing/>
        <w:rPr>
          <w:rFonts w:asciiTheme="majorHAnsi" w:hAnsiTheme="majorHAnsi" w:cstheme="majorBidi"/>
        </w:rPr>
      </w:pPr>
    </w:p>
    <w:p w14:paraId="77889E74" w14:textId="64A913CC" w:rsidR="007607F7" w:rsidRPr="007607F7" w:rsidRDefault="00755681" w:rsidP="27828C27">
      <w:pPr>
        <w:spacing w:after="120" w:line="240" w:lineRule="auto"/>
        <w:rPr>
          <w:rFonts w:asciiTheme="majorHAnsi" w:hAnsiTheme="majorHAnsi" w:cstheme="majorBidi"/>
          <w:b/>
          <w:bCs/>
        </w:rPr>
      </w:pPr>
      <w:r w:rsidRPr="27828C27">
        <w:rPr>
          <w:rFonts w:asciiTheme="majorHAnsi" w:hAnsiTheme="majorHAnsi" w:cstheme="majorBidi"/>
          <w:b/>
          <w:bCs/>
        </w:rPr>
        <w:t>1</w:t>
      </w:r>
      <w:r w:rsidR="0028551F" w:rsidRPr="27828C27">
        <w:rPr>
          <w:rFonts w:asciiTheme="majorHAnsi" w:hAnsiTheme="majorHAnsi" w:cstheme="majorBidi"/>
          <w:b/>
          <w:bCs/>
        </w:rPr>
        <w:t>24</w:t>
      </w:r>
      <w:r w:rsidRPr="27828C27">
        <w:rPr>
          <w:rFonts w:asciiTheme="majorHAnsi" w:hAnsiTheme="majorHAnsi" w:cstheme="majorBidi"/>
          <w:b/>
          <w:bCs/>
        </w:rPr>
        <w:t>.</w:t>
      </w:r>
      <w:r w:rsidR="00650E24" w:rsidRPr="27828C27">
        <w:rPr>
          <w:rFonts w:asciiTheme="majorHAnsi" w:hAnsiTheme="majorHAnsi" w:cstheme="majorBidi"/>
          <w:b/>
          <w:bCs/>
        </w:rPr>
        <w:t xml:space="preserve"> Upon palpation, pain is noted in the anatomical snuff box and the scaphoid-lunate articulation. To initially assess </w:t>
      </w:r>
      <w:r w:rsidR="00F53159" w:rsidRPr="27828C27">
        <w:rPr>
          <w:rFonts w:asciiTheme="majorHAnsi" w:hAnsiTheme="majorHAnsi" w:cstheme="majorBidi"/>
          <w:b/>
          <w:bCs/>
        </w:rPr>
        <w:t xml:space="preserve">the </w:t>
      </w:r>
      <w:r w:rsidR="00650E24" w:rsidRPr="27828C27">
        <w:rPr>
          <w:rFonts w:asciiTheme="majorHAnsi" w:hAnsiTheme="majorHAnsi" w:cstheme="majorBidi"/>
          <w:b/>
          <w:bCs/>
        </w:rPr>
        <w:t>range of motion, the athletic trainer has the athlete go through the ranges of motion actively. Please match the photograph to the hand, wrist, or forearm motions that are being pictured. (Please note that arrows pointing in both directions indicate the pair of motions.)</w:t>
      </w:r>
    </w:p>
    <w:p w14:paraId="47FCE6C1" w14:textId="719495B5" w:rsidR="00650E24" w:rsidRPr="007607F7" w:rsidRDefault="00CE48A0" w:rsidP="00DE3B93">
      <w:pPr>
        <w:rPr>
          <w:rFonts w:asciiTheme="majorHAnsi" w:hAnsiTheme="majorHAnsi" w:cstheme="majorHAnsi"/>
          <w:u w:val="single"/>
        </w:rPr>
      </w:pPr>
      <w:r w:rsidRPr="007607F7">
        <w:rPr>
          <w:rFonts w:asciiTheme="majorHAnsi" w:hAnsiTheme="majorHAnsi" w:cstheme="majorHAnsi"/>
          <w:noProof/>
          <w:color w:val="2B579A"/>
          <w:u w:val="single"/>
        </w:rPr>
        <w:drawing>
          <wp:inline distT="0" distB="0" distL="0" distR="0" wp14:anchorId="6C40405B" wp14:editId="77F1C9C8">
            <wp:extent cx="2339543" cy="1546994"/>
            <wp:effectExtent l="0" t="0" r="3810" b="0"/>
            <wp:docPr id="989211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211028" name=""/>
                    <pic:cNvPicPr/>
                  </pic:nvPicPr>
                  <pic:blipFill>
                    <a:blip r:embed="rId22"/>
                    <a:stretch>
                      <a:fillRect/>
                    </a:stretch>
                  </pic:blipFill>
                  <pic:spPr>
                    <a:xfrm>
                      <a:off x="0" y="0"/>
                      <a:ext cx="2339543" cy="1546994"/>
                    </a:xfrm>
                    <a:prstGeom prst="rect">
                      <a:avLst/>
                    </a:prstGeom>
                  </pic:spPr>
                </pic:pic>
              </a:graphicData>
            </a:graphic>
          </wp:inline>
        </w:drawing>
      </w:r>
    </w:p>
    <w:p w14:paraId="2F223899" w14:textId="7BD5CC02" w:rsidR="00CE48A0" w:rsidRPr="007607F7" w:rsidRDefault="00CE48A0" w:rsidP="27828C27">
      <w:pPr>
        <w:spacing w:before="200" w:line="240" w:lineRule="auto"/>
        <w:rPr>
          <w:rFonts w:asciiTheme="majorHAnsi" w:hAnsiTheme="majorHAnsi" w:cstheme="majorBidi"/>
          <w:b/>
          <w:bCs/>
          <w:rPrChange w:id="102" w:author="" w16du:dateUtc="2026-05-18T16:41:00Z">
            <w:rPr>
              <w:u w:val="single"/>
            </w:rPr>
          </w:rPrChange>
        </w:rPr>
      </w:pPr>
      <w:r w:rsidRPr="27828C27">
        <w:rPr>
          <w:rFonts w:asciiTheme="majorHAnsi" w:hAnsiTheme="majorHAnsi" w:cstheme="majorBidi"/>
          <w:b/>
          <w:bCs/>
        </w:rPr>
        <w:t>Drop Spot</w:t>
      </w:r>
    </w:p>
    <w:p w14:paraId="786ECF87" w14:textId="058BF316" w:rsidR="00CE48A0" w:rsidRPr="007607F7" w:rsidRDefault="001A6C0B" w:rsidP="27828C27">
      <w:pPr>
        <w:pStyle w:val="ListParagraph"/>
        <w:spacing w:after="0" w:line="240" w:lineRule="auto"/>
        <w:ind w:left="357"/>
        <w:contextualSpacing w:val="0"/>
        <w:rPr>
          <w:rFonts w:asciiTheme="majorHAnsi" w:hAnsiTheme="majorHAnsi" w:cstheme="majorBidi"/>
          <w:b/>
          <w:bCs/>
        </w:rPr>
      </w:pPr>
      <w:r w:rsidRPr="27828C27">
        <w:rPr>
          <w:rFonts w:asciiTheme="majorHAnsi" w:hAnsiTheme="majorHAnsi" w:cstheme="majorBidi"/>
          <w:b/>
          <w:bCs/>
        </w:rPr>
        <w:t>*</w:t>
      </w:r>
      <w:r w:rsidRPr="27828C27">
        <w:rPr>
          <w:rFonts w:asciiTheme="majorHAnsi" w:hAnsiTheme="majorHAnsi" w:cstheme="majorBidi"/>
        </w:rPr>
        <w:t xml:space="preserve">a. </w:t>
      </w:r>
      <w:r w:rsidR="00CE48A0" w:rsidRPr="27828C27">
        <w:rPr>
          <w:rFonts w:asciiTheme="majorHAnsi" w:hAnsiTheme="majorHAnsi" w:cstheme="majorBidi"/>
        </w:rPr>
        <w:t>Forearm supination and pronation</w:t>
      </w:r>
    </w:p>
    <w:p w14:paraId="4E1C615B" w14:textId="22E81764" w:rsidR="00CE48A0" w:rsidRPr="007607F7" w:rsidRDefault="001A6C0B" w:rsidP="27828C27">
      <w:pPr>
        <w:pStyle w:val="ListParagraph"/>
        <w:spacing w:after="0" w:line="240" w:lineRule="auto"/>
        <w:ind w:left="357"/>
        <w:contextualSpacing w:val="0"/>
        <w:rPr>
          <w:rFonts w:asciiTheme="majorHAnsi" w:hAnsiTheme="majorHAnsi" w:cstheme="majorBidi"/>
        </w:rPr>
      </w:pPr>
      <w:r w:rsidRPr="27828C27">
        <w:rPr>
          <w:rFonts w:asciiTheme="majorHAnsi" w:hAnsiTheme="majorHAnsi" w:cstheme="majorBidi"/>
        </w:rPr>
        <w:t xml:space="preserve">b. </w:t>
      </w:r>
      <w:r w:rsidR="00CE48A0" w:rsidRPr="27828C27">
        <w:rPr>
          <w:rFonts w:asciiTheme="majorHAnsi" w:hAnsiTheme="majorHAnsi" w:cstheme="majorBidi"/>
        </w:rPr>
        <w:t>Metacarpal phalangeal abduction</w:t>
      </w:r>
    </w:p>
    <w:p w14:paraId="31CFCEE1" w14:textId="65F3ACBE" w:rsidR="00CE48A0" w:rsidRPr="007607F7" w:rsidRDefault="001A6C0B" w:rsidP="27828C27">
      <w:pPr>
        <w:pStyle w:val="ListParagraph"/>
        <w:spacing w:after="0" w:line="240" w:lineRule="auto"/>
        <w:ind w:left="357"/>
        <w:contextualSpacing w:val="0"/>
        <w:rPr>
          <w:rFonts w:asciiTheme="majorHAnsi" w:hAnsiTheme="majorHAnsi" w:cstheme="majorBidi"/>
        </w:rPr>
      </w:pPr>
      <w:r w:rsidRPr="27828C27">
        <w:rPr>
          <w:rFonts w:asciiTheme="majorHAnsi" w:hAnsiTheme="majorHAnsi" w:cstheme="majorBidi"/>
        </w:rPr>
        <w:t xml:space="preserve">c. </w:t>
      </w:r>
      <w:r w:rsidR="00CE48A0" w:rsidRPr="27828C27">
        <w:rPr>
          <w:rFonts w:asciiTheme="majorHAnsi" w:hAnsiTheme="majorHAnsi" w:cstheme="majorBidi"/>
        </w:rPr>
        <w:t>Interphalangeal flexion and extension</w:t>
      </w:r>
    </w:p>
    <w:p w14:paraId="0C405A05" w14:textId="75DB334C" w:rsidR="00CE48A0" w:rsidRPr="007607F7" w:rsidRDefault="001A6C0B" w:rsidP="27828C27">
      <w:pPr>
        <w:pStyle w:val="ListParagraph"/>
        <w:spacing w:after="0" w:line="240" w:lineRule="auto"/>
        <w:ind w:left="357"/>
        <w:contextualSpacing w:val="0"/>
        <w:rPr>
          <w:rFonts w:asciiTheme="majorHAnsi" w:hAnsiTheme="majorHAnsi" w:cstheme="majorBidi"/>
        </w:rPr>
      </w:pPr>
      <w:r w:rsidRPr="27828C27">
        <w:rPr>
          <w:rFonts w:asciiTheme="majorHAnsi" w:hAnsiTheme="majorHAnsi" w:cstheme="majorBidi"/>
        </w:rPr>
        <w:t xml:space="preserve">d. </w:t>
      </w:r>
      <w:r w:rsidR="00CE48A0" w:rsidRPr="27828C27">
        <w:rPr>
          <w:rFonts w:asciiTheme="majorHAnsi" w:hAnsiTheme="majorHAnsi" w:cstheme="majorBidi"/>
        </w:rPr>
        <w:t>Thumb flexion and extension</w:t>
      </w:r>
    </w:p>
    <w:p w14:paraId="70E786CA" w14:textId="1B27C939" w:rsidR="00CE48A0" w:rsidRPr="007607F7" w:rsidRDefault="001A6C0B" w:rsidP="27828C27">
      <w:pPr>
        <w:pStyle w:val="ListParagraph"/>
        <w:spacing w:after="0" w:line="240" w:lineRule="auto"/>
        <w:ind w:left="357"/>
        <w:contextualSpacing w:val="0"/>
        <w:rPr>
          <w:rFonts w:asciiTheme="majorHAnsi" w:hAnsiTheme="majorHAnsi" w:cstheme="majorBidi"/>
        </w:rPr>
      </w:pPr>
      <w:r w:rsidRPr="27828C27">
        <w:rPr>
          <w:rFonts w:asciiTheme="majorHAnsi" w:hAnsiTheme="majorHAnsi" w:cstheme="majorBidi"/>
        </w:rPr>
        <w:t xml:space="preserve">e. </w:t>
      </w:r>
      <w:r w:rsidR="00CE48A0" w:rsidRPr="27828C27">
        <w:rPr>
          <w:rFonts w:asciiTheme="majorHAnsi" w:hAnsiTheme="majorHAnsi" w:cstheme="majorBidi"/>
        </w:rPr>
        <w:t>Wrist flexion and extension</w:t>
      </w:r>
    </w:p>
    <w:p w14:paraId="263952CE" w14:textId="77777777" w:rsidR="00F53159" w:rsidRPr="00367C0B" w:rsidRDefault="00F53159" w:rsidP="27828C27">
      <w:pPr>
        <w:spacing w:after="0"/>
        <w:rPr>
          <w:rFonts w:asciiTheme="majorHAnsi" w:hAnsiTheme="majorHAnsi" w:cstheme="majorBidi"/>
        </w:rPr>
      </w:pPr>
    </w:p>
    <w:p w14:paraId="5098CB31" w14:textId="30744E0A" w:rsidR="007607F7" w:rsidRPr="007607F7" w:rsidRDefault="00CE48A0" w:rsidP="27828C27">
      <w:pPr>
        <w:spacing w:after="120" w:line="240" w:lineRule="auto"/>
        <w:rPr>
          <w:rFonts w:asciiTheme="majorHAnsi" w:hAnsiTheme="majorHAnsi" w:cstheme="majorBidi"/>
          <w:b/>
          <w:bCs/>
        </w:rPr>
      </w:pPr>
      <w:r w:rsidRPr="27828C27">
        <w:rPr>
          <w:rFonts w:asciiTheme="majorHAnsi" w:hAnsiTheme="majorHAnsi" w:cstheme="majorBidi"/>
          <w:b/>
          <w:bCs/>
        </w:rPr>
        <w:t>1</w:t>
      </w:r>
      <w:r w:rsidR="3A8E0A35" w:rsidRPr="27828C27">
        <w:rPr>
          <w:rFonts w:asciiTheme="majorHAnsi" w:hAnsiTheme="majorHAnsi" w:cstheme="majorBidi"/>
          <w:b/>
          <w:bCs/>
        </w:rPr>
        <w:t>25</w:t>
      </w:r>
      <w:r w:rsidRPr="27828C27">
        <w:rPr>
          <w:rFonts w:asciiTheme="majorHAnsi" w:hAnsiTheme="majorHAnsi" w:cstheme="majorBidi"/>
          <w:b/>
          <w:bCs/>
        </w:rPr>
        <w:t>.</w:t>
      </w:r>
      <w:r w:rsidR="00823E1C" w:rsidRPr="27828C27">
        <w:rPr>
          <w:rFonts w:asciiTheme="majorHAnsi" w:hAnsiTheme="majorHAnsi" w:cstheme="majorBidi"/>
          <w:b/>
          <w:bCs/>
        </w:rPr>
        <w:t xml:space="preserve"> </w:t>
      </w:r>
      <w:r w:rsidR="00D4707B" w:rsidRPr="27828C27">
        <w:rPr>
          <w:rFonts w:asciiTheme="majorHAnsi" w:hAnsiTheme="majorHAnsi" w:cstheme="majorBidi"/>
          <w:b/>
          <w:bCs/>
        </w:rPr>
        <w:t xml:space="preserve">Upon palpation, pain is noted in the anatomical snuff box and the scaphoid-lunate articulation. To initially assess </w:t>
      </w:r>
      <w:r w:rsidR="00F53159" w:rsidRPr="27828C27">
        <w:rPr>
          <w:rFonts w:asciiTheme="majorHAnsi" w:hAnsiTheme="majorHAnsi" w:cstheme="majorBidi"/>
          <w:b/>
          <w:bCs/>
        </w:rPr>
        <w:t xml:space="preserve">the </w:t>
      </w:r>
      <w:r w:rsidR="00D4707B" w:rsidRPr="27828C27">
        <w:rPr>
          <w:rFonts w:asciiTheme="majorHAnsi" w:hAnsiTheme="majorHAnsi" w:cstheme="majorBidi"/>
          <w:b/>
          <w:bCs/>
        </w:rPr>
        <w:t>range of motion, the athletic trainer has the athlete go through the ranges of motion actively. Please match the photograph to the hand, wrist, or forearm motions that are being pictured. (Please note that arrows pointing in both directions indicate the pair of motions.)</w:t>
      </w:r>
    </w:p>
    <w:p w14:paraId="2526D6B7" w14:textId="72CD7F47" w:rsidR="00DE3B93" w:rsidRPr="007607F7" w:rsidRDefault="007A77CB" w:rsidP="00DE3B93">
      <w:pPr>
        <w:rPr>
          <w:rFonts w:asciiTheme="majorHAnsi" w:hAnsiTheme="majorHAnsi" w:cstheme="majorHAnsi"/>
        </w:rPr>
      </w:pPr>
      <w:r w:rsidRPr="007607F7">
        <w:rPr>
          <w:rFonts w:asciiTheme="majorHAnsi" w:hAnsiTheme="majorHAnsi" w:cstheme="majorHAnsi"/>
          <w:noProof/>
          <w:color w:val="2B579A"/>
        </w:rPr>
        <w:drawing>
          <wp:inline distT="0" distB="0" distL="0" distR="0" wp14:anchorId="68494E91" wp14:editId="5F58045D">
            <wp:extent cx="2019475" cy="2080440"/>
            <wp:effectExtent l="0" t="0" r="0" b="0"/>
            <wp:docPr id="1649771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771419" name=""/>
                    <pic:cNvPicPr/>
                  </pic:nvPicPr>
                  <pic:blipFill>
                    <a:blip r:embed="rId23"/>
                    <a:stretch>
                      <a:fillRect/>
                    </a:stretch>
                  </pic:blipFill>
                  <pic:spPr>
                    <a:xfrm>
                      <a:off x="0" y="0"/>
                      <a:ext cx="2019475" cy="2080440"/>
                    </a:xfrm>
                    <a:prstGeom prst="rect">
                      <a:avLst/>
                    </a:prstGeom>
                  </pic:spPr>
                </pic:pic>
              </a:graphicData>
            </a:graphic>
          </wp:inline>
        </w:drawing>
      </w:r>
    </w:p>
    <w:p w14:paraId="2D812BEE" w14:textId="61AA2AF0" w:rsidR="007A77CB" w:rsidRPr="007607F7" w:rsidRDefault="007A77CB" w:rsidP="27828C27">
      <w:pPr>
        <w:spacing w:before="200" w:line="240" w:lineRule="auto"/>
        <w:rPr>
          <w:rFonts w:asciiTheme="majorHAnsi" w:hAnsiTheme="majorHAnsi" w:cstheme="majorBidi"/>
          <w:b/>
          <w:bCs/>
          <w:rPrChange w:id="103" w:author="" w16du:dateUtc="2026-05-18T16:41:00Z">
            <w:rPr>
              <w:u w:val="single"/>
            </w:rPr>
          </w:rPrChange>
        </w:rPr>
      </w:pPr>
      <w:r w:rsidRPr="27828C27">
        <w:rPr>
          <w:rFonts w:asciiTheme="majorHAnsi" w:hAnsiTheme="majorHAnsi" w:cstheme="majorBidi"/>
          <w:b/>
          <w:bCs/>
        </w:rPr>
        <w:lastRenderedPageBreak/>
        <w:t>Drop Spot</w:t>
      </w:r>
    </w:p>
    <w:p w14:paraId="122223FE" w14:textId="71129370" w:rsidR="007A77CB" w:rsidRPr="007607F7" w:rsidRDefault="001A6C0B" w:rsidP="27828C27">
      <w:pPr>
        <w:spacing w:after="0" w:line="240" w:lineRule="auto"/>
        <w:ind w:left="357"/>
        <w:rPr>
          <w:rFonts w:asciiTheme="majorHAnsi" w:hAnsiTheme="majorHAnsi" w:cstheme="majorBidi"/>
        </w:rPr>
      </w:pPr>
      <w:r w:rsidRPr="27828C27">
        <w:rPr>
          <w:rFonts w:asciiTheme="majorHAnsi" w:hAnsiTheme="majorHAnsi" w:cstheme="majorBidi"/>
        </w:rPr>
        <w:t xml:space="preserve">a. </w:t>
      </w:r>
      <w:r w:rsidR="007A77CB" w:rsidRPr="27828C27">
        <w:rPr>
          <w:rFonts w:asciiTheme="majorHAnsi" w:hAnsiTheme="majorHAnsi" w:cstheme="majorBidi"/>
        </w:rPr>
        <w:t>Forearm supination and pronation</w:t>
      </w:r>
    </w:p>
    <w:p w14:paraId="42CB7175" w14:textId="179F01E6" w:rsidR="007A77CB" w:rsidRPr="007607F7" w:rsidRDefault="001A6C0B" w:rsidP="27828C27">
      <w:pPr>
        <w:spacing w:after="0" w:line="240" w:lineRule="auto"/>
        <w:ind w:left="357"/>
        <w:rPr>
          <w:rFonts w:asciiTheme="majorHAnsi" w:hAnsiTheme="majorHAnsi" w:cstheme="majorBidi"/>
        </w:rPr>
      </w:pPr>
      <w:r w:rsidRPr="27828C27">
        <w:rPr>
          <w:rFonts w:asciiTheme="majorHAnsi" w:hAnsiTheme="majorHAnsi" w:cstheme="majorBidi"/>
        </w:rPr>
        <w:t xml:space="preserve">b. </w:t>
      </w:r>
      <w:r w:rsidR="007A77CB" w:rsidRPr="27828C27">
        <w:rPr>
          <w:rFonts w:asciiTheme="majorHAnsi" w:hAnsiTheme="majorHAnsi" w:cstheme="majorBidi"/>
        </w:rPr>
        <w:t>Interphalangeal abduction</w:t>
      </w:r>
    </w:p>
    <w:p w14:paraId="11CC7976" w14:textId="22EB7F01" w:rsidR="007A77CB" w:rsidRPr="007607F7" w:rsidRDefault="001A6C0B" w:rsidP="27828C27">
      <w:pPr>
        <w:spacing w:after="0" w:line="240" w:lineRule="auto"/>
        <w:ind w:left="357"/>
        <w:rPr>
          <w:rFonts w:asciiTheme="majorHAnsi" w:hAnsiTheme="majorHAnsi" w:cstheme="majorBidi"/>
        </w:rPr>
      </w:pPr>
      <w:r w:rsidRPr="27828C27">
        <w:rPr>
          <w:rFonts w:asciiTheme="majorHAnsi" w:hAnsiTheme="majorHAnsi" w:cstheme="majorBidi"/>
        </w:rPr>
        <w:t xml:space="preserve">*c. </w:t>
      </w:r>
      <w:r w:rsidR="007A77CB" w:rsidRPr="27828C27">
        <w:rPr>
          <w:rFonts w:asciiTheme="majorHAnsi" w:hAnsiTheme="majorHAnsi" w:cstheme="majorBidi"/>
        </w:rPr>
        <w:t>Metacarpal phalangeal flexion and extension</w:t>
      </w:r>
    </w:p>
    <w:p w14:paraId="6C5C632E" w14:textId="4F5956B7" w:rsidR="007A77CB" w:rsidRPr="007607F7" w:rsidRDefault="001A6C0B" w:rsidP="27828C27">
      <w:pPr>
        <w:spacing w:after="0" w:line="240" w:lineRule="auto"/>
        <w:ind w:left="357"/>
        <w:rPr>
          <w:rFonts w:asciiTheme="majorHAnsi" w:hAnsiTheme="majorHAnsi" w:cstheme="majorBidi"/>
        </w:rPr>
      </w:pPr>
      <w:r w:rsidRPr="27828C27">
        <w:rPr>
          <w:rFonts w:asciiTheme="majorHAnsi" w:hAnsiTheme="majorHAnsi" w:cstheme="majorBidi"/>
        </w:rPr>
        <w:t xml:space="preserve">d. </w:t>
      </w:r>
      <w:r w:rsidR="007A77CB" w:rsidRPr="27828C27">
        <w:rPr>
          <w:rFonts w:asciiTheme="majorHAnsi" w:hAnsiTheme="majorHAnsi" w:cstheme="majorBidi"/>
        </w:rPr>
        <w:t>Thumb flexion and extension</w:t>
      </w:r>
    </w:p>
    <w:p w14:paraId="1D52FAC2" w14:textId="05453B99" w:rsidR="007A77CB" w:rsidRPr="007607F7" w:rsidRDefault="001A6C0B" w:rsidP="27828C27">
      <w:pPr>
        <w:spacing w:after="0" w:line="240" w:lineRule="auto"/>
        <w:ind w:left="357"/>
        <w:rPr>
          <w:rFonts w:asciiTheme="majorHAnsi" w:hAnsiTheme="majorHAnsi" w:cstheme="majorBidi"/>
        </w:rPr>
      </w:pPr>
      <w:r w:rsidRPr="27828C27">
        <w:rPr>
          <w:rFonts w:asciiTheme="majorHAnsi" w:hAnsiTheme="majorHAnsi" w:cstheme="majorBidi"/>
        </w:rPr>
        <w:t xml:space="preserve">e. </w:t>
      </w:r>
      <w:r w:rsidR="007A77CB" w:rsidRPr="27828C27">
        <w:rPr>
          <w:rFonts w:asciiTheme="majorHAnsi" w:hAnsiTheme="majorHAnsi" w:cstheme="majorBidi"/>
        </w:rPr>
        <w:t>Wrist flexion and extension</w:t>
      </w:r>
    </w:p>
    <w:p w14:paraId="27AFDA36" w14:textId="77777777" w:rsidR="00F53159" w:rsidRPr="007607F7" w:rsidRDefault="00F53159" w:rsidP="27828C27">
      <w:pPr>
        <w:spacing w:after="0"/>
        <w:contextualSpacing/>
        <w:rPr>
          <w:rFonts w:asciiTheme="majorHAnsi" w:hAnsiTheme="majorHAnsi" w:cstheme="majorBidi"/>
        </w:rPr>
      </w:pPr>
    </w:p>
    <w:p w14:paraId="59D764A2" w14:textId="6C9429E8" w:rsidR="007607F7" w:rsidRPr="007607F7" w:rsidRDefault="00823E1C" w:rsidP="27828C27">
      <w:pPr>
        <w:spacing w:after="120" w:line="240" w:lineRule="auto"/>
        <w:rPr>
          <w:rFonts w:asciiTheme="majorHAnsi" w:hAnsiTheme="majorHAnsi" w:cstheme="majorBidi"/>
          <w:b/>
          <w:bCs/>
        </w:rPr>
      </w:pPr>
      <w:r w:rsidRPr="27828C27">
        <w:rPr>
          <w:rFonts w:asciiTheme="majorHAnsi" w:hAnsiTheme="majorHAnsi" w:cstheme="majorBidi"/>
          <w:b/>
          <w:bCs/>
        </w:rPr>
        <w:t>1</w:t>
      </w:r>
      <w:r w:rsidR="1A7C9841" w:rsidRPr="27828C27">
        <w:rPr>
          <w:rFonts w:asciiTheme="majorHAnsi" w:hAnsiTheme="majorHAnsi" w:cstheme="majorBidi"/>
          <w:b/>
          <w:bCs/>
        </w:rPr>
        <w:t>26.</w:t>
      </w:r>
      <w:r w:rsidRPr="27828C27">
        <w:rPr>
          <w:rFonts w:asciiTheme="majorHAnsi" w:hAnsiTheme="majorHAnsi" w:cstheme="majorBidi"/>
          <w:b/>
          <w:bCs/>
        </w:rPr>
        <w:t xml:space="preserve"> </w:t>
      </w:r>
      <w:r w:rsidR="00A175B4" w:rsidRPr="27828C27">
        <w:rPr>
          <w:rFonts w:asciiTheme="majorHAnsi" w:hAnsiTheme="majorHAnsi" w:cstheme="majorBidi"/>
          <w:b/>
          <w:bCs/>
        </w:rPr>
        <w:t xml:space="preserve">Upon palpation, pain is noted in the anatomical snuff box and the scaphoid-lunate articulation. To initially assess </w:t>
      </w:r>
      <w:r w:rsidR="00F53159" w:rsidRPr="27828C27">
        <w:rPr>
          <w:rFonts w:asciiTheme="majorHAnsi" w:hAnsiTheme="majorHAnsi" w:cstheme="majorBidi"/>
          <w:b/>
          <w:bCs/>
        </w:rPr>
        <w:t xml:space="preserve">the </w:t>
      </w:r>
      <w:r w:rsidR="00A175B4" w:rsidRPr="27828C27">
        <w:rPr>
          <w:rFonts w:asciiTheme="majorHAnsi" w:hAnsiTheme="majorHAnsi" w:cstheme="majorBidi"/>
          <w:b/>
          <w:bCs/>
        </w:rPr>
        <w:t>range of motion, the athletic trainer has the athlete go through the ranges of motion actively. Please match the photograph to the hand, wrist, or forearm motions that are being pictured. (Please note that arrows pointing in both directions indicate the pair of motions.)</w:t>
      </w:r>
    </w:p>
    <w:p w14:paraId="27698F4E" w14:textId="7CE78B49" w:rsidR="00DE3B93" w:rsidRPr="007607F7" w:rsidRDefault="00701006" w:rsidP="00DE3B93">
      <w:pPr>
        <w:rPr>
          <w:rFonts w:asciiTheme="majorHAnsi" w:hAnsiTheme="majorHAnsi" w:cstheme="majorHAnsi"/>
        </w:rPr>
      </w:pPr>
      <w:r w:rsidRPr="007607F7">
        <w:rPr>
          <w:rFonts w:asciiTheme="majorHAnsi" w:hAnsiTheme="majorHAnsi" w:cstheme="majorHAnsi"/>
          <w:noProof/>
          <w:color w:val="2B579A"/>
        </w:rPr>
        <w:drawing>
          <wp:inline distT="0" distB="0" distL="0" distR="0" wp14:anchorId="4C8C7100" wp14:editId="42D7DB86">
            <wp:extent cx="2301439" cy="1531753"/>
            <wp:effectExtent l="0" t="0" r="3810" b="0"/>
            <wp:docPr id="683967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967317" name=""/>
                    <pic:cNvPicPr/>
                  </pic:nvPicPr>
                  <pic:blipFill>
                    <a:blip r:embed="rId24"/>
                    <a:stretch>
                      <a:fillRect/>
                    </a:stretch>
                  </pic:blipFill>
                  <pic:spPr>
                    <a:xfrm>
                      <a:off x="0" y="0"/>
                      <a:ext cx="2301439" cy="1531753"/>
                    </a:xfrm>
                    <a:prstGeom prst="rect">
                      <a:avLst/>
                    </a:prstGeom>
                  </pic:spPr>
                </pic:pic>
              </a:graphicData>
            </a:graphic>
          </wp:inline>
        </w:drawing>
      </w:r>
    </w:p>
    <w:p w14:paraId="15FEFC40" w14:textId="1136B1C8" w:rsidR="00701006" w:rsidRPr="007607F7" w:rsidRDefault="00701006" w:rsidP="27828C27">
      <w:pPr>
        <w:spacing w:before="200" w:line="240" w:lineRule="auto"/>
        <w:rPr>
          <w:rFonts w:asciiTheme="majorHAnsi" w:hAnsiTheme="majorHAnsi" w:cstheme="majorBidi"/>
          <w:b/>
          <w:bCs/>
          <w:rPrChange w:id="104" w:author="" w16du:dateUtc="2026-05-18T16:42:00Z">
            <w:rPr>
              <w:u w:val="single"/>
            </w:rPr>
          </w:rPrChange>
        </w:rPr>
      </w:pPr>
      <w:r w:rsidRPr="27828C27">
        <w:rPr>
          <w:rFonts w:asciiTheme="majorHAnsi" w:hAnsiTheme="majorHAnsi" w:cstheme="majorBidi"/>
          <w:b/>
          <w:bCs/>
        </w:rPr>
        <w:t>Drop Spot</w:t>
      </w:r>
    </w:p>
    <w:p w14:paraId="0CA4BCF6" w14:textId="3AAF2A8B" w:rsidR="00701006" w:rsidRPr="007607F7" w:rsidRDefault="001A6C0B" w:rsidP="27828C27">
      <w:pPr>
        <w:spacing w:after="0" w:line="240" w:lineRule="auto"/>
        <w:ind w:left="357"/>
        <w:rPr>
          <w:rFonts w:asciiTheme="majorHAnsi" w:hAnsiTheme="majorHAnsi" w:cstheme="majorBidi"/>
        </w:rPr>
      </w:pPr>
      <w:r w:rsidRPr="27828C27">
        <w:rPr>
          <w:rFonts w:asciiTheme="majorHAnsi" w:hAnsiTheme="majorHAnsi" w:cstheme="majorBidi"/>
        </w:rPr>
        <w:t xml:space="preserve">a. </w:t>
      </w:r>
      <w:r w:rsidR="00701006" w:rsidRPr="27828C27">
        <w:rPr>
          <w:rFonts w:asciiTheme="majorHAnsi" w:hAnsiTheme="majorHAnsi" w:cstheme="majorBidi"/>
        </w:rPr>
        <w:t>Forearm supination and pronation</w:t>
      </w:r>
    </w:p>
    <w:p w14:paraId="26F1DD72" w14:textId="0C882618" w:rsidR="00701006" w:rsidRPr="007607F7" w:rsidRDefault="001A6C0B" w:rsidP="27828C27">
      <w:pPr>
        <w:spacing w:after="0" w:line="240" w:lineRule="auto"/>
        <w:ind w:left="357"/>
        <w:rPr>
          <w:rFonts w:asciiTheme="majorHAnsi" w:hAnsiTheme="majorHAnsi" w:cstheme="majorBidi"/>
        </w:rPr>
      </w:pPr>
      <w:r w:rsidRPr="27828C27">
        <w:rPr>
          <w:rFonts w:asciiTheme="majorHAnsi" w:hAnsiTheme="majorHAnsi" w:cstheme="majorBidi"/>
        </w:rPr>
        <w:t xml:space="preserve">b. </w:t>
      </w:r>
      <w:r w:rsidR="00701006" w:rsidRPr="27828C27">
        <w:rPr>
          <w:rFonts w:asciiTheme="majorHAnsi" w:hAnsiTheme="majorHAnsi" w:cstheme="majorBidi"/>
        </w:rPr>
        <w:t>Metacarpal phalangeal abduction</w:t>
      </w:r>
    </w:p>
    <w:p w14:paraId="27C91B1C" w14:textId="2F678860" w:rsidR="00701006" w:rsidRPr="007607F7" w:rsidRDefault="001A6C0B" w:rsidP="27828C27">
      <w:pPr>
        <w:spacing w:after="0" w:line="240" w:lineRule="auto"/>
        <w:ind w:left="357"/>
        <w:rPr>
          <w:rFonts w:asciiTheme="majorHAnsi" w:hAnsiTheme="majorHAnsi" w:cstheme="majorBidi"/>
        </w:rPr>
      </w:pPr>
      <w:r w:rsidRPr="27828C27">
        <w:rPr>
          <w:rFonts w:asciiTheme="majorHAnsi" w:hAnsiTheme="majorHAnsi" w:cstheme="majorBidi"/>
        </w:rPr>
        <w:t xml:space="preserve">c. </w:t>
      </w:r>
      <w:r w:rsidR="00701006" w:rsidRPr="27828C27">
        <w:rPr>
          <w:rFonts w:asciiTheme="majorHAnsi" w:hAnsiTheme="majorHAnsi" w:cstheme="majorBidi"/>
        </w:rPr>
        <w:t>Interphalangeal flexion and extension</w:t>
      </w:r>
    </w:p>
    <w:p w14:paraId="6921B997" w14:textId="0D3E5FA2" w:rsidR="00701006" w:rsidRPr="007607F7" w:rsidRDefault="001A6C0B" w:rsidP="27828C27">
      <w:pPr>
        <w:spacing w:after="0" w:line="240" w:lineRule="auto"/>
        <w:ind w:left="357"/>
        <w:rPr>
          <w:rFonts w:asciiTheme="majorHAnsi" w:hAnsiTheme="majorHAnsi" w:cstheme="majorBidi"/>
        </w:rPr>
      </w:pPr>
      <w:r w:rsidRPr="27828C27">
        <w:rPr>
          <w:rFonts w:asciiTheme="majorHAnsi" w:hAnsiTheme="majorHAnsi" w:cstheme="majorBidi"/>
        </w:rPr>
        <w:t xml:space="preserve">d. </w:t>
      </w:r>
      <w:r w:rsidR="00701006" w:rsidRPr="27828C27">
        <w:rPr>
          <w:rFonts w:asciiTheme="majorHAnsi" w:hAnsiTheme="majorHAnsi" w:cstheme="majorBidi"/>
        </w:rPr>
        <w:t>Thumb flexion and extension</w:t>
      </w:r>
    </w:p>
    <w:p w14:paraId="247020DF" w14:textId="79A9E7BE" w:rsidR="00701006" w:rsidRPr="007607F7" w:rsidRDefault="001A6C0B" w:rsidP="27828C27">
      <w:pPr>
        <w:spacing w:after="0" w:line="240" w:lineRule="auto"/>
        <w:ind w:left="357"/>
        <w:rPr>
          <w:rFonts w:asciiTheme="majorHAnsi" w:hAnsiTheme="majorHAnsi" w:cstheme="majorBidi"/>
        </w:rPr>
      </w:pPr>
      <w:r w:rsidRPr="27828C27">
        <w:rPr>
          <w:rFonts w:asciiTheme="majorHAnsi" w:hAnsiTheme="majorHAnsi" w:cstheme="majorBidi"/>
        </w:rPr>
        <w:t xml:space="preserve">*e. </w:t>
      </w:r>
      <w:r w:rsidR="00701006" w:rsidRPr="27828C27">
        <w:rPr>
          <w:rFonts w:asciiTheme="majorHAnsi" w:hAnsiTheme="majorHAnsi" w:cstheme="majorBidi"/>
        </w:rPr>
        <w:t>Wrist flexion and extension</w:t>
      </w:r>
    </w:p>
    <w:p w14:paraId="596CEE24" w14:textId="77777777" w:rsidR="00F53159" w:rsidRPr="007607F7" w:rsidRDefault="00F53159" w:rsidP="27828C27">
      <w:pPr>
        <w:spacing w:after="0"/>
        <w:contextualSpacing/>
        <w:rPr>
          <w:rFonts w:asciiTheme="majorHAnsi" w:hAnsiTheme="majorHAnsi" w:cstheme="majorBidi"/>
        </w:rPr>
      </w:pPr>
    </w:p>
    <w:p w14:paraId="645790B6" w14:textId="4E68B429" w:rsidR="007607F7" w:rsidRPr="007607F7" w:rsidRDefault="00823E1C" w:rsidP="27828C27">
      <w:pPr>
        <w:spacing w:after="120" w:line="240" w:lineRule="auto"/>
        <w:rPr>
          <w:rFonts w:asciiTheme="majorHAnsi" w:hAnsiTheme="majorHAnsi" w:cstheme="majorBidi"/>
          <w:b/>
          <w:bCs/>
        </w:rPr>
      </w:pPr>
      <w:r w:rsidRPr="27828C27">
        <w:rPr>
          <w:rFonts w:asciiTheme="majorHAnsi" w:hAnsiTheme="majorHAnsi" w:cstheme="majorBidi"/>
          <w:b/>
          <w:bCs/>
        </w:rPr>
        <w:t>1</w:t>
      </w:r>
      <w:r w:rsidR="4813F506" w:rsidRPr="27828C27">
        <w:rPr>
          <w:rFonts w:asciiTheme="majorHAnsi" w:hAnsiTheme="majorHAnsi" w:cstheme="majorBidi"/>
          <w:b/>
          <w:bCs/>
        </w:rPr>
        <w:t>27</w:t>
      </w:r>
      <w:r w:rsidRPr="27828C27">
        <w:rPr>
          <w:rFonts w:asciiTheme="majorHAnsi" w:hAnsiTheme="majorHAnsi" w:cstheme="majorBidi"/>
          <w:b/>
          <w:bCs/>
        </w:rPr>
        <w:t xml:space="preserve">. </w:t>
      </w:r>
      <w:r w:rsidR="009D201B" w:rsidRPr="27828C27">
        <w:rPr>
          <w:rFonts w:asciiTheme="majorHAnsi" w:hAnsiTheme="majorHAnsi" w:cstheme="majorBidi"/>
          <w:b/>
          <w:bCs/>
        </w:rPr>
        <w:t xml:space="preserve">Upon palpation, pain is noted in the anatomical snuff box and the scaphoid-lunate articulation. To initially assess </w:t>
      </w:r>
      <w:r w:rsidR="00F53159" w:rsidRPr="27828C27">
        <w:rPr>
          <w:rFonts w:asciiTheme="majorHAnsi" w:hAnsiTheme="majorHAnsi" w:cstheme="majorBidi"/>
          <w:b/>
          <w:bCs/>
        </w:rPr>
        <w:t xml:space="preserve">the </w:t>
      </w:r>
      <w:r w:rsidR="009D201B" w:rsidRPr="27828C27">
        <w:rPr>
          <w:rFonts w:asciiTheme="majorHAnsi" w:hAnsiTheme="majorHAnsi" w:cstheme="majorBidi"/>
          <w:b/>
          <w:bCs/>
        </w:rPr>
        <w:t>range of motion, the athletic trainer has the athlete go through the ranges of motion actively. Please match the photograph to the hand, wrist, or forearm motions that are being pictured. (Please note that arrows pointing in both directions indicate the pair of motions.)</w:t>
      </w:r>
    </w:p>
    <w:p w14:paraId="03B3BDA9" w14:textId="5DCEDF40" w:rsidR="00823E1C" w:rsidRPr="007607F7" w:rsidRDefault="009D201B" w:rsidP="00823E1C">
      <w:pPr>
        <w:rPr>
          <w:rFonts w:asciiTheme="majorHAnsi" w:hAnsiTheme="majorHAnsi" w:cstheme="majorHAnsi"/>
          <w:b/>
          <w:bCs/>
        </w:rPr>
      </w:pPr>
      <w:r w:rsidRPr="007607F7">
        <w:rPr>
          <w:rFonts w:asciiTheme="majorHAnsi" w:hAnsiTheme="majorHAnsi" w:cstheme="majorHAnsi"/>
          <w:b/>
          <w:bCs/>
          <w:noProof/>
          <w:color w:val="2B579A"/>
        </w:rPr>
        <w:drawing>
          <wp:inline distT="0" distB="0" distL="0" distR="0" wp14:anchorId="778C42C2" wp14:editId="5AE9FDFE">
            <wp:extent cx="2248095" cy="1508891"/>
            <wp:effectExtent l="0" t="0" r="0" b="0"/>
            <wp:docPr id="283769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769445" name=""/>
                    <pic:cNvPicPr/>
                  </pic:nvPicPr>
                  <pic:blipFill>
                    <a:blip r:embed="rId25"/>
                    <a:stretch>
                      <a:fillRect/>
                    </a:stretch>
                  </pic:blipFill>
                  <pic:spPr>
                    <a:xfrm>
                      <a:off x="0" y="0"/>
                      <a:ext cx="2248095" cy="1508891"/>
                    </a:xfrm>
                    <a:prstGeom prst="rect">
                      <a:avLst/>
                    </a:prstGeom>
                  </pic:spPr>
                </pic:pic>
              </a:graphicData>
            </a:graphic>
          </wp:inline>
        </w:drawing>
      </w:r>
    </w:p>
    <w:p w14:paraId="79EA6D25" w14:textId="664566FC" w:rsidR="009D201B" w:rsidRPr="007607F7" w:rsidRDefault="009D201B" w:rsidP="27828C27">
      <w:pPr>
        <w:spacing w:before="200" w:line="240" w:lineRule="auto"/>
        <w:rPr>
          <w:rFonts w:asciiTheme="majorHAnsi" w:hAnsiTheme="majorHAnsi" w:cstheme="majorBidi"/>
          <w:b/>
          <w:bCs/>
          <w:u w:val="single"/>
          <w:rPrChange w:id="105" w:author="" w16du:dateUtc="2026-05-18T16:42:00Z">
            <w:rPr>
              <w:u w:val="single"/>
            </w:rPr>
          </w:rPrChange>
        </w:rPr>
      </w:pPr>
      <w:r w:rsidRPr="27828C27">
        <w:rPr>
          <w:rFonts w:asciiTheme="majorHAnsi" w:hAnsiTheme="majorHAnsi" w:cstheme="majorBidi"/>
          <w:b/>
          <w:bCs/>
        </w:rPr>
        <w:t>Drop Spot</w:t>
      </w:r>
    </w:p>
    <w:p w14:paraId="5DE2EF7E" w14:textId="336DBC92" w:rsidR="009D201B" w:rsidRPr="007607F7" w:rsidRDefault="001A6C0B" w:rsidP="27828C27">
      <w:pPr>
        <w:pStyle w:val="ListParagraph"/>
        <w:spacing w:after="0" w:line="240" w:lineRule="auto"/>
        <w:ind w:left="357"/>
        <w:contextualSpacing w:val="0"/>
        <w:rPr>
          <w:rFonts w:asciiTheme="majorHAnsi" w:hAnsiTheme="majorHAnsi" w:cstheme="majorBidi"/>
        </w:rPr>
      </w:pPr>
      <w:r w:rsidRPr="27828C27">
        <w:rPr>
          <w:rFonts w:asciiTheme="majorHAnsi" w:hAnsiTheme="majorHAnsi" w:cstheme="majorBidi"/>
        </w:rPr>
        <w:lastRenderedPageBreak/>
        <w:t xml:space="preserve">a. </w:t>
      </w:r>
      <w:r w:rsidR="04DA2ED8" w:rsidRPr="27828C27">
        <w:rPr>
          <w:rFonts w:asciiTheme="majorHAnsi" w:hAnsiTheme="majorHAnsi" w:cstheme="majorBidi"/>
        </w:rPr>
        <w:t>Thumb abduction and adduction</w:t>
      </w:r>
    </w:p>
    <w:p w14:paraId="660AAF6E" w14:textId="35E38B7E" w:rsidR="009D201B" w:rsidRPr="007607F7" w:rsidRDefault="001A6C0B" w:rsidP="27828C27">
      <w:pPr>
        <w:pStyle w:val="ListParagraph"/>
        <w:spacing w:after="0" w:line="240" w:lineRule="auto"/>
        <w:ind w:left="357"/>
        <w:contextualSpacing w:val="0"/>
        <w:rPr>
          <w:rFonts w:asciiTheme="majorHAnsi" w:hAnsiTheme="majorHAnsi" w:cstheme="majorBidi"/>
        </w:rPr>
      </w:pPr>
      <w:r w:rsidRPr="27828C27">
        <w:rPr>
          <w:rFonts w:asciiTheme="majorHAnsi" w:hAnsiTheme="majorHAnsi" w:cstheme="majorBidi"/>
        </w:rPr>
        <w:t xml:space="preserve">b. </w:t>
      </w:r>
      <w:r w:rsidR="009D201B" w:rsidRPr="27828C27">
        <w:rPr>
          <w:rFonts w:asciiTheme="majorHAnsi" w:hAnsiTheme="majorHAnsi" w:cstheme="majorBidi"/>
        </w:rPr>
        <w:t>Metacarpal phalangeal abduction</w:t>
      </w:r>
    </w:p>
    <w:p w14:paraId="42F8F610" w14:textId="626C26E5" w:rsidR="009D201B" w:rsidRPr="007607F7" w:rsidRDefault="001A6C0B" w:rsidP="27828C27">
      <w:pPr>
        <w:pStyle w:val="ListParagraph"/>
        <w:spacing w:after="0" w:line="240" w:lineRule="auto"/>
        <w:ind w:left="357"/>
        <w:contextualSpacing w:val="0"/>
        <w:rPr>
          <w:rFonts w:asciiTheme="majorHAnsi" w:hAnsiTheme="majorHAnsi" w:cstheme="majorBidi"/>
        </w:rPr>
      </w:pPr>
      <w:r w:rsidRPr="27828C27">
        <w:rPr>
          <w:rFonts w:asciiTheme="majorHAnsi" w:hAnsiTheme="majorHAnsi" w:cstheme="majorBidi"/>
        </w:rPr>
        <w:t xml:space="preserve">c. </w:t>
      </w:r>
      <w:r w:rsidR="009D201B" w:rsidRPr="27828C27">
        <w:rPr>
          <w:rFonts w:asciiTheme="majorHAnsi" w:hAnsiTheme="majorHAnsi" w:cstheme="majorBidi"/>
        </w:rPr>
        <w:t>Interphalangeal flexion and extension</w:t>
      </w:r>
    </w:p>
    <w:p w14:paraId="64049B40" w14:textId="02F32503" w:rsidR="009D201B" w:rsidRPr="007607F7" w:rsidRDefault="001A6C0B" w:rsidP="27828C27">
      <w:pPr>
        <w:pStyle w:val="ListParagraph"/>
        <w:spacing w:after="0" w:line="240" w:lineRule="auto"/>
        <w:ind w:left="357"/>
        <w:contextualSpacing w:val="0"/>
        <w:rPr>
          <w:rFonts w:asciiTheme="majorHAnsi" w:hAnsiTheme="majorHAnsi" w:cstheme="majorBidi"/>
        </w:rPr>
      </w:pPr>
      <w:r w:rsidRPr="27828C27">
        <w:rPr>
          <w:rFonts w:asciiTheme="majorHAnsi" w:hAnsiTheme="majorHAnsi" w:cstheme="majorBidi"/>
        </w:rPr>
        <w:t>*d.</w:t>
      </w:r>
      <w:r w:rsidRPr="27828C27">
        <w:rPr>
          <w:rFonts w:asciiTheme="majorHAnsi" w:hAnsiTheme="majorHAnsi" w:cstheme="majorBidi"/>
          <w:b/>
          <w:bCs/>
        </w:rPr>
        <w:t xml:space="preserve"> </w:t>
      </w:r>
      <w:r w:rsidR="009D201B" w:rsidRPr="27828C27">
        <w:rPr>
          <w:rFonts w:asciiTheme="majorHAnsi" w:hAnsiTheme="majorHAnsi" w:cstheme="majorBidi"/>
        </w:rPr>
        <w:t>Thumb flexion and extension</w:t>
      </w:r>
    </w:p>
    <w:p w14:paraId="0A074E21" w14:textId="4059EB83" w:rsidR="00DE3B93" w:rsidRPr="007607F7" w:rsidRDefault="001A6C0B" w:rsidP="27828C27">
      <w:pPr>
        <w:pStyle w:val="ListParagraph"/>
        <w:spacing w:after="0" w:line="240" w:lineRule="auto"/>
        <w:ind w:left="357"/>
        <w:contextualSpacing w:val="0"/>
        <w:rPr>
          <w:rFonts w:asciiTheme="majorHAnsi" w:hAnsiTheme="majorHAnsi" w:cstheme="majorBidi"/>
        </w:rPr>
      </w:pPr>
      <w:r w:rsidRPr="27828C27">
        <w:rPr>
          <w:rFonts w:asciiTheme="majorHAnsi" w:hAnsiTheme="majorHAnsi" w:cstheme="majorBidi"/>
        </w:rPr>
        <w:t xml:space="preserve">e. </w:t>
      </w:r>
      <w:r w:rsidR="0A43D5EB" w:rsidRPr="27828C27">
        <w:rPr>
          <w:rFonts w:asciiTheme="majorHAnsi" w:hAnsiTheme="majorHAnsi" w:cstheme="majorBidi"/>
        </w:rPr>
        <w:t>Opposition</w:t>
      </w:r>
    </w:p>
    <w:p w14:paraId="56F389FD" w14:textId="77777777" w:rsidR="00F53159" w:rsidRPr="00367C0B" w:rsidRDefault="00F53159" w:rsidP="27828C27">
      <w:pPr>
        <w:spacing w:after="0"/>
        <w:rPr>
          <w:rFonts w:asciiTheme="majorHAnsi" w:hAnsiTheme="majorHAnsi" w:cstheme="majorBidi"/>
        </w:rPr>
      </w:pPr>
    </w:p>
    <w:p w14:paraId="091A0E27" w14:textId="58D91733" w:rsidR="007607F7" w:rsidRPr="007607F7" w:rsidRDefault="0039185E" w:rsidP="27828C27">
      <w:pPr>
        <w:spacing w:after="120" w:line="240" w:lineRule="auto"/>
        <w:rPr>
          <w:rFonts w:asciiTheme="majorHAnsi" w:hAnsiTheme="majorHAnsi" w:cstheme="majorBidi"/>
          <w:b/>
          <w:bCs/>
        </w:rPr>
      </w:pPr>
      <w:r w:rsidRPr="27828C27">
        <w:rPr>
          <w:rFonts w:asciiTheme="majorHAnsi" w:hAnsiTheme="majorHAnsi" w:cstheme="majorBidi"/>
          <w:b/>
          <w:bCs/>
        </w:rPr>
        <w:t>1</w:t>
      </w:r>
      <w:r w:rsidR="31049170" w:rsidRPr="27828C27">
        <w:rPr>
          <w:rFonts w:asciiTheme="majorHAnsi" w:hAnsiTheme="majorHAnsi" w:cstheme="majorBidi"/>
          <w:b/>
          <w:bCs/>
        </w:rPr>
        <w:t>28</w:t>
      </w:r>
      <w:r w:rsidRPr="27828C27">
        <w:rPr>
          <w:rFonts w:asciiTheme="majorHAnsi" w:hAnsiTheme="majorHAnsi" w:cstheme="majorBidi"/>
          <w:b/>
          <w:bCs/>
        </w:rPr>
        <w:t xml:space="preserve">. </w:t>
      </w:r>
      <w:r w:rsidR="005021F8" w:rsidRPr="27828C27">
        <w:rPr>
          <w:rFonts w:asciiTheme="majorHAnsi" w:hAnsiTheme="majorHAnsi" w:cstheme="majorBidi"/>
          <w:b/>
          <w:bCs/>
        </w:rPr>
        <w:t xml:space="preserve">Upon palpation, pain is noted in the anatomical snuff box and the scaphoid-lunate articulation. To initially assess </w:t>
      </w:r>
      <w:r w:rsidR="00F53159" w:rsidRPr="27828C27">
        <w:rPr>
          <w:rFonts w:asciiTheme="majorHAnsi" w:hAnsiTheme="majorHAnsi" w:cstheme="majorBidi"/>
          <w:b/>
          <w:bCs/>
        </w:rPr>
        <w:t xml:space="preserve">the </w:t>
      </w:r>
      <w:r w:rsidR="005021F8" w:rsidRPr="27828C27">
        <w:rPr>
          <w:rFonts w:asciiTheme="majorHAnsi" w:hAnsiTheme="majorHAnsi" w:cstheme="majorBidi"/>
          <w:b/>
          <w:bCs/>
        </w:rPr>
        <w:t>range of motion, the athletic trainer has the athlete go through the ranges of motion actively. Please match the photograph to the hand, wrist, or forearm motions that are being pictured. (Please note that arrows pointing in both directions indicate the pair of motions.)</w:t>
      </w:r>
    </w:p>
    <w:p w14:paraId="5024D8BD" w14:textId="385AA934" w:rsidR="0039185E" w:rsidRPr="007607F7" w:rsidRDefault="005021F8" w:rsidP="0039185E">
      <w:pPr>
        <w:rPr>
          <w:rFonts w:asciiTheme="majorHAnsi" w:hAnsiTheme="majorHAnsi" w:cstheme="majorHAnsi"/>
          <w:b/>
          <w:bCs/>
        </w:rPr>
      </w:pPr>
      <w:r w:rsidRPr="007607F7">
        <w:rPr>
          <w:rFonts w:asciiTheme="majorHAnsi" w:hAnsiTheme="majorHAnsi" w:cstheme="majorHAnsi"/>
          <w:b/>
          <w:bCs/>
          <w:noProof/>
          <w:color w:val="2B579A"/>
        </w:rPr>
        <w:drawing>
          <wp:inline distT="0" distB="0" distL="0" distR="0" wp14:anchorId="2188EC0D" wp14:editId="1CD47FB9">
            <wp:extent cx="2347163" cy="1577477"/>
            <wp:effectExtent l="0" t="0" r="0" b="3810"/>
            <wp:docPr id="1967528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528579" name=""/>
                    <pic:cNvPicPr/>
                  </pic:nvPicPr>
                  <pic:blipFill>
                    <a:blip r:embed="rId26"/>
                    <a:stretch>
                      <a:fillRect/>
                    </a:stretch>
                  </pic:blipFill>
                  <pic:spPr>
                    <a:xfrm>
                      <a:off x="0" y="0"/>
                      <a:ext cx="2347163" cy="1577477"/>
                    </a:xfrm>
                    <a:prstGeom prst="rect">
                      <a:avLst/>
                    </a:prstGeom>
                  </pic:spPr>
                </pic:pic>
              </a:graphicData>
            </a:graphic>
          </wp:inline>
        </w:drawing>
      </w:r>
    </w:p>
    <w:p w14:paraId="3A876E7D" w14:textId="44030E61" w:rsidR="005021F8" w:rsidRPr="007607F7" w:rsidRDefault="005021F8" w:rsidP="27828C27">
      <w:pPr>
        <w:spacing w:before="200" w:line="240" w:lineRule="auto"/>
        <w:rPr>
          <w:rFonts w:asciiTheme="majorHAnsi" w:hAnsiTheme="majorHAnsi" w:cstheme="majorBidi"/>
          <w:b/>
          <w:bCs/>
          <w:rPrChange w:id="106" w:author="" w16du:dateUtc="2026-05-18T16:43:00Z">
            <w:rPr>
              <w:u w:val="single"/>
            </w:rPr>
          </w:rPrChange>
        </w:rPr>
      </w:pPr>
      <w:r w:rsidRPr="27828C27">
        <w:rPr>
          <w:rFonts w:asciiTheme="majorHAnsi" w:hAnsiTheme="majorHAnsi" w:cstheme="majorBidi"/>
          <w:b/>
          <w:bCs/>
        </w:rPr>
        <w:t>Drop Spot</w:t>
      </w:r>
    </w:p>
    <w:p w14:paraId="7F0308B2" w14:textId="74B89BCB" w:rsidR="005021F8" w:rsidRPr="007607F7" w:rsidRDefault="001A6C0B" w:rsidP="27828C27">
      <w:pPr>
        <w:spacing w:after="0" w:line="240" w:lineRule="auto"/>
        <w:ind w:left="357"/>
        <w:rPr>
          <w:rFonts w:asciiTheme="majorHAnsi" w:hAnsiTheme="majorHAnsi" w:cstheme="majorBidi"/>
        </w:rPr>
      </w:pPr>
      <w:r w:rsidRPr="27828C27">
        <w:rPr>
          <w:rFonts w:asciiTheme="majorHAnsi" w:hAnsiTheme="majorHAnsi" w:cstheme="majorBidi"/>
        </w:rPr>
        <w:t xml:space="preserve">a. </w:t>
      </w:r>
      <w:r w:rsidR="005021F8" w:rsidRPr="27828C27">
        <w:rPr>
          <w:rFonts w:asciiTheme="majorHAnsi" w:hAnsiTheme="majorHAnsi" w:cstheme="majorBidi"/>
        </w:rPr>
        <w:t>Metacarpal phalangeal adduction</w:t>
      </w:r>
    </w:p>
    <w:p w14:paraId="3271953E" w14:textId="6B911E06" w:rsidR="005021F8" w:rsidRPr="007607F7" w:rsidRDefault="001A6C0B" w:rsidP="27828C27">
      <w:pPr>
        <w:spacing w:after="0" w:line="240" w:lineRule="auto"/>
        <w:ind w:left="357"/>
        <w:rPr>
          <w:rFonts w:asciiTheme="majorHAnsi" w:hAnsiTheme="majorHAnsi" w:cstheme="majorBidi"/>
          <w:color w:val="2B579A"/>
        </w:rPr>
      </w:pPr>
      <w:r w:rsidRPr="27828C27">
        <w:rPr>
          <w:rFonts w:asciiTheme="majorHAnsi" w:hAnsiTheme="majorHAnsi" w:cstheme="majorBidi"/>
        </w:rPr>
        <w:t xml:space="preserve">*b. </w:t>
      </w:r>
      <w:r w:rsidR="005021F8" w:rsidRPr="27828C27">
        <w:rPr>
          <w:rFonts w:asciiTheme="majorHAnsi" w:hAnsiTheme="majorHAnsi" w:cstheme="majorBidi"/>
          <w:color w:val="2B579A"/>
        </w:rPr>
        <w:t>Radial and ulnar deviations</w:t>
      </w:r>
    </w:p>
    <w:p w14:paraId="4A7739AC" w14:textId="060EB23A" w:rsidR="005021F8" w:rsidRPr="007607F7" w:rsidRDefault="001A6C0B" w:rsidP="27828C27">
      <w:pPr>
        <w:spacing w:after="0" w:line="240" w:lineRule="auto"/>
        <w:ind w:left="357"/>
        <w:rPr>
          <w:rFonts w:asciiTheme="majorHAnsi" w:hAnsiTheme="majorHAnsi" w:cstheme="majorBidi"/>
        </w:rPr>
      </w:pPr>
      <w:r w:rsidRPr="27828C27">
        <w:rPr>
          <w:rFonts w:asciiTheme="majorHAnsi" w:hAnsiTheme="majorHAnsi" w:cstheme="majorBidi"/>
        </w:rPr>
        <w:t xml:space="preserve">c. </w:t>
      </w:r>
      <w:r w:rsidR="005021F8" w:rsidRPr="27828C27">
        <w:rPr>
          <w:rFonts w:asciiTheme="majorHAnsi" w:hAnsiTheme="majorHAnsi" w:cstheme="majorBidi"/>
        </w:rPr>
        <w:t>Metacarpal phalangeal flexion and extension</w:t>
      </w:r>
    </w:p>
    <w:p w14:paraId="5AEC66A1" w14:textId="20395E79" w:rsidR="005021F8" w:rsidRPr="007607F7" w:rsidRDefault="001A6C0B" w:rsidP="27828C27">
      <w:pPr>
        <w:spacing w:after="0" w:line="240" w:lineRule="auto"/>
        <w:ind w:left="357"/>
        <w:rPr>
          <w:rFonts w:asciiTheme="majorHAnsi" w:hAnsiTheme="majorHAnsi" w:cstheme="majorBidi"/>
        </w:rPr>
      </w:pPr>
      <w:r w:rsidRPr="27828C27">
        <w:rPr>
          <w:rFonts w:asciiTheme="majorHAnsi" w:hAnsiTheme="majorHAnsi" w:cstheme="majorBidi"/>
        </w:rPr>
        <w:t xml:space="preserve">d. </w:t>
      </w:r>
      <w:r w:rsidR="005021F8" w:rsidRPr="27828C27">
        <w:rPr>
          <w:rFonts w:asciiTheme="majorHAnsi" w:hAnsiTheme="majorHAnsi" w:cstheme="majorBidi"/>
        </w:rPr>
        <w:t>Thumb abduction and adduction</w:t>
      </w:r>
    </w:p>
    <w:p w14:paraId="449D78AA" w14:textId="7E1CFA66" w:rsidR="005021F8" w:rsidRPr="007607F7" w:rsidRDefault="001A6C0B" w:rsidP="27828C27">
      <w:pPr>
        <w:spacing w:after="0" w:line="240" w:lineRule="auto"/>
        <w:ind w:left="357"/>
        <w:rPr>
          <w:rFonts w:asciiTheme="majorHAnsi" w:hAnsiTheme="majorHAnsi" w:cstheme="majorBidi"/>
        </w:rPr>
      </w:pPr>
      <w:r w:rsidRPr="27828C27">
        <w:rPr>
          <w:rFonts w:asciiTheme="majorHAnsi" w:hAnsiTheme="majorHAnsi" w:cstheme="majorBidi"/>
        </w:rPr>
        <w:t xml:space="preserve">e. </w:t>
      </w:r>
      <w:r w:rsidR="005021F8" w:rsidRPr="27828C27">
        <w:rPr>
          <w:rFonts w:asciiTheme="majorHAnsi" w:hAnsiTheme="majorHAnsi" w:cstheme="majorBidi"/>
        </w:rPr>
        <w:t>Thumb opposition</w:t>
      </w:r>
    </w:p>
    <w:p w14:paraId="5E516906" w14:textId="77777777" w:rsidR="00F53159" w:rsidRPr="007607F7" w:rsidRDefault="00F53159" w:rsidP="27828C27">
      <w:pPr>
        <w:spacing w:after="0"/>
        <w:rPr>
          <w:rFonts w:asciiTheme="majorHAnsi" w:hAnsiTheme="majorHAnsi" w:cstheme="majorBidi"/>
        </w:rPr>
      </w:pPr>
    </w:p>
    <w:p w14:paraId="561B676A" w14:textId="43FD42F9" w:rsidR="007607F7" w:rsidRPr="007607F7" w:rsidRDefault="0039185E" w:rsidP="27828C27">
      <w:pPr>
        <w:spacing w:after="120" w:line="240" w:lineRule="auto"/>
        <w:rPr>
          <w:rFonts w:asciiTheme="majorHAnsi" w:hAnsiTheme="majorHAnsi" w:cstheme="majorBidi"/>
          <w:b/>
          <w:bCs/>
        </w:rPr>
      </w:pPr>
      <w:r w:rsidRPr="27828C27">
        <w:rPr>
          <w:rFonts w:asciiTheme="majorHAnsi" w:hAnsiTheme="majorHAnsi" w:cstheme="majorBidi"/>
          <w:b/>
          <w:bCs/>
        </w:rPr>
        <w:t>1</w:t>
      </w:r>
      <w:r w:rsidR="0FE06B71" w:rsidRPr="27828C27">
        <w:rPr>
          <w:rFonts w:asciiTheme="majorHAnsi" w:hAnsiTheme="majorHAnsi" w:cstheme="majorBidi"/>
          <w:b/>
          <w:bCs/>
        </w:rPr>
        <w:t>29</w:t>
      </w:r>
      <w:r w:rsidRPr="27828C27">
        <w:rPr>
          <w:rFonts w:asciiTheme="majorHAnsi" w:hAnsiTheme="majorHAnsi" w:cstheme="majorBidi"/>
          <w:b/>
          <w:bCs/>
        </w:rPr>
        <w:t xml:space="preserve">. </w:t>
      </w:r>
      <w:r w:rsidR="00FA38F4" w:rsidRPr="27828C27">
        <w:rPr>
          <w:rFonts w:asciiTheme="majorHAnsi" w:hAnsiTheme="majorHAnsi" w:cstheme="majorBidi"/>
          <w:b/>
          <w:bCs/>
        </w:rPr>
        <w:t xml:space="preserve">Upon palpation, pain is noted in the anatomical snuff box and the scaphoid-lunate articulation. To initially assess </w:t>
      </w:r>
      <w:r w:rsidR="00D906FE" w:rsidRPr="27828C27">
        <w:rPr>
          <w:rFonts w:asciiTheme="majorHAnsi" w:hAnsiTheme="majorHAnsi" w:cstheme="majorBidi"/>
          <w:b/>
          <w:bCs/>
        </w:rPr>
        <w:t xml:space="preserve">the </w:t>
      </w:r>
      <w:r w:rsidR="00FA38F4" w:rsidRPr="27828C27">
        <w:rPr>
          <w:rFonts w:asciiTheme="majorHAnsi" w:hAnsiTheme="majorHAnsi" w:cstheme="majorBidi"/>
          <w:b/>
          <w:bCs/>
        </w:rPr>
        <w:t>range of motion, the athletic trainer has the athlete go through the ranges of motion actively. Please match the photograph to the hand, wrist, or forearm motions that are being pictured. (Please note that arrows pointing in both directions indicate the pair of motions.)</w:t>
      </w:r>
    </w:p>
    <w:p w14:paraId="5AFF3C8F" w14:textId="50DD553A" w:rsidR="0039185E" w:rsidRPr="007607F7" w:rsidRDefault="00FA38F4" w:rsidP="0039185E">
      <w:pPr>
        <w:rPr>
          <w:rFonts w:asciiTheme="majorHAnsi" w:hAnsiTheme="majorHAnsi" w:cstheme="majorHAnsi"/>
          <w:b/>
          <w:bCs/>
        </w:rPr>
      </w:pPr>
      <w:r w:rsidRPr="007607F7">
        <w:rPr>
          <w:rFonts w:asciiTheme="majorHAnsi" w:hAnsiTheme="majorHAnsi" w:cstheme="majorHAnsi"/>
          <w:b/>
          <w:bCs/>
          <w:noProof/>
          <w:color w:val="2B579A"/>
        </w:rPr>
        <w:drawing>
          <wp:inline distT="0" distB="0" distL="0" distR="0" wp14:anchorId="2F027377" wp14:editId="0C146E35">
            <wp:extent cx="2042337" cy="1585097"/>
            <wp:effectExtent l="0" t="0" r="0" b="0"/>
            <wp:docPr id="1746958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958460" name=""/>
                    <pic:cNvPicPr/>
                  </pic:nvPicPr>
                  <pic:blipFill>
                    <a:blip r:embed="rId27"/>
                    <a:stretch>
                      <a:fillRect/>
                    </a:stretch>
                  </pic:blipFill>
                  <pic:spPr>
                    <a:xfrm>
                      <a:off x="0" y="0"/>
                      <a:ext cx="2042337" cy="1585097"/>
                    </a:xfrm>
                    <a:prstGeom prst="rect">
                      <a:avLst/>
                    </a:prstGeom>
                  </pic:spPr>
                </pic:pic>
              </a:graphicData>
            </a:graphic>
          </wp:inline>
        </w:drawing>
      </w:r>
    </w:p>
    <w:p w14:paraId="5D5AB4A9" w14:textId="32BCA952" w:rsidR="00FA38F4" w:rsidRPr="007607F7" w:rsidRDefault="00FA38F4" w:rsidP="27828C27">
      <w:pPr>
        <w:spacing w:before="200" w:line="240" w:lineRule="auto"/>
        <w:rPr>
          <w:rFonts w:asciiTheme="majorHAnsi" w:hAnsiTheme="majorHAnsi" w:cstheme="majorBidi"/>
          <w:b/>
          <w:bCs/>
          <w:u w:val="single"/>
          <w:rPrChange w:id="107" w:author="" w16du:dateUtc="2026-05-18T16:43:00Z">
            <w:rPr>
              <w:u w:val="single"/>
            </w:rPr>
          </w:rPrChange>
        </w:rPr>
      </w:pPr>
      <w:r w:rsidRPr="27828C27">
        <w:rPr>
          <w:rFonts w:asciiTheme="majorHAnsi" w:hAnsiTheme="majorHAnsi" w:cstheme="majorBidi"/>
          <w:b/>
          <w:bCs/>
        </w:rPr>
        <w:t>Drop Spot</w:t>
      </w:r>
    </w:p>
    <w:p w14:paraId="46AFF48E" w14:textId="0ABC49A3" w:rsidR="00FA38F4" w:rsidRPr="007607F7" w:rsidRDefault="001A6C0B" w:rsidP="27828C27">
      <w:pPr>
        <w:spacing w:after="0" w:line="240" w:lineRule="auto"/>
        <w:rPr>
          <w:rFonts w:asciiTheme="majorHAnsi" w:hAnsiTheme="majorHAnsi" w:cstheme="majorBidi"/>
        </w:rPr>
      </w:pPr>
      <w:r w:rsidRPr="27828C27">
        <w:rPr>
          <w:rFonts w:asciiTheme="majorHAnsi" w:hAnsiTheme="majorHAnsi" w:cstheme="majorBidi"/>
        </w:rPr>
        <w:t xml:space="preserve">a. </w:t>
      </w:r>
      <w:r w:rsidR="00FA38F4" w:rsidRPr="27828C27">
        <w:rPr>
          <w:rFonts w:asciiTheme="majorHAnsi" w:hAnsiTheme="majorHAnsi" w:cstheme="majorBidi"/>
        </w:rPr>
        <w:t>Metacarpal phalangeal adduction</w:t>
      </w:r>
    </w:p>
    <w:p w14:paraId="6745BFF4" w14:textId="133C0B47" w:rsidR="00FA38F4" w:rsidRPr="007607F7" w:rsidRDefault="001A6C0B" w:rsidP="27828C27">
      <w:pPr>
        <w:spacing w:after="0" w:line="240" w:lineRule="auto"/>
        <w:ind w:left="357"/>
        <w:rPr>
          <w:rFonts w:asciiTheme="majorHAnsi" w:hAnsiTheme="majorHAnsi" w:cstheme="majorBidi"/>
        </w:rPr>
      </w:pPr>
      <w:r w:rsidRPr="27828C27">
        <w:rPr>
          <w:rFonts w:asciiTheme="majorHAnsi" w:hAnsiTheme="majorHAnsi" w:cstheme="majorBidi"/>
        </w:rPr>
        <w:lastRenderedPageBreak/>
        <w:t xml:space="preserve">b. </w:t>
      </w:r>
      <w:r w:rsidR="51359D14" w:rsidRPr="27828C27">
        <w:rPr>
          <w:rFonts w:asciiTheme="majorHAnsi" w:hAnsiTheme="majorHAnsi" w:cstheme="majorBidi"/>
        </w:rPr>
        <w:t>Thumb flexion and extension</w:t>
      </w:r>
    </w:p>
    <w:p w14:paraId="79E1E1B5" w14:textId="0396CAC7" w:rsidR="00FA38F4" w:rsidRPr="007607F7" w:rsidRDefault="001A6C0B" w:rsidP="27828C27">
      <w:pPr>
        <w:spacing w:after="0" w:line="240" w:lineRule="auto"/>
        <w:ind w:left="357"/>
        <w:rPr>
          <w:rFonts w:asciiTheme="majorHAnsi" w:hAnsiTheme="majorHAnsi" w:cstheme="majorBidi"/>
        </w:rPr>
      </w:pPr>
      <w:r w:rsidRPr="27828C27">
        <w:rPr>
          <w:rFonts w:asciiTheme="majorHAnsi" w:hAnsiTheme="majorHAnsi" w:cstheme="majorBidi"/>
        </w:rPr>
        <w:t xml:space="preserve">c. </w:t>
      </w:r>
      <w:r w:rsidR="00FA38F4" w:rsidRPr="27828C27">
        <w:rPr>
          <w:rFonts w:asciiTheme="majorHAnsi" w:hAnsiTheme="majorHAnsi" w:cstheme="majorBidi"/>
        </w:rPr>
        <w:t>Metacarpal phalangeal flexion and extension</w:t>
      </w:r>
    </w:p>
    <w:p w14:paraId="699CD66F" w14:textId="0226E5DC" w:rsidR="00FA38F4" w:rsidRPr="007607F7" w:rsidRDefault="001A6C0B" w:rsidP="27828C27">
      <w:pPr>
        <w:spacing w:after="0" w:line="240" w:lineRule="auto"/>
        <w:ind w:left="357"/>
        <w:rPr>
          <w:rFonts w:asciiTheme="majorHAnsi" w:hAnsiTheme="majorHAnsi" w:cstheme="majorBidi"/>
          <w:color w:val="2B579A"/>
        </w:rPr>
      </w:pPr>
      <w:r w:rsidRPr="27828C27">
        <w:rPr>
          <w:rFonts w:asciiTheme="majorHAnsi" w:hAnsiTheme="majorHAnsi" w:cstheme="majorBidi"/>
        </w:rPr>
        <w:t>*</w:t>
      </w:r>
      <w:r w:rsidRPr="27828C27">
        <w:rPr>
          <w:rFonts w:asciiTheme="majorHAnsi" w:hAnsiTheme="majorHAnsi" w:cstheme="majorBidi"/>
          <w:color w:val="2B579A"/>
        </w:rPr>
        <w:t xml:space="preserve">d. </w:t>
      </w:r>
      <w:r w:rsidR="00FA38F4" w:rsidRPr="27828C27">
        <w:rPr>
          <w:rFonts w:asciiTheme="majorHAnsi" w:hAnsiTheme="majorHAnsi" w:cstheme="majorBidi"/>
          <w:color w:val="2B579A"/>
        </w:rPr>
        <w:t>Thumb abduction and adduction</w:t>
      </w:r>
    </w:p>
    <w:p w14:paraId="34688A75" w14:textId="20CE0BFF" w:rsidR="00FA38F4" w:rsidRPr="007607F7" w:rsidRDefault="001A6C0B" w:rsidP="27828C27">
      <w:pPr>
        <w:spacing w:after="0" w:line="240" w:lineRule="auto"/>
        <w:ind w:left="357"/>
        <w:rPr>
          <w:rFonts w:asciiTheme="majorHAnsi" w:hAnsiTheme="majorHAnsi" w:cstheme="majorBidi"/>
        </w:rPr>
      </w:pPr>
      <w:r w:rsidRPr="27828C27">
        <w:rPr>
          <w:rFonts w:asciiTheme="majorHAnsi" w:hAnsiTheme="majorHAnsi" w:cstheme="majorBidi"/>
        </w:rPr>
        <w:t xml:space="preserve">e. </w:t>
      </w:r>
      <w:r w:rsidR="00FA38F4" w:rsidRPr="27828C27">
        <w:rPr>
          <w:rFonts w:asciiTheme="majorHAnsi" w:hAnsiTheme="majorHAnsi" w:cstheme="majorBidi"/>
        </w:rPr>
        <w:t>Thumb opposition</w:t>
      </w:r>
    </w:p>
    <w:p w14:paraId="5C84BCDD" w14:textId="77777777" w:rsidR="00D906FE" w:rsidRPr="007607F7" w:rsidRDefault="00D906FE" w:rsidP="27828C27">
      <w:pPr>
        <w:spacing w:after="0"/>
        <w:contextualSpacing/>
        <w:rPr>
          <w:rFonts w:asciiTheme="majorHAnsi" w:hAnsiTheme="majorHAnsi" w:cstheme="majorBidi"/>
        </w:rPr>
      </w:pPr>
    </w:p>
    <w:p w14:paraId="7C300906" w14:textId="17900071" w:rsidR="007607F7" w:rsidRPr="007607F7" w:rsidRDefault="0039185E" w:rsidP="27828C27">
      <w:pPr>
        <w:spacing w:after="120" w:line="240" w:lineRule="auto"/>
        <w:rPr>
          <w:rFonts w:asciiTheme="majorHAnsi" w:hAnsiTheme="majorHAnsi" w:cstheme="majorBidi"/>
          <w:b/>
          <w:bCs/>
        </w:rPr>
      </w:pPr>
      <w:r w:rsidRPr="27828C27">
        <w:rPr>
          <w:rFonts w:asciiTheme="majorHAnsi" w:hAnsiTheme="majorHAnsi" w:cstheme="majorBidi"/>
          <w:b/>
          <w:bCs/>
        </w:rPr>
        <w:t>1</w:t>
      </w:r>
      <w:r w:rsidR="61830BFC" w:rsidRPr="27828C27">
        <w:rPr>
          <w:rFonts w:asciiTheme="majorHAnsi" w:hAnsiTheme="majorHAnsi" w:cstheme="majorBidi"/>
          <w:b/>
          <w:bCs/>
        </w:rPr>
        <w:t>30</w:t>
      </w:r>
      <w:r w:rsidRPr="27828C27">
        <w:rPr>
          <w:rFonts w:asciiTheme="majorHAnsi" w:hAnsiTheme="majorHAnsi" w:cstheme="majorBidi"/>
          <w:b/>
          <w:bCs/>
        </w:rPr>
        <w:t xml:space="preserve">. </w:t>
      </w:r>
      <w:r w:rsidR="006C5867" w:rsidRPr="27828C27">
        <w:rPr>
          <w:rFonts w:asciiTheme="majorHAnsi" w:hAnsiTheme="majorHAnsi" w:cstheme="majorBidi"/>
          <w:b/>
          <w:bCs/>
        </w:rPr>
        <w:t xml:space="preserve">Upon palpation, pain is noted in the anatomical snuff box and the scaphoid-lunate articulation. To initially assess </w:t>
      </w:r>
      <w:r w:rsidR="00D906FE" w:rsidRPr="27828C27">
        <w:rPr>
          <w:rFonts w:asciiTheme="majorHAnsi" w:hAnsiTheme="majorHAnsi" w:cstheme="majorBidi"/>
          <w:b/>
          <w:bCs/>
        </w:rPr>
        <w:t xml:space="preserve">the </w:t>
      </w:r>
      <w:r w:rsidR="006C5867" w:rsidRPr="27828C27">
        <w:rPr>
          <w:rFonts w:asciiTheme="majorHAnsi" w:hAnsiTheme="majorHAnsi" w:cstheme="majorBidi"/>
          <w:b/>
          <w:bCs/>
        </w:rPr>
        <w:t>range of motion, the athletic trainer has the athlete go through the ranges of motion actively. Please match the photograph to the hand, wrist, or forearm motions that are being pictured. (Please note that arrows pointing in both directions indicate the pair of motions.)</w:t>
      </w:r>
    </w:p>
    <w:p w14:paraId="775BFB9E" w14:textId="17A3A650" w:rsidR="006C5867" w:rsidRPr="007607F7" w:rsidRDefault="006C5867" w:rsidP="00DE3B93">
      <w:pPr>
        <w:rPr>
          <w:rFonts w:asciiTheme="majorHAnsi" w:hAnsiTheme="majorHAnsi" w:cstheme="majorHAnsi"/>
        </w:rPr>
      </w:pPr>
      <w:r w:rsidRPr="007607F7">
        <w:rPr>
          <w:rFonts w:asciiTheme="majorHAnsi" w:hAnsiTheme="majorHAnsi" w:cstheme="majorHAnsi"/>
          <w:noProof/>
          <w:color w:val="2B579A"/>
        </w:rPr>
        <w:drawing>
          <wp:inline distT="0" distB="0" distL="0" distR="0" wp14:anchorId="4D0003DC" wp14:editId="14A0DD4D">
            <wp:extent cx="1303133" cy="1714649"/>
            <wp:effectExtent l="0" t="0" r="0" b="0"/>
            <wp:docPr id="1853047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047508" name=""/>
                    <pic:cNvPicPr/>
                  </pic:nvPicPr>
                  <pic:blipFill>
                    <a:blip r:embed="rId28"/>
                    <a:stretch>
                      <a:fillRect/>
                    </a:stretch>
                  </pic:blipFill>
                  <pic:spPr>
                    <a:xfrm>
                      <a:off x="0" y="0"/>
                      <a:ext cx="1303133" cy="1714649"/>
                    </a:xfrm>
                    <a:prstGeom prst="rect">
                      <a:avLst/>
                    </a:prstGeom>
                  </pic:spPr>
                </pic:pic>
              </a:graphicData>
            </a:graphic>
          </wp:inline>
        </w:drawing>
      </w:r>
    </w:p>
    <w:p w14:paraId="01181372" w14:textId="41E67F46" w:rsidR="006C5867" w:rsidRPr="007607F7" w:rsidRDefault="006C5867" w:rsidP="27828C27">
      <w:pPr>
        <w:spacing w:before="200" w:line="240" w:lineRule="auto"/>
        <w:rPr>
          <w:rFonts w:asciiTheme="majorHAnsi" w:hAnsiTheme="majorHAnsi" w:cstheme="majorBidi"/>
          <w:b/>
          <w:bCs/>
          <w:u w:val="single"/>
          <w:rPrChange w:id="108" w:author="" w16du:dateUtc="2026-05-18T16:43:00Z">
            <w:rPr>
              <w:u w:val="single"/>
            </w:rPr>
          </w:rPrChange>
        </w:rPr>
      </w:pPr>
      <w:r w:rsidRPr="27828C27">
        <w:rPr>
          <w:rFonts w:asciiTheme="majorHAnsi" w:hAnsiTheme="majorHAnsi" w:cstheme="majorBidi"/>
          <w:b/>
          <w:bCs/>
        </w:rPr>
        <w:t>Drop Spot</w:t>
      </w:r>
    </w:p>
    <w:p w14:paraId="7FF43037" w14:textId="0CC0956C" w:rsidR="006C5867" w:rsidRPr="007607F7" w:rsidRDefault="001A6C0B" w:rsidP="27828C27">
      <w:pPr>
        <w:spacing w:after="0" w:line="240" w:lineRule="auto"/>
        <w:ind w:left="357"/>
        <w:rPr>
          <w:rFonts w:asciiTheme="majorHAnsi" w:hAnsiTheme="majorHAnsi" w:cstheme="majorBidi"/>
        </w:rPr>
      </w:pPr>
      <w:r w:rsidRPr="27828C27">
        <w:rPr>
          <w:rFonts w:asciiTheme="majorHAnsi" w:hAnsiTheme="majorHAnsi" w:cstheme="majorBidi"/>
        </w:rPr>
        <w:t>a</w:t>
      </w:r>
      <w:r w:rsidR="00367C0B" w:rsidRPr="27828C27">
        <w:rPr>
          <w:rFonts w:asciiTheme="majorHAnsi" w:hAnsiTheme="majorHAnsi" w:cstheme="majorBidi"/>
        </w:rPr>
        <w:t>.</w:t>
      </w:r>
      <w:r w:rsidRPr="27828C27">
        <w:rPr>
          <w:rFonts w:asciiTheme="majorHAnsi" w:hAnsiTheme="majorHAnsi" w:cstheme="majorBidi"/>
        </w:rPr>
        <w:t xml:space="preserve"> </w:t>
      </w:r>
      <w:r w:rsidR="006C5867" w:rsidRPr="27828C27">
        <w:rPr>
          <w:rFonts w:asciiTheme="majorHAnsi" w:hAnsiTheme="majorHAnsi" w:cstheme="majorBidi"/>
        </w:rPr>
        <w:t>Metacarpal phalangeal adduction</w:t>
      </w:r>
    </w:p>
    <w:p w14:paraId="55EAA50A" w14:textId="2191C36D" w:rsidR="006C5867" w:rsidRPr="007607F7" w:rsidRDefault="001A6C0B" w:rsidP="27828C27">
      <w:pPr>
        <w:spacing w:after="0" w:line="240" w:lineRule="auto"/>
        <w:ind w:left="357"/>
        <w:rPr>
          <w:rFonts w:asciiTheme="majorHAnsi" w:hAnsiTheme="majorHAnsi" w:cstheme="majorBidi"/>
        </w:rPr>
      </w:pPr>
      <w:r w:rsidRPr="27828C27">
        <w:rPr>
          <w:rFonts w:asciiTheme="majorHAnsi" w:hAnsiTheme="majorHAnsi" w:cstheme="majorBidi"/>
        </w:rPr>
        <w:t xml:space="preserve">b. </w:t>
      </w:r>
      <w:r w:rsidR="006C5867" w:rsidRPr="27828C27">
        <w:rPr>
          <w:rFonts w:asciiTheme="majorHAnsi" w:hAnsiTheme="majorHAnsi" w:cstheme="majorBidi"/>
        </w:rPr>
        <w:t>Radial and ulnar deviations</w:t>
      </w:r>
    </w:p>
    <w:p w14:paraId="25CA629A" w14:textId="108942CA" w:rsidR="006C5867" w:rsidRPr="007607F7" w:rsidRDefault="001A6C0B" w:rsidP="27828C27">
      <w:pPr>
        <w:spacing w:after="0" w:line="240" w:lineRule="auto"/>
        <w:ind w:left="357"/>
        <w:rPr>
          <w:rFonts w:asciiTheme="majorHAnsi" w:hAnsiTheme="majorHAnsi" w:cstheme="majorBidi"/>
          <w:color w:val="2B579A"/>
        </w:rPr>
      </w:pPr>
      <w:r w:rsidRPr="27828C27">
        <w:rPr>
          <w:rFonts w:asciiTheme="majorHAnsi" w:hAnsiTheme="majorHAnsi" w:cstheme="majorBidi"/>
        </w:rPr>
        <w:t xml:space="preserve">*c. </w:t>
      </w:r>
      <w:r w:rsidR="006C5867" w:rsidRPr="27828C27">
        <w:rPr>
          <w:rFonts w:asciiTheme="majorHAnsi" w:hAnsiTheme="majorHAnsi" w:cstheme="majorBidi"/>
          <w:color w:val="2B579A"/>
        </w:rPr>
        <w:t>Metacarpal phalangeal flexion and extension</w:t>
      </w:r>
    </w:p>
    <w:p w14:paraId="60356BFC" w14:textId="7BB2670B" w:rsidR="006C5867" w:rsidRPr="007607F7" w:rsidRDefault="001A6C0B" w:rsidP="27828C27">
      <w:pPr>
        <w:spacing w:after="0" w:line="240" w:lineRule="auto"/>
        <w:ind w:left="357"/>
        <w:rPr>
          <w:rFonts w:asciiTheme="majorHAnsi" w:hAnsiTheme="majorHAnsi" w:cstheme="majorBidi"/>
        </w:rPr>
      </w:pPr>
      <w:r w:rsidRPr="27828C27">
        <w:rPr>
          <w:rFonts w:asciiTheme="majorHAnsi" w:hAnsiTheme="majorHAnsi" w:cstheme="majorBidi"/>
        </w:rPr>
        <w:t xml:space="preserve">d. </w:t>
      </w:r>
      <w:r w:rsidR="006C5867" w:rsidRPr="27828C27">
        <w:rPr>
          <w:rFonts w:asciiTheme="majorHAnsi" w:hAnsiTheme="majorHAnsi" w:cstheme="majorBidi"/>
        </w:rPr>
        <w:t>Thumb abduction and adduction</w:t>
      </w:r>
    </w:p>
    <w:p w14:paraId="1F185580" w14:textId="10067C2B" w:rsidR="006C5867" w:rsidRPr="007607F7" w:rsidRDefault="001A6C0B" w:rsidP="27828C27">
      <w:pPr>
        <w:spacing w:after="0" w:line="240" w:lineRule="auto"/>
        <w:ind w:left="357"/>
        <w:rPr>
          <w:rFonts w:asciiTheme="majorHAnsi" w:hAnsiTheme="majorHAnsi" w:cstheme="majorBidi"/>
        </w:rPr>
      </w:pPr>
      <w:r w:rsidRPr="27828C27">
        <w:rPr>
          <w:rFonts w:asciiTheme="majorHAnsi" w:hAnsiTheme="majorHAnsi" w:cstheme="majorBidi"/>
        </w:rPr>
        <w:t xml:space="preserve">e. </w:t>
      </w:r>
      <w:r w:rsidR="006C5867" w:rsidRPr="27828C27">
        <w:rPr>
          <w:rFonts w:asciiTheme="majorHAnsi" w:hAnsiTheme="majorHAnsi" w:cstheme="majorBidi"/>
        </w:rPr>
        <w:t>Thumb opposition</w:t>
      </w:r>
    </w:p>
    <w:p w14:paraId="0D519A7D" w14:textId="77777777" w:rsidR="00D906FE" w:rsidRPr="007607F7" w:rsidRDefault="00D906FE" w:rsidP="27828C27">
      <w:pPr>
        <w:spacing w:after="0"/>
        <w:contextualSpacing/>
        <w:rPr>
          <w:rFonts w:asciiTheme="majorHAnsi" w:hAnsiTheme="majorHAnsi" w:cstheme="majorBidi"/>
        </w:rPr>
      </w:pPr>
    </w:p>
    <w:p w14:paraId="2C63D292" w14:textId="472775E2" w:rsidR="007607F7" w:rsidRPr="007607F7" w:rsidRDefault="000B3837" w:rsidP="27828C27">
      <w:pPr>
        <w:spacing w:after="120" w:line="240" w:lineRule="auto"/>
        <w:rPr>
          <w:rFonts w:asciiTheme="majorHAnsi" w:hAnsiTheme="majorHAnsi" w:cstheme="majorBidi"/>
          <w:b/>
          <w:bCs/>
        </w:rPr>
      </w:pPr>
      <w:r w:rsidRPr="27828C27">
        <w:rPr>
          <w:rFonts w:asciiTheme="majorHAnsi" w:hAnsiTheme="majorHAnsi" w:cstheme="majorBidi"/>
          <w:b/>
          <w:bCs/>
        </w:rPr>
        <w:t>1</w:t>
      </w:r>
      <w:r w:rsidR="31375CE2" w:rsidRPr="27828C27">
        <w:rPr>
          <w:rFonts w:asciiTheme="majorHAnsi" w:hAnsiTheme="majorHAnsi" w:cstheme="majorBidi"/>
          <w:b/>
          <w:bCs/>
        </w:rPr>
        <w:t>31</w:t>
      </w:r>
      <w:r w:rsidRPr="27828C27">
        <w:rPr>
          <w:rFonts w:asciiTheme="majorHAnsi" w:hAnsiTheme="majorHAnsi" w:cstheme="majorBidi"/>
          <w:b/>
          <w:bCs/>
        </w:rPr>
        <w:t>.</w:t>
      </w:r>
      <w:r w:rsidRPr="27828C27">
        <w:rPr>
          <w:rFonts w:asciiTheme="majorHAnsi" w:hAnsiTheme="majorHAnsi" w:cstheme="majorBidi"/>
          <w:b/>
          <w:bCs/>
          <w:color w:val="000000" w:themeColor="text1"/>
          <w:sz w:val="28"/>
          <w:szCs w:val="28"/>
        </w:rPr>
        <w:t xml:space="preserve"> </w:t>
      </w:r>
      <w:r w:rsidR="00BE09A6" w:rsidRPr="27828C27">
        <w:rPr>
          <w:rFonts w:asciiTheme="majorHAnsi" w:hAnsiTheme="majorHAnsi" w:cstheme="majorBidi"/>
          <w:b/>
          <w:bCs/>
        </w:rPr>
        <w:t xml:space="preserve">Upon palpation, pain is noted in the anatomical snuff box and the scaphoid-lunate articulation. To initially assess </w:t>
      </w:r>
      <w:r w:rsidR="00D906FE" w:rsidRPr="27828C27">
        <w:rPr>
          <w:rFonts w:asciiTheme="majorHAnsi" w:hAnsiTheme="majorHAnsi" w:cstheme="majorBidi"/>
          <w:b/>
          <w:bCs/>
        </w:rPr>
        <w:t xml:space="preserve">the </w:t>
      </w:r>
      <w:r w:rsidR="00BE09A6" w:rsidRPr="27828C27">
        <w:rPr>
          <w:rFonts w:asciiTheme="majorHAnsi" w:hAnsiTheme="majorHAnsi" w:cstheme="majorBidi"/>
          <w:b/>
          <w:bCs/>
        </w:rPr>
        <w:t>range of motion, the athletic trainer has the athlete go through the ranges of motion actively. Please match the photograph to the hand, wrist, or forearm motions that are being pictured. (Please note that arrows pointing in both directions indicate the pair of motions.)</w:t>
      </w:r>
    </w:p>
    <w:p w14:paraId="7F9F2884" w14:textId="756E87FC" w:rsidR="00DE3B93" w:rsidRPr="007607F7" w:rsidRDefault="00BE09A6" w:rsidP="00DE3B93">
      <w:pPr>
        <w:rPr>
          <w:rFonts w:asciiTheme="majorHAnsi" w:hAnsiTheme="majorHAnsi" w:cstheme="majorHAnsi"/>
        </w:rPr>
      </w:pPr>
      <w:r w:rsidRPr="007607F7">
        <w:rPr>
          <w:rFonts w:asciiTheme="majorHAnsi" w:hAnsiTheme="majorHAnsi" w:cstheme="majorHAnsi"/>
          <w:noProof/>
          <w:color w:val="2B579A"/>
        </w:rPr>
        <w:drawing>
          <wp:inline distT="0" distB="0" distL="0" distR="0" wp14:anchorId="2670C305" wp14:editId="4EF66DE2">
            <wp:extent cx="2286198" cy="1562235"/>
            <wp:effectExtent l="0" t="0" r="0" b="0"/>
            <wp:docPr id="1598856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856828" name=""/>
                    <pic:cNvPicPr/>
                  </pic:nvPicPr>
                  <pic:blipFill>
                    <a:blip r:embed="rId29"/>
                    <a:stretch>
                      <a:fillRect/>
                    </a:stretch>
                  </pic:blipFill>
                  <pic:spPr>
                    <a:xfrm>
                      <a:off x="0" y="0"/>
                      <a:ext cx="2286198" cy="1562235"/>
                    </a:xfrm>
                    <a:prstGeom prst="rect">
                      <a:avLst/>
                    </a:prstGeom>
                  </pic:spPr>
                </pic:pic>
              </a:graphicData>
            </a:graphic>
          </wp:inline>
        </w:drawing>
      </w:r>
    </w:p>
    <w:p w14:paraId="35A5F500" w14:textId="7ADE28C1" w:rsidR="00BE09A6" w:rsidRPr="007607F7" w:rsidRDefault="00BE09A6" w:rsidP="27828C27">
      <w:pPr>
        <w:spacing w:before="200" w:line="240" w:lineRule="auto"/>
        <w:rPr>
          <w:rFonts w:asciiTheme="majorHAnsi" w:hAnsiTheme="majorHAnsi" w:cstheme="majorBidi"/>
          <w:b/>
          <w:bCs/>
          <w:u w:val="single"/>
          <w:rPrChange w:id="109" w:author="" w16du:dateUtc="2026-05-18T16:43:00Z">
            <w:rPr>
              <w:u w:val="single"/>
            </w:rPr>
          </w:rPrChange>
        </w:rPr>
      </w:pPr>
      <w:r w:rsidRPr="27828C27">
        <w:rPr>
          <w:rFonts w:asciiTheme="majorHAnsi" w:hAnsiTheme="majorHAnsi" w:cstheme="majorBidi"/>
          <w:b/>
          <w:bCs/>
        </w:rPr>
        <w:t>Drop Spot</w:t>
      </w:r>
    </w:p>
    <w:p w14:paraId="1F7883D0" w14:textId="72A0E11D" w:rsidR="00BE09A6" w:rsidRPr="007607F7" w:rsidRDefault="00096872" w:rsidP="27828C27">
      <w:pPr>
        <w:spacing w:after="0" w:line="240" w:lineRule="auto"/>
        <w:ind w:left="357"/>
        <w:rPr>
          <w:rFonts w:asciiTheme="majorHAnsi" w:hAnsiTheme="majorHAnsi" w:cstheme="majorBidi"/>
        </w:rPr>
      </w:pPr>
      <w:r w:rsidRPr="27828C27">
        <w:rPr>
          <w:rFonts w:asciiTheme="majorHAnsi" w:hAnsiTheme="majorHAnsi" w:cstheme="majorBidi"/>
        </w:rPr>
        <w:t xml:space="preserve">a. </w:t>
      </w:r>
      <w:r w:rsidR="00BE09A6" w:rsidRPr="27828C27">
        <w:rPr>
          <w:rFonts w:asciiTheme="majorHAnsi" w:hAnsiTheme="majorHAnsi" w:cstheme="majorBidi"/>
        </w:rPr>
        <w:t>Metacarpal phalangeal adduction</w:t>
      </w:r>
    </w:p>
    <w:p w14:paraId="6D658DF0" w14:textId="51A4007C" w:rsidR="00BE09A6" w:rsidRPr="007607F7" w:rsidRDefault="00096872" w:rsidP="27828C27">
      <w:pPr>
        <w:spacing w:after="0" w:line="240" w:lineRule="auto"/>
        <w:ind w:left="357"/>
        <w:rPr>
          <w:rFonts w:asciiTheme="majorHAnsi" w:hAnsiTheme="majorHAnsi" w:cstheme="majorBidi"/>
        </w:rPr>
      </w:pPr>
      <w:r w:rsidRPr="27828C27">
        <w:rPr>
          <w:rFonts w:asciiTheme="majorHAnsi" w:hAnsiTheme="majorHAnsi" w:cstheme="majorBidi"/>
        </w:rPr>
        <w:lastRenderedPageBreak/>
        <w:t xml:space="preserve">b. </w:t>
      </w:r>
      <w:r w:rsidR="3CD7BF22" w:rsidRPr="27828C27">
        <w:rPr>
          <w:rFonts w:asciiTheme="majorHAnsi" w:hAnsiTheme="majorHAnsi" w:cstheme="majorBidi"/>
        </w:rPr>
        <w:t>Thumb flexion and extension</w:t>
      </w:r>
    </w:p>
    <w:p w14:paraId="6C03260C" w14:textId="592434E8" w:rsidR="00BE09A6" w:rsidRPr="007607F7" w:rsidRDefault="00096872" w:rsidP="27828C27">
      <w:pPr>
        <w:spacing w:after="0" w:line="240" w:lineRule="auto"/>
        <w:ind w:left="357"/>
        <w:rPr>
          <w:rFonts w:asciiTheme="majorHAnsi" w:hAnsiTheme="majorHAnsi" w:cstheme="majorBidi"/>
        </w:rPr>
      </w:pPr>
      <w:r w:rsidRPr="27828C27">
        <w:rPr>
          <w:rFonts w:asciiTheme="majorHAnsi" w:hAnsiTheme="majorHAnsi" w:cstheme="majorBidi"/>
        </w:rPr>
        <w:t xml:space="preserve">c. </w:t>
      </w:r>
      <w:r w:rsidR="00BE09A6" w:rsidRPr="27828C27">
        <w:rPr>
          <w:rFonts w:asciiTheme="majorHAnsi" w:hAnsiTheme="majorHAnsi" w:cstheme="majorBidi"/>
        </w:rPr>
        <w:t>Metacarpal phalangeal flexion and extension</w:t>
      </w:r>
    </w:p>
    <w:p w14:paraId="4FD78FEC" w14:textId="22B3035F" w:rsidR="00BE09A6" w:rsidRPr="007607F7" w:rsidRDefault="00096872" w:rsidP="27828C27">
      <w:pPr>
        <w:spacing w:after="0" w:line="240" w:lineRule="auto"/>
        <w:ind w:left="357"/>
        <w:rPr>
          <w:rFonts w:asciiTheme="majorHAnsi" w:hAnsiTheme="majorHAnsi" w:cstheme="majorBidi"/>
        </w:rPr>
      </w:pPr>
      <w:r w:rsidRPr="27828C27">
        <w:rPr>
          <w:rFonts w:asciiTheme="majorHAnsi" w:hAnsiTheme="majorHAnsi" w:cstheme="majorBidi"/>
        </w:rPr>
        <w:t xml:space="preserve">d. </w:t>
      </w:r>
      <w:r w:rsidR="00BE09A6" w:rsidRPr="27828C27">
        <w:rPr>
          <w:rFonts w:asciiTheme="majorHAnsi" w:hAnsiTheme="majorHAnsi" w:cstheme="majorBidi"/>
        </w:rPr>
        <w:t>Thumb abduction and adduction</w:t>
      </w:r>
    </w:p>
    <w:p w14:paraId="339A5C45" w14:textId="7F504F4C" w:rsidR="00C95B95" w:rsidRDefault="00096872" w:rsidP="27828C27">
      <w:pPr>
        <w:spacing w:after="0" w:line="240" w:lineRule="auto"/>
        <w:ind w:left="357"/>
        <w:rPr>
          <w:rFonts w:asciiTheme="majorHAnsi" w:hAnsiTheme="majorHAnsi" w:cstheme="majorBidi"/>
          <w:color w:val="2B579A"/>
        </w:rPr>
      </w:pPr>
      <w:r w:rsidRPr="27828C27">
        <w:rPr>
          <w:rFonts w:asciiTheme="majorHAnsi" w:hAnsiTheme="majorHAnsi" w:cstheme="majorBidi"/>
        </w:rPr>
        <w:t>*</w:t>
      </w:r>
      <w:r w:rsidRPr="27828C27">
        <w:rPr>
          <w:rFonts w:asciiTheme="majorHAnsi" w:hAnsiTheme="majorHAnsi" w:cstheme="majorBidi"/>
          <w:color w:val="2B579A"/>
        </w:rPr>
        <w:t xml:space="preserve">e. </w:t>
      </w:r>
      <w:r w:rsidR="00BE09A6" w:rsidRPr="27828C27">
        <w:rPr>
          <w:rFonts w:asciiTheme="majorHAnsi" w:hAnsiTheme="majorHAnsi" w:cstheme="majorBidi"/>
          <w:color w:val="2B579A"/>
        </w:rPr>
        <w:t>Thumb opposition</w:t>
      </w:r>
    </w:p>
    <w:p w14:paraId="345BBDA5" w14:textId="77777777" w:rsidR="00D906FE" w:rsidRPr="007607F7" w:rsidRDefault="00D906FE" w:rsidP="27828C27">
      <w:pPr>
        <w:rPr>
          <w:rFonts w:asciiTheme="majorHAnsi" w:hAnsiTheme="majorHAnsi" w:cstheme="majorBidi"/>
          <w:b/>
          <w:bCs/>
        </w:rPr>
      </w:pPr>
    </w:p>
    <w:p w14:paraId="12A57E02" w14:textId="648B410D" w:rsidR="007607F7" w:rsidRPr="007607F7" w:rsidRDefault="000B3837" w:rsidP="27828C27">
      <w:pPr>
        <w:spacing w:after="120" w:line="240" w:lineRule="auto"/>
        <w:rPr>
          <w:rFonts w:asciiTheme="majorHAnsi" w:hAnsiTheme="majorHAnsi" w:cstheme="majorBidi"/>
          <w:b/>
          <w:bCs/>
        </w:rPr>
      </w:pPr>
      <w:r w:rsidRPr="27828C27">
        <w:rPr>
          <w:rFonts w:asciiTheme="majorHAnsi" w:hAnsiTheme="majorHAnsi" w:cstheme="majorBidi"/>
          <w:b/>
          <w:bCs/>
        </w:rPr>
        <w:t>1</w:t>
      </w:r>
      <w:r w:rsidR="4EED6984" w:rsidRPr="27828C27">
        <w:rPr>
          <w:rFonts w:asciiTheme="majorHAnsi" w:hAnsiTheme="majorHAnsi" w:cstheme="majorBidi"/>
          <w:b/>
          <w:bCs/>
        </w:rPr>
        <w:t>32</w:t>
      </w:r>
      <w:r w:rsidRPr="27828C27">
        <w:rPr>
          <w:rFonts w:asciiTheme="majorHAnsi" w:hAnsiTheme="majorHAnsi" w:cstheme="majorBidi"/>
          <w:b/>
          <w:bCs/>
        </w:rPr>
        <w:t xml:space="preserve">. </w:t>
      </w:r>
      <w:r w:rsidR="00A36DCE" w:rsidRPr="27828C27">
        <w:rPr>
          <w:rFonts w:asciiTheme="majorHAnsi" w:hAnsiTheme="majorHAnsi" w:cstheme="majorBidi"/>
          <w:b/>
          <w:bCs/>
        </w:rPr>
        <w:t xml:space="preserve">Upon palpation, pain is noted in the anatomical snuff box and the scaphoid-lunate articulation. To initially assess </w:t>
      </w:r>
      <w:r w:rsidR="00D906FE" w:rsidRPr="27828C27">
        <w:rPr>
          <w:rFonts w:asciiTheme="majorHAnsi" w:hAnsiTheme="majorHAnsi" w:cstheme="majorBidi"/>
          <w:b/>
          <w:bCs/>
        </w:rPr>
        <w:t xml:space="preserve">the </w:t>
      </w:r>
      <w:r w:rsidR="00A36DCE" w:rsidRPr="27828C27">
        <w:rPr>
          <w:rFonts w:asciiTheme="majorHAnsi" w:hAnsiTheme="majorHAnsi" w:cstheme="majorBidi"/>
          <w:b/>
          <w:bCs/>
        </w:rPr>
        <w:t>range of motion, the athletic trainer has the athlete go through the ranges of motion actively. Please match the photograph to the hand, wrist, or forearm motions that are being pictured. (Please note that arrows pointing in both directions indicate the pair of motions.)</w:t>
      </w:r>
    </w:p>
    <w:p w14:paraId="4D2F121A" w14:textId="11CD78F1" w:rsidR="008D400A" w:rsidRPr="007607F7" w:rsidRDefault="00B936EB" w:rsidP="00DE3B93">
      <w:pPr>
        <w:rPr>
          <w:rFonts w:asciiTheme="majorHAnsi" w:hAnsiTheme="majorHAnsi" w:cstheme="majorHAnsi"/>
        </w:rPr>
      </w:pPr>
      <w:r w:rsidRPr="007607F7">
        <w:rPr>
          <w:rFonts w:asciiTheme="majorHAnsi" w:hAnsiTheme="majorHAnsi" w:cstheme="majorHAnsi"/>
          <w:noProof/>
          <w:color w:val="2B579A"/>
        </w:rPr>
        <w:drawing>
          <wp:inline distT="0" distB="0" distL="0" distR="0" wp14:anchorId="5D342307" wp14:editId="7EFDD338">
            <wp:extent cx="2421467" cy="1676400"/>
            <wp:effectExtent l="0" t="0" r="0" b="0"/>
            <wp:docPr id="69706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06064" name=""/>
                    <pic:cNvPicPr/>
                  </pic:nvPicPr>
                  <pic:blipFill>
                    <a:blip r:embed="rId30"/>
                    <a:stretch>
                      <a:fillRect/>
                    </a:stretch>
                  </pic:blipFill>
                  <pic:spPr>
                    <a:xfrm>
                      <a:off x="0" y="0"/>
                      <a:ext cx="2423023" cy="1677477"/>
                    </a:xfrm>
                    <a:prstGeom prst="rect">
                      <a:avLst/>
                    </a:prstGeom>
                  </pic:spPr>
                </pic:pic>
              </a:graphicData>
            </a:graphic>
          </wp:inline>
        </w:drawing>
      </w:r>
    </w:p>
    <w:p w14:paraId="71262D22" w14:textId="0CD79D67" w:rsidR="00806DF6" w:rsidRPr="007607F7" w:rsidRDefault="00806DF6" w:rsidP="27828C27">
      <w:pPr>
        <w:spacing w:before="200" w:line="240" w:lineRule="auto"/>
        <w:rPr>
          <w:rFonts w:asciiTheme="majorHAnsi" w:hAnsiTheme="majorHAnsi" w:cstheme="majorBidi"/>
          <w:b/>
          <w:bCs/>
          <w:u w:val="single"/>
          <w:rPrChange w:id="110" w:author="" w16du:dateUtc="2026-05-18T16:44:00Z">
            <w:rPr>
              <w:u w:val="single"/>
            </w:rPr>
          </w:rPrChange>
        </w:rPr>
      </w:pPr>
      <w:r w:rsidRPr="27828C27">
        <w:rPr>
          <w:rFonts w:asciiTheme="majorHAnsi" w:hAnsiTheme="majorHAnsi" w:cstheme="majorBidi"/>
          <w:b/>
          <w:bCs/>
        </w:rPr>
        <w:t>Drop Spot</w:t>
      </w:r>
    </w:p>
    <w:p w14:paraId="2AA35728" w14:textId="4EA10E44" w:rsidR="00806DF6" w:rsidRPr="007607F7" w:rsidRDefault="00096872" w:rsidP="27828C27">
      <w:pPr>
        <w:spacing w:after="0" w:line="240" w:lineRule="auto"/>
        <w:ind w:left="357"/>
        <w:contextualSpacing/>
        <w:rPr>
          <w:rFonts w:asciiTheme="majorHAnsi" w:hAnsiTheme="majorHAnsi" w:cstheme="majorBidi"/>
          <w:color w:val="2B579A"/>
        </w:rPr>
      </w:pPr>
      <w:r w:rsidRPr="27828C27">
        <w:rPr>
          <w:rFonts w:asciiTheme="majorHAnsi" w:hAnsiTheme="majorHAnsi" w:cstheme="majorBidi"/>
        </w:rPr>
        <w:t>*</w:t>
      </w:r>
      <w:r w:rsidRPr="27828C27">
        <w:rPr>
          <w:rFonts w:asciiTheme="majorHAnsi" w:hAnsiTheme="majorHAnsi" w:cstheme="majorBidi"/>
          <w:color w:val="2B579A"/>
        </w:rPr>
        <w:t xml:space="preserve">a. </w:t>
      </w:r>
      <w:r w:rsidR="00806DF6" w:rsidRPr="27828C27">
        <w:rPr>
          <w:rFonts w:asciiTheme="majorHAnsi" w:hAnsiTheme="majorHAnsi" w:cstheme="majorBidi"/>
          <w:color w:val="2B579A"/>
        </w:rPr>
        <w:t>Metacarpal phalangeal abduction</w:t>
      </w:r>
    </w:p>
    <w:p w14:paraId="5753674E" w14:textId="596F74C8" w:rsidR="00806DF6" w:rsidRPr="007607F7" w:rsidRDefault="00096872" w:rsidP="27828C27">
      <w:pPr>
        <w:spacing w:after="0" w:line="240" w:lineRule="auto"/>
        <w:ind w:left="357"/>
        <w:contextualSpacing/>
        <w:rPr>
          <w:rFonts w:asciiTheme="majorHAnsi" w:hAnsiTheme="majorHAnsi" w:cstheme="majorBidi"/>
        </w:rPr>
      </w:pPr>
      <w:r w:rsidRPr="27828C27">
        <w:rPr>
          <w:rFonts w:asciiTheme="majorHAnsi" w:hAnsiTheme="majorHAnsi" w:cstheme="majorBidi"/>
        </w:rPr>
        <w:t xml:space="preserve">b. </w:t>
      </w:r>
      <w:r w:rsidR="00806DF6" w:rsidRPr="27828C27">
        <w:rPr>
          <w:rFonts w:asciiTheme="majorHAnsi" w:hAnsiTheme="majorHAnsi" w:cstheme="majorBidi"/>
        </w:rPr>
        <w:t>Radial and ulnar deviations</w:t>
      </w:r>
    </w:p>
    <w:p w14:paraId="35AF0A02" w14:textId="424ADD5C" w:rsidR="00806DF6" w:rsidRPr="007607F7" w:rsidRDefault="00096872" w:rsidP="27828C27">
      <w:pPr>
        <w:spacing w:after="0" w:line="240" w:lineRule="auto"/>
        <w:ind w:left="357"/>
        <w:contextualSpacing/>
        <w:rPr>
          <w:rFonts w:asciiTheme="majorHAnsi" w:hAnsiTheme="majorHAnsi" w:cstheme="majorBidi"/>
        </w:rPr>
      </w:pPr>
      <w:r w:rsidRPr="27828C27">
        <w:rPr>
          <w:rFonts w:asciiTheme="majorHAnsi" w:hAnsiTheme="majorHAnsi" w:cstheme="majorBidi"/>
        </w:rPr>
        <w:t xml:space="preserve">c. </w:t>
      </w:r>
      <w:r w:rsidR="00806DF6" w:rsidRPr="27828C27">
        <w:rPr>
          <w:rFonts w:asciiTheme="majorHAnsi" w:hAnsiTheme="majorHAnsi" w:cstheme="majorBidi"/>
        </w:rPr>
        <w:t>Metacarpal phalangeal flexion and extension</w:t>
      </w:r>
    </w:p>
    <w:p w14:paraId="171FAD12" w14:textId="6EBB7177" w:rsidR="00806DF6" w:rsidRPr="007607F7" w:rsidRDefault="00096872" w:rsidP="27828C27">
      <w:pPr>
        <w:spacing w:after="0" w:line="240" w:lineRule="auto"/>
        <w:ind w:left="357"/>
        <w:contextualSpacing/>
        <w:rPr>
          <w:rFonts w:asciiTheme="majorHAnsi" w:hAnsiTheme="majorHAnsi" w:cstheme="majorBidi"/>
        </w:rPr>
      </w:pPr>
      <w:r w:rsidRPr="27828C27">
        <w:rPr>
          <w:rFonts w:asciiTheme="majorHAnsi" w:hAnsiTheme="majorHAnsi" w:cstheme="majorBidi"/>
        </w:rPr>
        <w:t xml:space="preserve">d. </w:t>
      </w:r>
      <w:r w:rsidR="00806DF6" w:rsidRPr="27828C27">
        <w:rPr>
          <w:rFonts w:asciiTheme="majorHAnsi" w:hAnsiTheme="majorHAnsi" w:cstheme="majorBidi"/>
        </w:rPr>
        <w:t>Thumb abduction and adduction</w:t>
      </w:r>
    </w:p>
    <w:p w14:paraId="01FCEBBB" w14:textId="39FA1ED8" w:rsidR="00806DF6" w:rsidRPr="007607F7" w:rsidRDefault="00096872" w:rsidP="27828C27">
      <w:pPr>
        <w:spacing w:after="0" w:line="240" w:lineRule="auto"/>
        <w:ind w:left="357"/>
        <w:contextualSpacing/>
        <w:rPr>
          <w:rFonts w:asciiTheme="majorHAnsi" w:hAnsiTheme="majorHAnsi" w:cstheme="majorBidi"/>
        </w:rPr>
      </w:pPr>
      <w:r w:rsidRPr="27828C27">
        <w:rPr>
          <w:rFonts w:asciiTheme="majorHAnsi" w:hAnsiTheme="majorHAnsi" w:cstheme="majorBidi"/>
        </w:rPr>
        <w:t xml:space="preserve">e. </w:t>
      </w:r>
      <w:r w:rsidR="00806DF6" w:rsidRPr="27828C27">
        <w:rPr>
          <w:rFonts w:asciiTheme="majorHAnsi" w:hAnsiTheme="majorHAnsi" w:cstheme="majorBidi"/>
        </w:rPr>
        <w:t>Thumb opposition</w:t>
      </w:r>
    </w:p>
    <w:p w14:paraId="5B1C3069" w14:textId="77777777" w:rsidR="00D906FE" w:rsidRPr="007607F7" w:rsidRDefault="00D906FE" w:rsidP="27828C27">
      <w:pPr>
        <w:spacing w:after="0"/>
        <w:contextualSpacing/>
        <w:rPr>
          <w:rFonts w:asciiTheme="majorHAnsi" w:hAnsiTheme="majorHAnsi" w:cstheme="majorBidi"/>
        </w:rPr>
      </w:pPr>
    </w:p>
    <w:p w14:paraId="59DC3407" w14:textId="77973280" w:rsidR="001647D4" w:rsidRPr="00A5344F" w:rsidRDefault="001647D4" w:rsidP="27828C27">
      <w:pPr>
        <w:pStyle w:val="Heading3"/>
        <w:spacing w:after="200" w:line="240" w:lineRule="auto"/>
        <w:rPr>
          <w:sz w:val="24"/>
          <w:szCs w:val="24"/>
          <w:rPrChange w:id="111" w:author="" w16du:dateUtc="2026-05-18T16:44:00Z">
            <w:rPr/>
          </w:rPrChange>
        </w:rPr>
      </w:pPr>
      <w:r w:rsidRPr="27828C27">
        <w:rPr>
          <w:sz w:val="24"/>
          <w:szCs w:val="24"/>
        </w:rPr>
        <w:t>Multiple Select Question</w:t>
      </w:r>
    </w:p>
    <w:p w14:paraId="73E6A68E" w14:textId="7BAA4614" w:rsidR="008D400A" w:rsidRPr="007607F7" w:rsidRDefault="000B3837" w:rsidP="27828C27">
      <w:pPr>
        <w:spacing w:after="120" w:line="240" w:lineRule="auto"/>
        <w:rPr>
          <w:rFonts w:asciiTheme="majorHAnsi" w:hAnsiTheme="majorHAnsi" w:cstheme="majorBidi"/>
          <w:b/>
          <w:bCs/>
        </w:rPr>
      </w:pPr>
      <w:r w:rsidRPr="27828C27">
        <w:rPr>
          <w:rFonts w:asciiTheme="majorHAnsi" w:hAnsiTheme="majorHAnsi" w:cstheme="majorBidi"/>
          <w:b/>
          <w:bCs/>
        </w:rPr>
        <w:t>1</w:t>
      </w:r>
      <w:r w:rsidR="1BB9D780" w:rsidRPr="27828C27">
        <w:rPr>
          <w:rFonts w:asciiTheme="majorHAnsi" w:hAnsiTheme="majorHAnsi" w:cstheme="majorBidi"/>
          <w:b/>
          <w:bCs/>
        </w:rPr>
        <w:t>33</w:t>
      </w:r>
      <w:r w:rsidRPr="27828C27">
        <w:rPr>
          <w:rFonts w:asciiTheme="majorHAnsi" w:hAnsiTheme="majorHAnsi" w:cstheme="majorBidi"/>
          <w:b/>
          <w:bCs/>
        </w:rPr>
        <w:t xml:space="preserve">. </w:t>
      </w:r>
      <w:r w:rsidR="008D400A" w:rsidRPr="27828C27">
        <w:rPr>
          <w:rFonts w:asciiTheme="majorHAnsi" w:hAnsiTheme="majorHAnsi" w:cstheme="majorBidi"/>
          <w:b/>
          <w:bCs/>
        </w:rPr>
        <w:t xml:space="preserve">Upon palpation of the anatomical snuff box, there was pain and discomfort. </w:t>
      </w:r>
      <w:r w:rsidR="001647D4" w:rsidRPr="27828C27">
        <w:rPr>
          <w:rFonts w:asciiTheme="majorHAnsi" w:hAnsiTheme="majorHAnsi" w:cstheme="majorBidi"/>
          <w:b/>
          <w:bCs/>
        </w:rPr>
        <w:t xml:space="preserve">Which </w:t>
      </w:r>
      <w:r w:rsidR="008D400A" w:rsidRPr="27828C27">
        <w:rPr>
          <w:rFonts w:asciiTheme="majorHAnsi" w:hAnsiTheme="majorHAnsi" w:cstheme="majorBidi"/>
          <w:b/>
          <w:bCs/>
        </w:rPr>
        <w:t>muscle tendons form the anatomical snuff box? Choose all that apply.</w:t>
      </w:r>
    </w:p>
    <w:p w14:paraId="2A571F61" w14:textId="57151897" w:rsidR="008D400A" w:rsidRPr="007607F7" w:rsidRDefault="00096872" w:rsidP="27828C27">
      <w:pPr>
        <w:spacing w:after="0" w:line="240" w:lineRule="auto"/>
        <w:ind w:left="357"/>
        <w:rPr>
          <w:rFonts w:asciiTheme="majorHAnsi" w:hAnsiTheme="majorHAnsi" w:cstheme="majorBidi"/>
        </w:rPr>
      </w:pPr>
      <w:r w:rsidRPr="27828C27">
        <w:rPr>
          <w:rFonts w:asciiTheme="majorHAnsi" w:hAnsiTheme="majorHAnsi" w:cstheme="majorBidi"/>
          <w:b/>
          <w:bCs/>
        </w:rPr>
        <w:t>*</w:t>
      </w:r>
      <w:r w:rsidRPr="27828C27">
        <w:rPr>
          <w:rFonts w:asciiTheme="majorHAnsi" w:hAnsiTheme="majorHAnsi" w:cstheme="majorBidi"/>
        </w:rPr>
        <w:t xml:space="preserve">a. </w:t>
      </w:r>
      <w:r w:rsidR="008D400A" w:rsidRPr="27828C27">
        <w:rPr>
          <w:rFonts w:asciiTheme="majorHAnsi" w:hAnsiTheme="majorHAnsi" w:cstheme="majorBidi"/>
        </w:rPr>
        <w:t>Extensor pollicis longus</w:t>
      </w:r>
    </w:p>
    <w:p w14:paraId="6B5B9C1C" w14:textId="7DC83768" w:rsidR="008D400A" w:rsidRPr="007607F7" w:rsidRDefault="00096872" w:rsidP="27828C27">
      <w:pPr>
        <w:spacing w:after="0" w:line="240" w:lineRule="auto"/>
        <w:ind w:left="357"/>
        <w:rPr>
          <w:rFonts w:asciiTheme="majorHAnsi" w:hAnsiTheme="majorHAnsi" w:cstheme="majorBidi"/>
        </w:rPr>
      </w:pPr>
      <w:r w:rsidRPr="27828C27">
        <w:rPr>
          <w:rFonts w:asciiTheme="majorHAnsi" w:hAnsiTheme="majorHAnsi" w:cstheme="majorBidi"/>
        </w:rPr>
        <w:t xml:space="preserve">b. </w:t>
      </w:r>
      <w:r w:rsidR="008D400A" w:rsidRPr="27828C27">
        <w:rPr>
          <w:rFonts w:asciiTheme="majorHAnsi" w:hAnsiTheme="majorHAnsi" w:cstheme="majorBidi"/>
        </w:rPr>
        <w:t>Flexor pollicis brevis</w:t>
      </w:r>
    </w:p>
    <w:p w14:paraId="3480D024" w14:textId="11A3192F" w:rsidR="008D400A" w:rsidRPr="007607F7" w:rsidRDefault="00096872" w:rsidP="27828C27">
      <w:pPr>
        <w:spacing w:after="0" w:line="240" w:lineRule="auto"/>
        <w:ind w:left="357"/>
        <w:rPr>
          <w:rFonts w:asciiTheme="majorHAnsi" w:hAnsiTheme="majorHAnsi" w:cstheme="majorBidi"/>
        </w:rPr>
      </w:pPr>
      <w:r w:rsidRPr="27828C27">
        <w:rPr>
          <w:rFonts w:asciiTheme="majorHAnsi" w:hAnsiTheme="majorHAnsi" w:cstheme="majorBidi"/>
        </w:rPr>
        <w:t xml:space="preserve">c. </w:t>
      </w:r>
      <w:r w:rsidR="008D400A" w:rsidRPr="27828C27">
        <w:rPr>
          <w:rFonts w:asciiTheme="majorHAnsi" w:hAnsiTheme="majorHAnsi" w:cstheme="majorBidi"/>
        </w:rPr>
        <w:t>Adductor pollicis brevis</w:t>
      </w:r>
    </w:p>
    <w:p w14:paraId="4CBDB331" w14:textId="2B54DDC4" w:rsidR="008D400A" w:rsidRPr="007607F7" w:rsidRDefault="00096872" w:rsidP="27828C27">
      <w:pPr>
        <w:spacing w:after="0" w:line="240" w:lineRule="auto"/>
        <w:ind w:left="357"/>
        <w:rPr>
          <w:rFonts w:asciiTheme="majorHAnsi" w:hAnsiTheme="majorHAnsi" w:cstheme="majorBidi"/>
          <w:color w:val="2B579A"/>
        </w:rPr>
      </w:pPr>
      <w:r w:rsidRPr="27828C27">
        <w:rPr>
          <w:rFonts w:asciiTheme="majorHAnsi" w:hAnsiTheme="majorHAnsi" w:cstheme="majorBidi"/>
        </w:rPr>
        <w:t>*</w:t>
      </w:r>
      <w:r w:rsidRPr="27828C27">
        <w:rPr>
          <w:rFonts w:asciiTheme="majorHAnsi" w:hAnsiTheme="majorHAnsi" w:cstheme="majorBidi"/>
          <w:color w:val="2B579A"/>
        </w:rPr>
        <w:t xml:space="preserve">d. </w:t>
      </w:r>
      <w:r w:rsidR="008D400A" w:rsidRPr="27828C27">
        <w:rPr>
          <w:rFonts w:asciiTheme="majorHAnsi" w:hAnsiTheme="majorHAnsi" w:cstheme="majorBidi"/>
          <w:color w:val="2B579A"/>
        </w:rPr>
        <w:t>Abductor pollicis longus</w:t>
      </w:r>
    </w:p>
    <w:p w14:paraId="24904EE5" w14:textId="38201395" w:rsidR="008D400A" w:rsidRPr="007607F7" w:rsidRDefault="00096872" w:rsidP="27828C27">
      <w:pPr>
        <w:spacing w:after="0" w:line="240" w:lineRule="auto"/>
        <w:ind w:left="357"/>
        <w:rPr>
          <w:rFonts w:asciiTheme="majorHAnsi" w:hAnsiTheme="majorHAnsi" w:cstheme="majorBidi"/>
        </w:rPr>
      </w:pPr>
      <w:r w:rsidRPr="27828C27">
        <w:rPr>
          <w:rFonts w:asciiTheme="majorHAnsi" w:hAnsiTheme="majorHAnsi" w:cstheme="majorBidi"/>
        </w:rPr>
        <w:t xml:space="preserve">e. </w:t>
      </w:r>
      <w:r w:rsidR="008D400A" w:rsidRPr="27828C27">
        <w:rPr>
          <w:rFonts w:asciiTheme="majorHAnsi" w:hAnsiTheme="majorHAnsi" w:cstheme="majorBidi"/>
        </w:rPr>
        <w:t>Adductor pollicis longus</w:t>
      </w:r>
    </w:p>
    <w:p w14:paraId="4F2F76D7" w14:textId="1B1D65FE" w:rsidR="008D400A" w:rsidRPr="007607F7" w:rsidRDefault="00096872" w:rsidP="27828C27">
      <w:pPr>
        <w:spacing w:after="0" w:line="240" w:lineRule="auto"/>
        <w:ind w:left="357"/>
        <w:rPr>
          <w:rFonts w:asciiTheme="majorHAnsi" w:hAnsiTheme="majorHAnsi" w:cstheme="majorBidi"/>
        </w:rPr>
      </w:pPr>
      <w:r w:rsidRPr="27828C27">
        <w:rPr>
          <w:rFonts w:asciiTheme="majorHAnsi" w:hAnsiTheme="majorHAnsi" w:cstheme="majorBidi"/>
        </w:rPr>
        <w:t xml:space="preserve">f. </w:t>
      </w:r>
      <w:r w:rsidR="008D400A" w:rsidRPr="27828C27">
        <w:rPr>
          <w:rFonts w:asciiTheme="majorHAnsi" w:hAnsiTheme="majorHAnsi" w:cstheme="majorBidi"/>
        </w:rPr>
        <w:t>Abductor pollicis brevis</w:t>
      </w:r>
    </w:p>
    <w:p w14:paraId="0643E5CD" w14:textId="77777777" w:rsidR="007607F7" w:rsidRPr="007607F7" w:rsidRDefault="00096872" w:rsidP="27828C27">
      <w:pPr>
        <w:spacing w:after="0" w:line="240" w:lineRule="auto"/>
        <w:ind w:left="357"/>
        <w:rPr>
          <w:rFonts w:asciiTheme="majorHAnsi" w:hAnsiTheme="majorHAnsi" w:cstheme="majorBidi"/>
        </w:rPr>
      </w:pPr>
      <w:r w:rsidRPr="27828C27">
        <w:rPr>
          <w:rFonts w:asciiTheme="majorHAnsi" w:hAnsiTheme="majorHAnsi" w:cstheme="majorBidi"/>
        </w:rPr>
        <w:t xml:space="preserve">g. </w:t>
      </w:r>
      <w:r w:rsidR="008D400A" w:rsidRPr="27828C27">
        <w:rPr>
          <w:rFonts w:asciiTheme="majorHAnsi" w:hAnsiTheme="majorHAnsi" w:cstheme="majorBidi"/>
        </w:rPr>
        <w:t>Flexor pollicis longus</w:t>
      </w:r>
    </w:p>
    <w:p w14:paraId="1BB04B9E" w14:textId="748D6CB4" w:rsidR="008D400A" w:rsidRPr="007607F7" w:rsidRDefault="00096872" w:rsidP="27828C27">
      <w:pPr>
        <w:spacing w:after="0" w:line="240" w:lineRule="auto"/>
        <w:ind w:left="357"/>
        <w:rPr>
          <w:rFonts w:asciiTheme="majorHAnsi" w:hAnsiTheme="majorHAnsi" w:cstheme="majorBidi"/>
          <w:rPrChange w:id="112" w:author="" w16du:dateUtc="2026-05-15T15:07:00Z">
            <w:rPr>
              <w:b/>
              <w:bCs/>
            </w:rPr>
          </w:rPrChange>
        </w:rPr>
      </w:pPr>
      <w:r w:rsidRPr="27828C27">
        <w:rPr>
          <w:rFonts w:asciiTheme="majorHAnsi" w:hAnsiTheme="majorHAnsi" w:cstheme="majorBidi"/>
        </w:rPr>
        <w:t xml:space="preserve">*h. </w:t>
      </w:r>
      <w:r w:rsidR="008D400A" w:rsidRPr="27828C27">
        <w:rPr>
          <w:rFonts w:asciiTheme="majorHAnsi" w:hAnsiTheme="majorHAnsi" w:cstheme="majorBidi"/>
        </w:rPr>
        <w:t>Extensor pollicis brevis</w:t>
      </w:r>
    </w:p>
    <w:p w14:paraId="7E42A299" w14:textId="4B7482DD" w:rsidR="001647D4" w:rsidRPr="007607F7" w:rsidRDefault="001647D4" w:rsidP="27828C27">
      <w:pPr>
        <w:pStyle w:val="Heading3"/>
        <w:spacing w:after="200" w:line="240" w:lineRule="auto"/>
      </w:pPr>
      <w:r>
        <w:lastRenderedPageBreak/>
        <w:t>Dr</w:t>
      </w:r>
      <w:r w:rsidR="00815673">
        <w:t>ag</w:t>
      </w:r>
      <w:r>
        <w:t xml:space="preserve"> </w:t>
      </w:r>
      <w:r w:rsidR="00815673">
        <w:t>and Drop</w:t>
      </w:r>
      <w:r>
        <w:t xml:space="preserve"> Question</w:t>
      </w:r>
    </w:p>
    <w:p w14:paraId="20031912" w14:textId="658F1F87" w:rsidR="00DE3B93" w:rsidRPr="007607F7" w:rsidRDefault="00BC0543" w:rsidP="27828C27">
      <w:pPr>
        <w:spacing w:after="120" w:line="240" w:lineRule="auto"/>
        <w:rPr>
          <w:rFonts w:asciiTheme="majorHAnsi" w:hAnsiTheme="majorHAnsi" w:cstheme="majorBidi"/>
          <w:b/>
          <w:bCs/>
        </w:rPr>
      </w:pPr>
      <w:r w:rsidRPr="27828C27">
        <w:rPr>
          <w:rFonts w:asciiTheme="majorHAnsi" w:hAnsiTheme="majorHAnsi" w:cstheme="majorBidi"/>
          <w:b/>
          <w:bCs/>
        </w:rPr>
        <w:t>1</w:t>
      </w:r>
      <w:r w:rsidR="3659C248" w:rsidRPr="27828C27">
        <w:rPr>
          <w:rFonts w:asciiTheme="majorHAnsi" w:hAnsiTheme="majorHAnsi" w:cstheme="majorBidi"/>
          <w:b/>
          <w:bCs/>
        </w:rPr>
        <w:t>34</w:t>
      </w:r>
      <w:r w:rsidRPr="27828C27">
        <w:rPr>
          <w:rFonts w:asciiTheme="majorHAnsi" w:hAnsiTheme="majorHAnsi" w:cstheme="majorBidi"/>
          <w:b/>
          <w:bCs/>
        </w:rPr>
        <w:t xml:space="preserve">. Read the </w:t>
      </w:r>
      <w:r w:rsidR="00D906FE" w:rsidRPr="27828C27">
        <w:rPr>
          <w:rFonts w:asciiTheme="majorHAnsi" w:hAnsiTheme="majorHAnsi" w:cstheme="majorBidi"/>
          <w:b/>
          <w:bCs/>
        </w:rPr>
        <w:t>i</w:t>
      </w:r>
      <w:r w:rsidRPr="27828C27">
        <w:rPr>
          <w:rFonts w:asciiTheme="majorHAnsi" w:hAnsiTheme="majorHAnsi" w:cstheme="majorBidi"/>
          <w:b/>
          <w:bCs/>
        </w:rPr>
        <w:t>ntroduction. The athletic trainer does manual muscle testing to assess this athlete’s strength. Move the muscle that is associated with each joint motion to the appropriate box.</w:t>
      </w:r>
    </w:p>
    <w:p w14:paraId="6D2497A5" w14:textId="6399F21D" w:rsidR="001D7B7E" w:rsidRPr="007607F7" w:rsidRDefault="001D7B7E" w:rsidP="27828C27">
      <w:pPr>
        <w:spacing w:line="240" w:lineRule="auto"/>
        <w:rPr>
          <w:rFonts w:asciiTheme="majorHAnsi" w:hAnsiTheme="majorHAnsi" w:cstheme="majorBidi"/>
          <w:b/>
          <w:bCs/>
        </w:rPr>
      </w:pPr>
      <w:r w:rsidRPr="27828C27">
        <w:rPr>
          <w:rFonts w:asciiTheme="majorHAnsi" w:hAnsiTheme="majorHAnsi" w:cstheme="majorBidi"/>
          <w:b/>
          <w:bCs/>
        </w:rPr>
        <w:t xml:space="preserve">Introduction: </w:t>
      </w:r>
      <w:r w:rsidR="00D906FE" w:rsidRPr="27828C27">
        <w:rPr>
          <w:rFonts w:asciiTheme="majorHAnsi" w:hAnsiTheme="majorHAnsi" w:cstheme="majorBidi"/>
          <w:b/>
          <w:bCs/>
        </w:rPr>
        <w:t>The a</w:t>
      </w:r>
      <w:r w:rsidRPr="27828C27">
        <w:rPr>
          <w:rFonts w:asciiTheme="majorHAnsi" w:hAnsiTheme="majorHAnsi" w:cstheme="majorBidi"/>
          <w:b/>
          <w:bCs/>
        </w:rPr>
        <w:t>ctive range of motion is painful for this athlete in wrist extension, radial deviation, and a combination of those motions. There is some pain with wrist flexion, but “nothing like it is when I bring my wrist back.”</w:t>
      </w:r>
    </w:p>
    <w:p w14:paraId="296FB280" w14:textId="3A4500F4" w:rsidR="001D7B7E" w:rsidRPr="007607F7" w:rsidRDefault="001647D4" w:rsidP="27828C27">
      <w:pPr>
        <w:spacing w:after="0" w:line="240" w:lineRule="auto"/>
        <w:rPr>
          <w:rFonts w:asciiTheme="majorHAnsi" w:hAnsiTheme="majorHAnsi" w:cstheme="majorBidi"/>
          <w:b/>
          <w:bCs/>
        </w:rPr>
      </w:pPr>
      <w:r w:rsidRPr="27828C27">
        <w:rPr>
          <w:rFonts w:asciiTheme="majorHAnsi" w:hAnsiTheme="majorHAnsi" w:cstheme="majorBidi"/>
          <w:b/>
          <w:bCs/>
        </w:rPr>
        <w:t>The p</w:t>
      </w:r>
      <w:r w:rsidR="001D7B7E" w:rsidRPr="27828C27">
        <w:rPr>
          <w:rFonts w:asciiTheme="majorHAnsi" w:hAnsiTheme="majorHAnsi" w:cstheme="majorBidi"/>
          <w:b/>
          <w:bCs/>
        </w:rPr>
        <w:t>assive range of motion is painful in these same three movements (wrist extension, radial deviation, and wrist extension or radial deviation combined).</w:t>
      </w:r>
    </w:p>
    <w:p w14:paraId="123E2714" w14:textId="0CF963D1" w:rsidR="00BC0543" w:rsidRPr="007607F7" w:rsidRDefault="00BC0543" w:rsidP="00A5344F">
      <w:pPr>
        <w:pStyle w:val="ListParagraph"/>
        <w:numPr>
          <w:ilvl w:val="0"/>
          <w:numId w:val="43"/>
        </w:numPr>
        <w:spacing w:after="0" w:line="240" w:lineRule="auto"/>
        <w:contextualSpacing w:val="0"/>
        <w:rPr>
          <w:rFonts w:asciiTheme="majorHAnsi" w:hAnsiTheme="majorHAnsi" w:cstheme="majorHAnsi"/>
          <w:b/>
          <w:bCs/>
        </w:rPr>
      </w:pPr>
      <w:r w:rsidRPr="007607F7">
        <w:rPr>
          <w:rFonts w:asciiTheme="majorHAnsi" w:hAnsiTheme="majorHAnsi" w:cstheme="majorHAnsi"/>
          <w:b/>
          <w:bCs/>
        </w:rPr>
        <w:t>Forearm supination: Drop spot 1</w:t>
      </w:r>
    </w:p>
    <w:p w14:paraId="3BAF8C66" w14:textId="75EDD611" w:rsidR="001F78DD" w:rsidRPr="007607F7" w:rsidRDefault="001F78DD" w:rsidP="00A5344F">
      <w:pPr>
        <w:pStyle w:val="ListParagraph"/>
        <w:numPr>
          <w:ilvl w:val="0"/>
          <w:numId w:val="43"/>
        </w:numPr>
        <w:spacing w:after="0" w:line="240" w:lineRule="auto"/>
        <w:contextualSpacing w:val="0"/>
        <w:rPr>
          <w:rFonts w:asciiTheme="majorHAnsi" w:hAnsiTheme="majorHAnsi" w:cstheme="majorHAnsi"/>
          <w:b/>
          <w:bCs/>
        </w:rPr>
      </w:pPr>
      <w:r w:rsidRPr="007607F7">
        <w:rPr>
          <w:rFonts w:asciiTheme="majorHAnsi" w:hAnsiTheme="majorHAnsi" w:cstheme="majorHAnsi"/>
          <w:b/>
          <w:bCs/>
        </w:rPr>
        <w:t>Forearm pronation: Drop spot 2</w:t>
      </w:r>
    </w:p>
    <w:p w14:paraId="24426691" w14:textId="67F4BA4D" w:rsidR="001F78DD" w:rsidRPr="007607F7" w:rsidRDefault="001F78DD" w:rsidP="00A5344F">
      <w:pPr>
        <w:pStyle w:val="ListParagraph"/>
        <w:numPr>
          <w:ilvl w:val="0"/>
          <w:numId w:val="43"/>
        </w:numPr>
        <w:spacing w:after="0" w:line="240" w:lineRule="auto"/>
        <w:contextualSpacing w:val="0"/>
        <w:rPr>
          <w:rFonts w:asciiTheme="majorHAnsi" w:hAnsiTheme="majorHAnsi" w:cstheme="majorHAnsi"/>
          <w:b/>
          <w:bCs/>
        </w:rPr>
      </w:pPr>
      <w:r w:rsidRPr="007607F7">
        <w:rPr>
          <w:rFonts w:asciiTheme="majorHAnsi" w:hAnsiTheme="majorHAnsi" w:cstheme="majorHAnsi"/>
          <w:b/>
          <w:bCs/>
        </w:rPr>
        <w:t>Wrist flexion: Drop spot 3</w:t>
      </w:r>
    </w:p>
    <w:p w14:paraId="2CD7D770" w14:textId="6B9D81AE" w:rsidR="00BC0543" w:rsidRPr="007607F7" w:rsidRDefault="001F78DD" w:rsidP="00A5344F">
      <w:pPr>
        <w:pStyle w:val="ListParagraph"/>
        <w:numPr>
          <w:ilvl w:val="0"/>
          <w:numId w:val="43"/>
        </w:numPr>
        <w:spacing w:after="0" w:line="240" w:lineRule="auto"/>
        <w:contextualSpacing w:val="0"/>
        <w:rPr>
          <w:rFonts w:asciiTheme="majorHAnsi" w:hAnsiTheme="majorHAnsi" w:cstheme="majorHAnsi"/>
          <w:b/>
          <w:bCs/>
        </w:rPr>
      </w:pPr>
      <w:r w:rsidRPr="007607F7">
        <w:rPr>
          <w:rFonts w:asciiTheme="majorHAnsi" w:hAnsiTheme="majorHAnsi" w:cstheme="majorHAnsi"/>
          <w:b/>
          <w:bCs/>
        </w:rPr>
        <w:t>Wrist extension: Drop spot 4</w:t>
      </w:r>
    </w:p>
    <w:p w14:paraId="0BB78026" w14:textId="77777777" w:rsidR="00C95B95" w:rsidRPr="00A5344F" w:rsidRDefault="00C95B95" w:rsidP="00593433">
      <w:pPr>
        <w:spacing w:after="0" w:line="240" w:lineRule="auto"/>
        <w:ind w:left="357"/>
        <w:rPr>
          <w:rFonts w:asciiTheme="majorHAnsi" w:hAnsiTheme="majorHAnsi" w:cstheme="majorHAnsi"/>
          <w:b/>
          <w:bCs/>
        </w:rPr>
      </w:pPr>
    </w:p>
    <w:p w14:paraId="1F1D89DA" w14:textId="70FB0C58" w:rsidR="001F78DD" w:rsidRPr="007607F7" w:rsidRDefault="001F78DD" w:rsidP="00A5344F">
      <w:pPr>
        <w:pStyle w:val="ListParagraph"/>
        <w:numPr>
          <w:ilvl w:val="0"/>
          <w:numId w:val="42"/>
        </w:numPr>
        <w:spacing w:after="0" w:line="240" w:lineRule="auto"/>
        <w:ind w:left="714" w:hanging="357"/>
        <w:contextualSpacing w:val="0"/>
        <w:rPr>
          <w:rFonts w:asciiTheme="majorHAnsi" w:hAnsiTheme="majorHAnsi" w:cstheme="majorHAnsi"/>
        </w:rPr>
      </w:pPr>
      <w:r w:rsidRPr="007607F7">
        <w:rPr>
          <w:rFonts w:asciiTheme="majorHAnsi" w:hAnsiTheme="majorHAnsi" w:cstheme="majorHAnsi"/>
        </w:rPr>
        <w:t xml:space="preserve">Biceps brachii → </w:t>
      </w:r>
      <w:r w:rsidR="005F0470" w:rsidRPr="007607F7">
        <w:rPr>
          <w:rFonts w:asciiTheme="majorHAnsi" w:hAnsiTheme="majorHAnsi" w:cstheme="majorHAnsi"/>
          <w:b/>
          <w:bCs/>
        </w:rPr>
        <w:t>Drop spot 1</w:t>
      </w:r>
    </w:p>
    <w:p w14:paraId="4B3E398D" w14:textId="7D39EAFE" w:rsidR="001F78DD" w:rsidRPr="007607F7" w:rsidRDefault="001F78DD" w:rsidP="00A5344F">
      <w:pPr>
        <w:pStyle w:val="ListParagraph"/>
        <w:numPr>
          <w:ilvl w:val="0"/>
          <w:numId w:val="42"/>
        </w:numPr>
        <w:spacing w:after="0" w:line="240" w:lineRule="auto"/>
        <w:ind w:left="714" w:hanging="357"/>
        <w:contextualSpacing w:val="0"/>
        <w:rPr>
          <w:rFonts w:asciiTheme="majorHAnsi" w:hAnsiTheme="majorHAnsi" w:cstheme="majorHAnsi"/>
        </w:rPr>
      </w:pPr>
      <w:r w:rsidRPr="007607F7">
        <w:rPr>
          <w:rFonts w:asciiTheme="majorHAnsi" w:hAnsiTheme="majorHAnsi" w:cstheme="majorHAnsi"/>
        </w:rPr>
        <w:t xml:space="preserve">Pronator teres → </w:t>
      </w:r>
      <w:r w:rsidR="005F0470" w:rsidRPr="007607F7">
        <w:rPr>
          <w:rFonts w:asciiTheme="majorHAnsi" w:hAnsiTheme="majorHAnsi" w:cstheme="majorHAnsi"/>
          <w:b/>
          <w:bCs/>
        </w:rPr>
        <w:t>Drop spot 2</w:t>
      </w:r>
    </w:p>
    <w:p w14:paraId="2D32A965" w14:textId="532E99AA" w:rsidR="001F78DD" w:rsidRPr="007607F7" w:rsidRDefault="001F78DD" w:rsidP="00A5344F">
      <w:pPr>
        <w:pStyle w:val="ListParagraph"/>
        <w:numPr>
          <w:ilvl w:val="0"/>
          <w:numId w:val="42"/>
        </w:numPr>
        <w:spacing w:after="0" w:line="240" w:lineRule="auto"/>
        <w:ind w:left="714" w:hanging="357"/>
        <w:contextualSpacing w:val="0"/>
        <w:rPr>
          <w:rFonts w:asciiTheme="majorHAnsi" w:hAnsiTheme="majorHAnsi" w:cstheme="majorHAnsi"/>
        </w:rPr>
      </w:pPr>
      <w:r w:rsidRPr="007607F7">
        <w:rPr>
          <w:rFonts w:asciiTheme="majorHAnsi" w:hAnsiTheme="majorHAnsi" w:cstheme="majorHAnsi"/>
        </w:rPr>
        <w:t xml:space="preserve">Supinator → </w:t>
      </w:r>
      <w:r w:rsidR="005F0470" w:rsidRPr="007607F7">
        <w:rPr>
          <w:rFonts w:asciiTheme="majorHAnsi" w:hAnsiTheme="majorHAnsi" w:cstheme="majorHAnsi"/>
          <w:b/>
          <w:bCs/>
        </w:rPr>
        <w:t>Drop spot 1</w:t>
      </w:r>
    </w:p>
    <w:p w14:paraId="0B9952FF" w14:textId="3891E34F" w:rsidR="001F78DD" w:rsidRPr="007607F7" w:rsidRDefault="001F78DD" w:rsidP="00A5344F">
      <w:pPr>
        <w:pStyle w:val="ListParagraph"/>
        <w:numPr>
          <w:ilvl w:val="0"/>
          <w:numId w:val="42"/>
        </w:numPr>
        <w:spacing w:after="0" w:line="240" w:lineRule="auto"/>
        <w:ind w:left="714" w:hanging="357"/>
        <w:contextualSpacing w:val="0"/>
        <w:rPr>
          <w:rFonts w:asciiTheme="majorHAnsi" w:hAnsiTheme="majorHAnsi" w:cstheme="majorHAnsi"/>
        </w:rPr>
      </w:pPr>
      <w:r w:rsidRPr="007607F7">
        <w:rPr>
          <w:rFonts w:asciiTheme="majorHAnsi" w:hAnsiTheme="majorHAnsi" w:cstheme="majorHAnsi"/>
        </w:rPr>
        <w:t xml:space="preserve">Pronator quadratus → </w:t>
      </w:r>
      <w:r w:rsidR="005F0470" w:rsidRPr="007607F7">
        <w:rPr>
          <w:rFonts w:asciiTheme="majorHAnsi" w:hAnsiTheme="majorHAnsi" w:cstheme="majorHAnsi"/>
          <w:b/>
          <w:bCs/>
        </w:rPr>
        <w:t>Drop spot 2</w:t>
      </w:r>
    </w:p>
    <w:p w14:paraId="1411C92C" w14:textId="786C5A3C" w:rsidR="001F78DD" w:rsidRPr="007607F7" w:rsidRDefault="001F78DD" w:rsidP="00A5344F">
      <w:pPr>
        <w:pStyle w:val="ListParagraph"/>
        <w:numPr>
          <w:ilvl w:val="0"/>
          <w:numId w:val="42"/>
        </w:numPr>
        <w:spacing w:after="0" w:line="240" w:lineRule="auto"/>
        <w:ind w:left="714" w:hanging="357"/>
        <w:contextualSpacing w:val="0"/>
        <w:rPr>
          <w:rFonts w:asciiTheme="majorHAnsi" w:hAnsiTheme="majorHAnsi" w:cstheme="majorHAnsi"/>
        </w:rPr>
      </w:pPr>
      <w:r w:rsidRPr="007607F7">
        <w:rPr>
          <w:rFonts w:asciiTheme="majorHAnsi" w:hAnsiTheme="majorHAnsi" w:cstheme="majorHAnsi"/>
        </w:rPr>
        <w:t xml:space="preserve">Flexor carpi radialis → </w:t>
      </w:r>
      <w:r w:rsidR="005F0470" w:rsidRPr="007607F7">
        <w:rPr>
          <w:rFonts w:asciiTheme="majorHAnsi" w:hAnsiTheme="majorHAnsi" w:cstheme="majorHAnsi"/>
          <w:b/>
          <w:bCs/>
        </w:rPr>
        <w:t>Drop spot 3</w:t>
      </w:r>
    </w:p>
    <w:p w14:paraId="095F49DF" w14:textId="637A0D67" w:rsidR="001F78DD" w:rsidRPr="007607F7" w:rsidRDefault="001F78DD" w:rsidP="00A5344F">
      <w:pPr>
        <w:pStyle w:val="ListParagraph"/>
        <w:numPr>
          <w:ilvl w:val="0"/>
          <w:numId w:val="42"/>
        </w:numPr>
        <w:spacing w:after="0" w:line="240" w:lineRule="auto"/>
        <w:ind w:left="714" w:hanging="357"/>
        <w:contextualSpacing w:val="0"/>
        <w:rPr>
          <w:rFonts w:asciiTheme="majorHAnsi" w:hAnsiTheme="majorHAnsi" w:cstheme="majorHAnsi"/>
        </w:rPr>
      </w:pPr>
      <w:r w:rsidRPr="007607F7">
        <w:rPr>
          <w:rFonts w:asciiTheme="majorHAnsi" w:hAnsiTheme="majorHAnsi" w:cstheme="majorHAnsi"/>
        </w:rPr>
        <w:t xml:space="preserve">Flexor carpi ulnaris → </w:t>
      </w:r>
      <w:r w:rsidR="005F0470" w:rsidRPr="007607F7">
        <w:rPr>
          <w:rFonts w:asciiTheme="majorHAnsi" w:hAnsiTheme="majorHAnsi" w:cstheme="majorHAnsi"/>
          <w:b/>
          <w:bCs/>
        </w:rPr>
        <w:t>Drop spot 3</w:t>
      </w:r>
    </w:p>
    <w:p w14:paraId="27A19BEC" w14:textId="29453EFB" w:rsidR="001F78DD" w:rsidRPr="007607F7" w:rsidRDefault="001F78DD" w:rsidP="00A5344F">
      <w:pPr>
        <w:pStyle w:val="ListParagraph"/>
        <w:numPr>
          <w:ilvl w:val="0"/>
          <w:numId w:val="42"/>
        </w:numPr>
        <w:spacing w:after="0" w:line="240" w:lineRule="auto"/>
        <w:ind w:left="714" w:hanging="357"/>
        <w:contextualSpacing w:val="0"/>
        <w:rPr>
          <w:rFonts w:asciiTheme="majorHAnsi" w:hAnsiTheme="majorHAnsi" w:cstheme="majorHAnsi"/>
        </w:rPr>
      </w:pPr>
      <w:r w:rsidRPr="007607F7">
        <w:rPr>
          <w:rFonts w:asciiTheme="majorHAnsi" w:hAnsiTheme="majorHAnsi" w:cstheme="majorHAnsi"/>
        </w:rPr>
        <w:t xml:space="preserve">Extensor carpi ulnaris → </w:t>
      </w:r>
      <w:r w:rsidR="005F0470" w:rsidRPr="007607F7">
        <w:rPr>
          <w:rFonts w:asciiTheme="majorHAnsi" w:hAnsiTheme="majorHAnsi" w:cstheme="majorHAnsi"/>
          <w:b/>
          <w:bCs/>
        </w:rPr>
        <w:t>Drop spot 4</w:t>
      </w:r>
    </w:p>
    <w:p w14:paraId="7DE77124" w14:textId="01A0D77E" w:rsidR="001F78DD" w:rsidRPr="00A5344F" w:rsidRDefault="001F78DD" w:rsidP="00A5344F">
      <w:pPr>
        <w:pStyle w:val="ListParagraph"/>
        <w:numPr>
          <w:ilvl w:val="0"/>
          <w:numId w:val="42"/>
        </w:numPr>
        <w:spacing w:after="0" w:line="240" w:lineRule="auto"/>
        <w:ind w:left="714" w:hanging="357"/>
        <w:contextualSpacing w:val="0"/>
        <w:rPr>
          <w:rFonts w:asciiTheme="majorHAnsi" w:hAnsiTheme="majorHAnsi" w:cstheme="majorHAnsi"/>
        </w:rPr>
      </w:pPr>
      <w:r w:rsidRPr="007607F7">
        <w:rPr>
          <w:rFonts w:asciiTheme="majorHAnsi" w:hAnsiTheme="majorHAnsi" w:cstheme="majorHAnsi"/>
        </w:rPr>
        <w:t xml:space="preserve">Extensor carpi radialis longus → </w:t>
      </w:r>
      <w:r w:rsidR="00C95B95" w:rsidRPr="007607F7">
        <w:rPr>
          <w:rFonts w:asciiTheme="majorHAnsi" w:hAnsiTheme="majorHAnsi" w:cstheme="majorHAnsi"/>
          <w:b/>
          <w:bCs/>
        </w:rPr>
        <w:t>Drop spot 4</w:t>
      </w:r>
    </w:p>
    <w:p w14:paraId="1290E86F" w14:textId="77777777" w:rsidR="00A5344F" w:rsidRPr="00A5344F" w:rsidRDefault="00A5344F" w:rsidP="00A5344F">
      <w:pPr>
        <w:spacing w:after="0" w:line="240" w:lineRule="auto"/>
        <w:rPr>
          <w:rFonts w:asciiTheme="majorHAnsi" w:hAnsiTheme="majorHAnsi" w:cstheme="majorHAnsi"/>
        </w:rPr>
      </w:pPr>
    </w:p>
    <w:p w14:paraId="0A10410C" w14:textId="5837FBF7" w:rsidR="00977D80" w:rsidRPr="007607F7" w:rsidRDefault="00C95B95" w:rsidP="27828C27">
      <w:pPr>
        <w:spacing w:after="120" w:line="240" w:lineRule="auto"/>
        <w:rPr>
          <w:rFonts w:asciiTheme="majorHAnsi" w:hAnsiTheme="majorHAnsi" w:cstheme="majorBidi"/>
          <w:b/>
          <w:bCs/>
        </w:rPr>
      </w:pPr>
      <w:r w:rsidRPr="27828C27">
        <w:rPr>
          <w:rFonts w:asciiTheme="majorHAnsi" w:hAnsiTheme="majorHAnsi" w:cstheme="majorBidi"/>
          <w:b/>
          <w:bCs/>
        </w:rPr>
        <w:t>1</w:t>
      </w:r>
      <w:r w:rsidR="0E7B5A15" w:rsidRPr="27828C27">
        <w:rPr>
          <w:rFonts w:asciiTheme="majorHAnsi" w:hAnsiTheme="majorHAnsi" w:cstheme="majorBidi"/>
          <w:b/>
          <w:bCs/>
        </w:rPr>
        <w:t>35</w:t>
      </w:r>
      <w:r w:rsidRPr="27828C27">
        <w:rPr>
          <w:rFonts w:asciiTheme="majorHAnsi" w:hAnsiTheme="majorHAnsi" w:cstheme="majorBidi"/>
          <w:b/>
          <w:bCs/>
        </w:rPr>
        <w:t>.</w:t>
      </w:r>
      <w:r w:rsidR="00977D80" w:rsidRPr="27828C27">
        <w:rPr>
          <w:rFonts w:asciiTheme="majorHAnsi" w:hAnsiTheme="majorHAnsi" w:cstheme="majorBidi"/>
          <w:b/>
          <w:bCs/>
        </w:rPr>
        <w:t xml:space="preserve"> Read the </w:t>
      </w:r>
      <w:r w:rsidR="00907C96" w:rsidRPr="27828C27">
        <w:rPr>
          <w:rFonts w:asciiTheme="majorHAnsi" w:hAnsiTheme="majorHAnsi" w:cstheme="majorBidi"/>
          <w:b/>
          <w:bCs/>
        </w:rPr>
        <w:t>i</w:t>
      </w:r>
      <w:r w:rsidR="00977D80" w:rsidRPr="27828C27">
        <w:rPr>
          <w:rFonts w:asciiTheme="majorHAnsi" w:hAnsiTheme="majorHAnsi" w:cstheme="majorBidi"/>
          <w:b/>
          <w:bCs/>
        </w:rPr>
        <w:t>ntroduction. The athletic trainer does manual muscle testing to assess this athlete’s strength. Move the muscle that is associated with each joint motion to the appropriate box.</w:t>
      </w:r>
    </w:p>
    <w:p w14:paraId="238690FA" w14:textId="44620124" w:rsidR="00977D80" w:rsidRPr="007607F7" w:rsidRDefault="00977D80" w:rsidP="27828C27">
      <w:pPr>
        <w:spacing w:line="240" w:lineRule="auto"/>
        <w:rPr>
          <w:rFonts w:asciiTheme="majorHAnsi" w:hAnsiTheme="majorHAnsi" w:cstheme="majorBidi"/>
          <w:b/>
          <w:bCs/>
        </w:rPr>
      </w:pPr>
      <w:r w:rsidRPr="27828C27">
        <w:rPr>
          <w:rFonts w:asciiTheme="majorHAnsi" w:hAnsiTheme="majorHAnsi" w:cstheme="majorBidi"/>
          <w:b/>
          <w:bCs/>
        </w:rPr>
        <w:t xml:space="preserve">Introduction: </w:t>
      </w:r>
      <w:r w:rsidR="00907C96" w:rsidRPr="27828C27">
        <w:rPr>
          <w:rFonts w:asciiTheme="majorHAnsi" w:hAnsiTheme="majorHAnsi" w:cstheme="majorBidi"/>
          <w:b/>
          <w:bCs/>
        </w:rPr>
        <w:t>The a</w:t>
      </w:r>
      <w:r w:rsidRPr="27828C27">
        <w:rPr>
          <w:rFonts w:asciiTheme="majorHAnsi" w:hAnsiTheme="majorHAnsi" w:cstheme="majorBidi"/>
          <w:b/>
          <w:bCs/>
        </w:rPr>
        <w:t>ctive range of motion is painful for this athlete in wrist extension, radial deviation, and a combination of those motions. There is some pain with wrist flexion, but “nothing like it is when I bring my wrist back.”</w:t>
      </w:r>
    </w:p>
    <w:p w14:paraId="7C748E39" w14:textId="0F832AC3" w:rsidR="00977D80" w:rsidRPr="007607F7" w:rsidRDefault="001647D4" w:rsidP="27828C27">
      <w:pPr>
        <w:spacing w:after="0" w:line="240" w:lineRule="auto"/>
        <w:rPr>
          <w:rFonts w:asciiTheme="majorHAnsi" w:hAnsiTheme="majorHAnsi" w:cstheme="majorBidi"/>
          <w:b/>
          <w:bCs/>
        </w:rPr>
      </w:pPr>
      <w:r w:rsidRPr="27828C27">
        <w:rPr>
          <w:rFonts w:asciiTheme="majorHAnsi" w:hAnsiTheme="majorHAnsi" w:cstheme="majorBidi"/>
          <w:b/>
          <w:bCs/>
        </w:rPr>
        <w:t>The p</w:t>
      </w:r>
      <w:r w:rsidR="00977D80" w:rsidRPr="27828C27">
        <w:rPr>
          <w:rFonts w:asciiTheme="majorHAnsi" w:hAnsiTheme="majorHAnsi" w:cstheme="majorBidi"/>
          <w:b/>
          <w:bCs/>
        </w:rPr>
        <w:t>assive range of motion is painful in these same three movements (wrist extension, radial deviation, and wrist extension or radial deviation combined).</w:t>
      </w:r>
    </w:p>
    <w:p w14:paraId="465FE609" w14:textId="3E6C2966" w:rsidR="00977D80" w:rsidRPr="007607F7" w:rsidRDefault="00977D80" w:rsidP="00A5344F">
      <w:pPr>
        <w:pStyle w:val="ListParagraph"/>
        <w:numPr>
          <w:ilvl w:val="0"/>
          <w:numId w:val="44"/>
        </w:numPr>
        <w:spacing w:after="0" w:line="240" w:lineRule="auto"/>
        <w:contextualSpacing w:val="0"/>
        <w:rPr>
          <w:rFonts w:asciiTheme="majorHAnsi" w:hAnsiTheme="majorHAnsi" w:cstheme="majorHAnsi"/>
          <w:b/>
          <w:bCs/>
        </w:rPr>
      </w:pPr>
      <w:r w:rsidRPr="007607F7">
        <w:rPr>
          <w:rFonts w:asciiTheme="majorHAnsi" w:hAnsiTheme="majorHAnsi" w:cstheme="majorHAnsi"/>
          <w:b/>
          <w:bCs/>
        </w:rPr>
        <w:t>Radial deviation: Drop spot 1</w:t>
      </w:r>
    </w:p>
    <w:p w14:paraId="10A81CB8" w14:textId="6687342C" w:rsidR="00977D80" w:rsidRDefault="00977D80" w:rsidP="00A5344F">
      <w:pPr>
        <w:pStyle w:val="ListParagraph"/>
        <w:numPr>
          <w:ilvl w:val="0"/>
          <w:numId w:val="44"/>
        </w:numPr>
        <w:spacing w:after="0" w:line="240" w:lineRule="auto"/>
        <w:contextualSpacing w:val="0"/>
        <w:rPr>
          <w:rFonts w:asciiTheme="majorHAnsi" w:hAnsiTheme="majorHAnsi" w:cstheme="majorHAnsi"/>
          <w:b/>
          <w:bCs/>
        </w:rPr>
      </w:pPr>
      <w:r w:rsidRPr="007607F7">
        <w:rPr>
          <w:rFonts w:asciiTheme="majorHAnsi" w:hAnsiTheme="majorHAnsi" w:cstheme="majorHAnsi"/>
          <w:b/>
          <w:bCs/>
        </w:rPr>
        <w:t>Ulnar deviation: Drop spot 2</w:t>
      </w:r>
    </w:p>
    <w:p w14:paraId="4B461644" w14:textId="77777777" w:rsidR="00A5344F" w:rsidRPr="00A5344F" w:rsidRDefault="00A5344F" w:rsidP="00A5344F">
      <w:pPr>
        <w:spacing w:after="0" w:line="240" w:lineRule="auto"/>
        <w:ind w:left="360"/>
        <w:rPr>
          <w:rFonts w:asciiTheme="majorHAnsi" w:hAnsiTheme="majorHAnsi" w:cstheme="majorHAnsi"/>
          <w:b/>
          <w:bCs/>
        </w:rPr>
      </w:pPr>
    </w:p>
    <w:p w14:paraId="3699A1C8" w14:textId="77777777" w:rsidR="00977D80" w:rsidRPr="007607F7" w:rsidRDefault="00977D80" w:rsidP="00A5344F">
      <w:pPr>
        <w:pStyle w:val="ListParagraph"/>
        <w:numPr>
          <w:ilvl w:val="0"/>
          <w:numId w:val="45"/>
        </w:numPr>
        <w:spacing w:after="0" w:line="240" w:lineRule="auto"/>
        <w:ind w:left="714" w:hanging="357"/>
        <w:contextualSpacing w:val="0"/>
        <w:rPr>
          <w:rFonts w:asciiTheme="majorHAnsi" w:hAnsiTheme="majorHAnsi" w:cstheme="majorHAnsi"/>
        </w:rPr>
      </w:pPr>
      <w:r w:rsidRPr="007607F7">
        <w:rPr>
          <w:rFonts w:asciiTheme="majorHAnsi" w:hAnsiTheme="majorHAnsi" w:cstheme="majorHAnsi"/>
        </w:rPr>
        <w:t>Biceps brachii</w:t>
      </w:r>
    </w:p>
    <w:p w14:paraId="3EE048C1" w14:textId="77777777" w:rsidR="00977D80" w:rsidRPr="007607F7" w:rsidRDefault="00977D80" w:rsidP="00A5344F">
      <w:pPr>
        <w:pStyle w:val="ListParagraph"/>
        <w:numPr>
          <w:ilvl w:val="0"/>
          <w:numId w:val="45"/>
        </w:numPr>
        <w:spacing w:after="0" w:line="240" w:lineRule="auto"/>
        <w:ind w:left="714" w:hanging="357"/>
        <w:contextualSpacing w:val="0"/>
        <w:rPr>
          <w:rFonts w:asciiTheme="majorHAnsi" w:hAnsiTheme="majorHAnsi" w:cstheme="majorHAnsi"/>
        </w:rPr>
      </w:pPr>
      <w:r w:rsidRPr="007607F7">
        <w:rPr>
          <w:rFonts w:asciiTheme="majorHAnsi" w:hAnsiTheme="majorHAnsi" w:cstheme="majorHAnsi"/>
        </w:rPr>
        <w:t>Pronator teres</w:t>
      </w:r>
    </w:p>
    <w:p w14:paraId="3D53D873" w14:textId="77777777" w:rsidR="00977D80" w:rsidRPr="007607F7" w:rsidRDefault="00977D80" w:rsidP="00A5344F">
      <w:pPr>
        <w:pStyle w:val="ListParagraph"/>
        <w:numPr>
          <w:ilvl w:val="0"/>
          <w:numId w:val="45"/>
        </w:numPr>
        <w:spacing w:after="0" w:line="240" w:lineRule="auto"/>
        <w:ind w:left="714" w:hanging="357"/>
        <w:contextualSpacing w:val="0"/>
        <w:rPr>
          <w:rFonts w:asciiTheme="majorHAnsi" w:hAnsiTheme="majorHAnsi" w:cstheme="majorHAnsi"/>
        </w:rPr>
      </w:pPr>
      <w:r w:rsidRPr="007607F7">
        <w:rPr>
          <w:rFonts w:asciiTheme="majorHAnsi" w:hAnsiTheme="majorHAnsi" w:cstheme="majorHAnsi"/>
        </w:rPr>
        <w:t>Supinator</w:t>
      </w:r>
    </w:p>
    <w:p w14:paraId="54A3806E" w14:textId="77777777" w:rsidR="00977D80" w:rsidRPr="007607F7" w:rsidRDefault="00977D80" w:rsidP="00A5344F">
      <w:pPr>
        <w:pStyle w:val="ListParagraph"/>
        <w:numPr>
          <w:ilvl w:val="0"/>
          <w:numId w:val="45"/>
        </w:numPr>
        <w:spacing w:after="0" w:line="240" w:lineRule="auto"/>
        <w:ind w:left="714" w:hanging="357"/>
        <w:contextualSpacing w:val="0"/>
        <w:rPr>
          <w:rFonts w:asciiTheme="majorHAnsi" w:hAnsiTheme="majorHAnsi" w:cstheme="majorHAnsi"/>
        </w:rPr>
      </w:pPr>
      <w:r w:rsidRPr="007607F7">
        <w:rPr>
          <w:rFonts w:asciiTheme="majorHAnsi" w:hAnsiTheme="majorHAnsi" w:cstheme="majorHAnsi"/>
        </w:rPr>
        <w:t>Pronator quadratus</w:t>
      </w:r>
    </w:p>
    <w:p w14:paraId="1F82CED5" w14:textId="3539EC2B" w:rsidR="00977D80" w:rsidRPr="007607F7" w:rsidRDefault="00977D80" w:rsidP="00A5344F">
      <w:pPr>
        <w:pStyle w:val="ListParagraph"/>
        <w:numPr>
          <w:ilvl w:val="0"/>
          <w:numId w:val="45"/>
        </w:numPr>
        <w:spacing w:after="0" w:line="240" w:lineRule="auto"/>
        <w:ind w:left="714" w:hanging="357"/>
        <w:contextualSpacing w:val="0"/>
        <w:rPr>
          <w:rFonts w:asciiTheme="majorHAnsi" w:hAnsiTheme="majorHAnsi" w:cstheme="majorHAnsi"/>
        </w:rPr>
      </w:pPr>
      <w:r w:rsidRPr="007607F7">
        <w:rPr>
          <w:rFonts w:asciiTheme="majorHAnsi" w:hAnsiTheme="majorHAnsi" w:cstheme="majorHAnsi"/>
        </w:rPr>
        <w:t xml:space="preserve">Flexor carpi radialis → </w:t>
      </w:r>
      <w:r w:rsidR="00102B56" w:rsidRPr="007607F7">
        <w:rPr>
          <w:rFonts w:asciiTheme="majorHAnsi" w:hAnsiTheme="majorHAnsi" w:cstheme="majorHAnsi"/>
          <w:b/>
          <w:bCs/>
        </w:rPr>
        <w:t>Drop spot 1</w:t>
      </w:r>
    </w:p>
    <w:p w14:paraId="7845972B" w14:textId="0199CCB1" w:rsidR="00977D80" w:rsidRPr="007607F7" w:rsidRDefault="00977D80" w:rsidP="00A5344F">
      <w:pPr>
        <w:pStyle w:val="ListParagraph"/>
        <w:numPr>
          <w:ilvl w:val="0"/>
          <w:numId w:val="45"/>
        </w:numPr>
        <w:spacing w:after="0" w:line="240" w:lineRule="auto"/>
        <w:ind w:left="714" w:hanging="357"/>
        <w:contextualSpacing w:val="0"/>
        <w:rPr>
          <w:rFonts w:asciiTheme="majorHAnsi" w:hAnsiTheme="majorHAnsi" w:cstheme="majorHAnsi"/>
        </w:rPr>
      </w:pPr>
      <w:r w:rsidRPr="007607F7">
        <w:rPr>
          <w:rFonts w:asciiTheme="majorHAnsi" w:hAnsiTheme="majorHAnsi" w:cstheme="majorHAnsi"/>
        </w:rPr>
        <w:t xml:space="preserve">Flexor carpi ulnaris → </w:t>
      </w:r>
      <w:r w:rsidR="00102B56" w:rsidRPr="007607F7">
        <w:rPr>
          <w:rFonts w:asciiTheme="majorHAnsi" w:hAnsiTheme="majorHAnsi" w:cstheme="majorHAnsi"/>
          <w:b/>
          <w:bCs/>
        </w:rPr>
        <w:t>Drop spot 2</w:t>
      </w:r>
    </w:p>
    <w:p w14:paraId="4DACBA1C" w14:textId="77777777" w:rsidR="00102B56" w:rsidRPr="007607F7" w:rsidRDefault="00977D80" w:rsidP="00A5344F">
      <w:pPr>
        <w:pStyle w:val="ListParagraph"/>
        <w:numPr>
          <w:ilvl w:val="0"/>
          <w:numId w:val="45"/>
        </w:numPr>
        <w:spacing w:after="0" w:line="240" w:lineRule="auto"/>
        <w:ind w:left="714" w:hanging="357"/>
        <w:contextualSpacing w:val="0"/>
        <w:rPr>
          <w:rFonts w:asciiTheme="majorHAnsi" w:hAnsiTheme="majorHAnsi" w:cstheme="majorHAnsi"/>
        </w:rPr>
      </w:pPr>
      <w:r w:rsidRPr="007607F7">
        <w:rPr>
          <w:rFonts w:asciiTheme="majorHAnsi" w:hAnsiTheme="majorHAnsi" w:cstheme="majorHAnsi"/>
        </w:rPr>
        <w:t xml:space="preserve">Extensor carpi ulnaris → </w:t>
      </w:r>
      <w:r w:rsidR="00102B56" w:rsidRPr="007607F7">
        <w:rPr>
          <w:rFonts w:asciiTheme="majorHAnsi" w:hAnsiTheme="majorHAnsi" w:cstheme="majorHAnsi"/>
          <w:b/>
          <w:bCs/>
        </w:rPr>
        <w:t>Drop spot 2</w:t>
      </w:r>
    </w:p>
    <w:p w14:paraId="4C016DBF" w14:textId="1A4E6CB2" w:rsidR="00977D80" w:rsidRPr="007607F7" w:rsidRDefault="00977D80" w:rsidP="00A5344F">
      <w:pPr>
        <w:pStyle w:val="ListParagraph"/>
        <w:numPr>
          <w:ilvl w:val="0"/>
          <w:numId w:val="45"/>
        </w:numPr>
        <w:spacing w:after="0" w:line="240" w:lineRule="auto"/>
        <w:ind w:left="714" w:hanging="357"/>
        <w:contextualSpacing w:val="0"/>
        <w:rPr>
          <w:rFonts w:asciiTheme="majorHAnsi" w:hAnsiTheme="majorHAnsi" w:cstheme="majorHAnsi"/>
        </w:rPr>
      </w:pPr>
      <w:r w:rsidRPr="007607F7">
        <w:rPr>
          <w:rFonts w:asciiTheme="majorHAnsi" w:hAnsiTheme="majorHAnsi" w:cstheme="majorHAnsi"/>
        </w:rPr>
        <w:t xml:space="preserve">Extensor carpi radialis longus → </w:t>
      </w:r>
      <w:r w:rsidR="00102B56" w:rsidRPr="007607F7">
        <w:rPr>
          <w:rFonts w:asciiTheme="majorHAnsi" w:hAnsiTheme="majorHAnsi" w:cstheme="majorHAnsi"/>
          <w:b/>
          <w:bCs/>
        </w:rPr>
        <w:t>Drop spot 1</w:t>
      </w:r>
    </w:p>
    <w:p w14:paraId="278047EC" w14:textId="0DFCB303" w:rsidR="00977D80" w:rsidRPr="00A5344F" w:rsidRDefault="00977D80" w:rsidP="00A5344F">
      <w:pPr>
        <w:pStyle w:val="ListParagraph"/>
        <w:numPr>
          <w:ilvl w:val="0"/>
          <w:numId w:val="45"/>
        </w:numPr>
        <w:spacing w:after="0" w:line="240" w:lineRule="auto"/>
        <w:ind w:left="714" w:hanging="357"/>
        <w:contextualSpacing w:val="0"/>
        <w:rPr>
          <w:rFonts w:asciiTheme="majorHAnsi" w:hAnsiTheme="majorHAnsi" w:cstheme="majorHAnsi"/>
        </w:rPr>
      </w:pPr>
      <w:r w:rsidRPr="007607F7">
        <w:rPr>
          <w:rFonts w:asciiTheme="majorHAnsi" w:hAnsiTheme="majorHAnsi" w:cstheme="majorHAnsi"/>
        </w:rPr>
        <w:t xml:space="preserve">Extensor carpi radialis brevis → </w:t>
      </w:r>
      <w:r w:rsidR="00102B56" w:rsidRPr="007607F7">
        <w:rPr>
          <w:rFonts w:asciiTheme="majorHAnsi" w:hAnsiTheme="majorHAnsi" w:cstheme="majorHAnsi"/>
          <w:b/>
          <w:bCs/>
        </w:rPr>
        <w:t>Drop spot 1</w:t>
      </w:r>
    </w:p>
    <w:p w14:paraId="094E2315" w14:textId="77777777" w:rsidR="00A5344F" w:rsidRPr="00A5344F" w:rsidRDefault="00A5344F" w:rsidP="00A5344F">
      <w:pPr>
        <w:spacing w:after="0" w:line="240" w:lineRule="auto"/>
        <w:rPr>
          <w:rFonts w:asciiTheme="majorHAnsi" w:hAnsiTheme="majorHAnsi" w:cstheme="majorHAnsi"/>
        </w:rPr>
      </w:pPr>
    </w:p>
    <w:p w14:paraId="6058E366" w14:textId="296D0B42" w:rsidR="00AF4034" w:rsidRPr="007607F7" w:rsidRDefault="00102B56" w:rsidP="27828C27">
      <w:pPr>
        <w:spacing w:after="120" w:line="240" w:lineRule="auto"/>
        <w:rPr>
          <w:rFonts w:asciiTheme="majorHAnsi" w:hAnsiTheme="majorHAnsi" w:cstheme="majorBidi"/>
          <w:b/>
          <w:bCs/>
        </w:rPr>
      </w:pPr>
      <w:r w:rsidRPr="27828C27">
        <w:rPr>
          <w:rFonts w:asciiTheme="majorHAnsi" w:hAnsiTheme="majorHAnsi" w:cstheme="majorBidi"/>
          <w:b/>
          <w:bCs/>
        </w:rPr>
        <w:lastRenderedPageBreak/>
        <w:t>1</w:t>
      </w:r>
      <w:r w:rsidR="5BFD1413" w:rsidRPr="27828C27">
        <w:rPr>
          <w:rFonts w:asciiTheme="majorHAnsi" w:hAnsiTheme="majorHAnsi" w:cstheme="majorBidi"/>
          <w:b/>
          <w:bCs/>
        </w:rPr>
        <w:t>36</w:t>
      </w:r>
      <w:r w:rsidRPr="27828C27">
        <w:rPr>
          <w:rFonts w:asciiTheme="majorHAnsi" w:hAnsiTheme="majorHAnsi" w:cstheme="majorBidi"/>
          <w:b/>
          <w:bCs/>
        </w:rPr>
        <w:t>.</w:t>
      </w:r>
      <w:r w:rsidR="00AF4034" w:rsidRPr="27828C27">
        <w:rPr>
          <w:rFonts w:asciiTheme="majorHAnsi" w:hAnsiTheme="majorHAnsi" w:cstheme="majorBidi"/>
          <w:b/>
          <w:bCs/>
          <w:color w:val="000000" w:themeColor="text1"/>
          <w:sz w:val="26"/>
          <w:szCs w:val="26"/>
        </w:rPr>
        <w:t xml:space="preserve"> </w:t>
      </w:r>
      <w:r w:rsidR="00AF4034" w:rsidRPr="27828C27">
        <w:rPr>
          <w:rFonts w:asciiTheme="majorHAnsi" w:hAnsiTheme="majorHAnsi" w:cstheme="majorBidi"/>
          <w:b/>
          <w:bCs/>
        </w:rPr>
        <w:t xml:space="preserve">Read the </w:t>
      </w:r>
      <w:r w:rsidR="00907C96" w:rsidRPr="27828C27">
        <w:rPr>
          <w:rFonts w:asciiTheme="majorHAnsi" w:hAnsiTheme="majorHAnsi" w:cstheme="majorBidi"/>
          <w:b/>
          <w:bCs/>
        </w:rPr>
        <w:t>i</w:t>
      </w:r>
      <w:r w:rsidR="00AF4034" w:rsidRPr="27828C27">
        <w:rPr>
          <w:rFonts w:asciiTheme="majorHAnsi" w:hAnsiTheme="majorHAnsi" w:cstheme="majorBidi"/>
          <w:b/>
          <w:bCs/>
        </w:rPr>
        <w:t>ntroduction. The athletic trainer does manual muscle testing to assess this athlete’s strength. Move the muscle that is associated with each joint motion to the appropriate box.</w:t>
      </w:r>
    </w:p>
    <w:p w14:paraId="09563024" w14:textId="66827615" w:rsidR="004477D7" w:rsidRPr="007607F7" w:rsidRDefault="00AF4034" w:rsidP="27828C27">
      <w:pPr>
        <w:spacing w:line="240" w:lineRule="auto"/>
        <w:rPr>
          <w:rFonts w:asciiTheme="majorHAnsi" w:hAnsiTheme="majorHAnsi" w:cstheme="majorBidi"/>
          <w:b/>
          <w:bCs/>
        </w:rPr>
      </w:pPr>
      <w:r w:rsidRPr="27828C27">
        <w:rPr>
          <w:rFonts w:asciiTheme="majorHAnsi" w:hAnsiTheme="majorHAnsi" w:cstheme="majorBidi"/>
          <w:b/>
          <w:bCs/>
        </w:rPr>
        <w:t>Introduction:</w:t>
      </w:r>
      <w:r w:rsidRPr="27828C27">
        <w:rPr>
          <w:rFonts w:asciiTheme="majorHAnsi" w:hAnsiTheme="majorHAnsi" w:cstheme="majorBidi"/>
          <w:color w:val="000000" w:themeColor="text1"/>
          <w:sz w:val="26"/>
          <w:szCs w:val="26"/>
        </w:rPr>
        <w:t xml:space="preserve"> </w:t>
      </w:r>
      <w:r w:rsidR="00907C96" w:rsidRPr="27828C27">
        <w:rPr>
          <w:rFonts w:asciiTheme="majorHAnsi" w:hAnsiTheme="majorHAnsi" w:cstheme="majorBidi"/>
          <w:b/>
          <w:bCs/>
        </w:rPr>
        <w:t>The a</w:t>
      </w:r>
      <w:r w:rsidR="004477D7" w:rsidRPr="27828C27">
        <w:rPr>
          <w:rFonts w:asciiTheme="majorHAnsi" w:hAnsiTheme="majorHAnsi" w:cstheme="majorBidi"/>
          <w:b/>
          <w:bCs/>
        </w:rPr>
        <w:t>ctive range of motion is painful for this athlete in wrist extension, radial deviation, and a combination of those motions. There is some pain with wrist flexion, but “nothing like it is when I bring my wrist back.”</w:t>
      </w:r>
    </w:p>
    <w:p w14:paraId="4A819764" w14:textId="5A3CB17C" w:rsidR="004477D7" w:rsidRPr="007607F7" w:rsidRDefault="001647D4" w:rsidP="27828C27">
      <w:pPr>
        <w:spacing w:after="0" w:line="240" w:lineRule="auto"/>
        <w:rPr>
          <w:rFonts w:asciiTheme="majorHAnsi" w:hAnsiTheme="majorHAnsi" w:cstheme="majorBidi"/>
          <w:b/>
          <w:bCs/>
        </w:rPr>
      </w:pPr>
      <w:r w:rsidRPr="27828C27">
        <w:rPr>
          <w:rFonts w:asciiTheme="majorHAnsi" w:hAnsiTheme="majorHAnsi" w:cstheme="majorBidi"/>
          <w:b/>
          <w:bCs/>
        </w:rPr>
        <w:t>The p</w:t>
      </w:r>
      <w:r w:rsidR="004477D7" w:rsidRPr="27828C27">
        <w:rPr>
          <w:rFonts w:asciiTheme="majorHAnsi" w:hAnsiTheme="majorHAnsi" w:cstheme="majorBidi"/>
          <w:b/>
          <w:bCs/>
        </w:rPr>
        <w:t>assive range of motion is painful in these same three movements (wrist extension, radial deviation, and wrist extension or radial deviation combined).</w:t>
      </w:r>
    </w:p>
    <w:p w14:paraId="3528CDA9" w14:textId="6899A7A6" w:rsidR="00AF4034" w:rsidRPr="007607F7" w:rsidRDefault="00192E49" w:rsidP="00A5344F">
      <w:pPr>
        <w:pStyle w:val="ListParagraph"/>
        <w:numPr>
          <w:ilvl w:val="0"/>
          <w:numId w:val="46"/>
        </w:numPr>
        <w:spacing w:after="0" w:line="240" w:lineRule="auto"/>
        <w:contextualSpacing w:val="0"/>
        <w:rPr>
          <w:rFonts w:asciiTheme="majorHAnsi" w:hAnsiTheme="majorHAnsi" w:cstheme="majorHAnsi"/>
          <w:b/>
          <w:bCs/>
        </w:rPr>
      </w:pPr>
      <w:r w:rsidRPr="007607F7">
        <w:rPr>
          <w:rFonts w:asciiTheme="majorHAnsi" w:hAnsiTheme="majorHAnsi" w:cstheme="majorHAnsi"/>
          <w:b/>
          <w:bCs/>
        </w:rPr>
        <w:t>Metacarpal phalangeal flexion</w:t>
      </w:r>
      <w:r w:rsidR="00AF4034" w:rsidRPr="007607F7">
        <w:rPr>
          <w:rFonts w:asciiTheme="majorHAnsi" w:hAnsiTheme="majorHAnsi" w:cstheme="majorHAnsi"/>
          <w:b/>
          <w:bCs/>
        </w:rPr>
        <w:t>: Drop spot 1</w:t>
      </w:r>
    </w:p>
    <w:p w14:paraId="79669EAA" w14:textId="505190AF" w:rsidR="00AF4034" w:rsidRDefault="004477D7" w:rsidP="00A5344F">
      <w:pPr>
        <w:pStyle w:val="ListParagraph"/>
        <w:numPr>
          <w:ilvl w:val="0"/>
          <w:numId w:val="44"/>
        </w:numPr>
        <w:spacing w:after="0" w:line="240" w:lineRule="auto"/>
        <w:contextualSpacing w:val="0"/>
        <w:rPr>
          <w:rFonts w:asciiTheme="majorHAnsi" w:hAnsiTheme="majorHAnsi" w:cstheme="majorHAnsi"/>
          <w:b/>
          <w:bCs/>
        </w:rPr>
      </w:pPr>
      <w:r w:rsidRPr="007607F7">
        <w:rPr>
          <w:rFonts w:asciiTheme="majorHAnsi" w:hAnsiTheme="majorHAnsi" w:cstheme="majorHAnsi"/>
          <w:b/>
          <w:bCs/>
        </w:rPr>
        <w:t xml:space="preserve">Metacarpal phalangeal extension: </w:t>
      </w:r>
      <w:r w:rsidR="00AF4034" w:rsidRPr="007607F7">
        <w:rPr>
          <w:rFonts w:asciiTheme="majorHAnsi" w:hAnsiTheme="majorHAnsi" w:cstheme="majorHAnsi"/>
          <w:b/>
          <w:bCs/>
        </w:rPr>
        <w:t>Drop spot 2</w:t>
      </w:r>
    </w:p>
    <w:p w14:paraId="0BFA369F" w14:textId="77777777" w:rsidR="00A5344F" w:rsidRPr="00A5344F" w:rsidRDefault="00A5344F" w:rsidP="00A5344F">
      <w:pPr>
        <w:spacing w:after="0" w:line="240" w:lineRule="auto"/>
        <w:ind w:left="360"/>
        <w:rPr>
          <w:rFonts w:asciiTheme="majorHAnsi" w:hAnsiTheme="majorHAnsi" w:cstheme="majorHAnsi"/>
          <w:b/>
          <w:bCs/>
        </w:rPr>
      </w:pPr>
    </w:p>
    <w:p w14:paraId="735717AE" w14:textId="77777777" w:rsidR="00F069DA" w:rsidRPr="007607F7" w:rsidRDefault="00F069DA" w:rsidP="00A5344F">
      <w:pPr>
        <w:pStyle w:val="ListParagraph"/>
        <w:numPr>
          <w:ilvl w:val="0"/>
          <w:numId w:val="47"/>
        </w:numPr>
        <w:spacing w:after="0" w:line="240" w:lineRule="auto"/>
        <w:contextualSpacing w:val="0"/>
        <w:rPr>
          <w:rFonts w:asciiTheme="majorHAnsi" w:hAnsiTheme="majorHAnsi" w:cstheme="majorHAnsi"/>
        </w:rPr>
      </w:pPr>
      <w:r w:rsidRPr="007607F7">
        <w:rPr>
          <w:rFonts w:asciiTheme="majorHAnsi" w:hAnsiTheme="majorHAnsi" w:cstheme="majorHAnsi"/>
        </w:rPr>
        <w:t>Abductor digiti minimi (5th)</w:t>
      </w:r>
    </w:p>
    <w:p w14:paraId="6F34718F" w14:textId="77777777" w:rsidR="00F069DA" w:rsidRPr="007607F7" w:rsidRDefault="00F069DA" w:rsidP="00A5344F">
      <w:pPr>
        <w:pStyle w:val="ListParagraph"/>
        <w:numPr>
          <w:ilvl w:val="0"/>
          <w:numId w:val="47"/>
        </w:numPr>
        <w:spacing w:after="0" w:line="240" w:lineRule="auto"/>
        <w:contextualSpacing w:val="0"/>
        <w:rPr>
          <w:rFonts w:asciiTheme="majorHAnsi" w:hAnsiTheme="majorHAnsi" w:cstheme="majorHAnsi"/>
        </w:rPr>
      </w:pPr>
      <w:r w:rsidRPr="007607F7">
        <w:rPr>
          <w:rFonts w:asciiTheme="majorHAnsi" w:hAnsiTheme="majorHAnsi" w:cstheme="majorHAnsi"/>
        </w:rPr>
        <w:t>Palmar interossei</w:t>
      </w:r>
    </w:p>
    <w:p w14:paraId="49F564D3" w14:textId="77777777" w:rsidR="00F069DA" w:rsidRPr="007607F7" w:rsidRDefault="00F069DA" w:rsidP="00A5344F">
      <w:pPr>
        <w:pStyle w:val="ListParagraph"/>
        <w:numPr>
          <w:ilvl w:val="0"/>
          <w:numId w:val="47"/>
        </w:numPr>
        <w:spacing w:after="0" w:line="240" w:lineRule="auto"/>
        <w:contextualSpacing w:val="0"/>
        <w:rPr>
          <w:rFonts w:asciiTheme="majorHAnsi" w:hAnsiTheme="majorHAnsi" w:cstheme="majorHAnsi"/>
        </w:rPr>
      </w:pPr>
      <w:r w:rsidRPr="007607F7">
        <w:rPr>
          <w:rFonts w:asciiTheme="majorHAnsi" w:hAnsiTheme="majorHAnsi" w:cstheme="majorHAnsi"/>
        </w:rPr>
        <w:t>Profundus</w:t>
      </w:r>
    </w:p>
    <w:p w14:paraId="6629BF74" w14:textId="5BAB6732" w:rsidR="00F069DA" w:rsidRPr="007607F7" w:rsidRDefault="00F069DA" w:rsidP="27828C27">
      <w:pPr>
        <w:pStyle w:val="ListParagraph"/>
        <w:numPr>
          <w:ilvl w:val="0"/>
          <w:numId w:val="47"/>
        </w:numPr>
        <w:spacing w:after="0" w:line="240" w:lineRule="auto"/>
        <w:contextualSpacing w:val="0"/>
        <w:rPr>
          <w:rFonts w:asciiTheme="majorHAnsi" w:hAnsiTheme="majorHAnsi" w:cstheme="majorBidi"/>
        </w:rPr>
      </w:pPr>
      <w:r w:rsidRPr="27828C27">
        <w:rPr>
          <w:rFonts w:asciiTheme="majorHAnsi" w:hAnsiTheme="majorHAnsi" w:cstheme="majorBidi"/>
        </w:rPr>
        <w:t>Lumbricales (2nd</w:t>
      </w:r>
      <w:r w:rsidR="001647D4" w:rsidRPr="27828C27">
        <w:rPr>
          <w:rFonts w:asciiTheme="majorHAnsi" w:hAnsiTheme="majorHAnsi" w:cstheme="majorBidi"/>
        </w:rPr>
        <w:t xml:space="preserve"> to </w:t>
      </w:r>
      <w:r w:rsidRPr="27828C27">
        <w:rPr>
          <w:rFonts w:asciiTheme="majorHAnsi" w:hAnsiTheme="majorHAnsi" w:cstheme="majorBidi"/>
        </w:rPr>
        <w:t xml:space="preserve">4th) → </w:t>
      </w:r>
      <w:r w:rsidRPr="27828C27">
        <w:rPr>
          <w:rFonts w:asciiTheme="majorHAnsi" w:hAnsiTheme="majorHAnsi" w:cstheme="majorBidi"/>
          <w:b/>
          <w:bCs/>
        </w:rPr>
        <w:t>Drop spot 1</w:t>
      </w:r>
    </w:p>
    <w:p w14:paraId="2FC28CEE" w14:textId="77777777" w:rsidR="00F069DA" w:rsidRPr="007607F7" w:rsidRDefault="00F069DA" w:rsidP="00A5344F">
      <w:pPr>
        <w:pStyle w:val="ListParagraph"/>
        <w:numPr>
          <w:ilvl w:val="0"/>
          <w:numId w:val="47"/>
        </w:numPr>
        <w:spacing w:after="0" w:line="240" w:lineRule="auto"/>
        <w:contextualSpacing w:val="0"/>
        <w:rPr>
          <w:rFonts w:asciiTheme="majorHAnsi" w:hAnsiTheme="majorHAnsi" w:cstheme="majorHAnsi"/>
        </w:rPr>
      </w:pPr>
      <w:r w:rsidRPr="007607F7">
        <w:rPr>
          <w:rFonts w:asciiTheme="majorHAnsi" w:hAnsiTheme="majorHAnsi" w:cstheme="majorHAnsi"/>
        </w:rPr>
        <w:t xml:space="preserve">Flexor digiti minimi (5th) → </w:t>
      </w:r>
      <w:r w:rsidRPr="007607F7">
        <w:rPr>
          <w:rFonts w:asciiTheme="majorHAnsi" w:hAnsiTheme="majorHAnsi" w:cstheme="majorHAnsi"/>
          <w:b/>
          <w:bCs/>
        </w:rPr>
        <w:t>Drop spot 1</w:t>
      </w:r>
    </w:p>
    <w:p w14:paraId="7CC528D3" w14:textId="704F5D7E" w:rsidR="00F069DA" w:rsidRPr="007607F7" w:rsidRDefault="00F069DA" w:rsidP="00A5344F">
      <w:pPr>
        <w:pStyle w:val="ListParagraph"/>
        <w:numPr>
          <w:ilvl w:val="0"/>
          <w:numId w:val="47"/>
        </w:numPr>
        <w:spacing w:after="0" w:line="240" w:lineRule="auto"/>
        <w:contextualSpacing w:val="0"/>
        <w:rPr>
          <w:rFonts w:asciiTheme="majorHAnsi" w:hAnsiTheme="majorHAnsi" w:cstheme="majorHAnsi"/>
        </w:rPr>
      </w:pPr>
      <w:r w:rsidRPr="007607F7">
        <w:rPr>
          <w:rFonts w:asciiTheme="majorHAnsi" w:hAnsiTheme="majorHAnsi" w:cstheme="majorHAnsi"/>
        </w:rPr>
        <w:t>Flexor digitorum superficialis</w:t>
      </w:r>
    </w:p>
    <w:p w14:paraId="32BC26C8" w14:textId="51B72616" w:rsidR="00F069DA" w:rsidRPr="007607F7" w:rsidRDefault="00F069DA" w:rsidP="00A5344F">
      <w:pPr>
        <w:pStyle w:val="ListParagraph"/>
        <w:numPr>
          <w:ilvl w:val="0"/>
          <w:numId w:val="47"/>
        </w:numPr>
        <w:spacing w:after="0" w:line="240" w:lineRule="auto"/>
        <w:contextualSpacing w:val="0"/>
        <w:rPr>
          <w:rFonts w:asciiTheme="majorHAnsi" w:hAnsiTheme="majorHAnsi" w:cstheme="majorHAnsi"/>
        </w:rPr>
      </w:pPr>
      <w:r w:rsidRPr="007607F7">
        <w:rPr>
          <w:rFonts w:asciiTheme="majorHAnsi" w:hAnsiTheme="majorHAnsi" w:cstheme="majorHAnsi"/>
        </w:rPr>
        <w:t xml:space="preserve">Extensor indicis (2nd) → </w:t>
      </w:r>
      <w:r w:rsidR="00E116B7" w:rsidRPr="007607F7">
        <w:rPr>
          <w:rFonts w:asciiTheme="majorHAnsi" w:hAnsiTheme="majorHAnsi" w:cstheme="majorHAnsi"/>
          <w:b/>
          <w:bCs/>
        </w:rPr>
        <w:t>Drop spot 2</w:t>
      </w:r>
    </w:p>
    <w:p w14:paraId="0C383831" w14:textId="77777777" w:rsidR="00E116B7" w:rsidRPr="007607F7" w:rsidRDefault="00F069DA" w:rsidP="00A5344F">
      <w:pPr>
        <w:pStyle w:val="ListParagraph"/>
        <w:numPr>
          <w:ilvl w:val="0"/>
          <w:numId w:val="47"/>
        </w:numPr>
        <w:spacing w:after="0" w:line="240" w:lineRule="auto"/>
        <w:contextualSpacing w:val="0"/>
        <w:rPr>
          <w:rFonts w:asciiTheme="majorHAnsi" w:hAnsiTheme="majorHAnsi" w:cstheme="majorHAnsi"/>
        </w:rPr>
      </w:pPr>
      <w:r w:rsidRPr="007607F7">
        <w:rPr>
          <w:rFonts w:asciiTheme="majorHAnsi" w:hAnsiTheme="majorHAnsi" w:cstheme="majorHAnsi"/>
        </w:rPr>
        <w:t xml:space="preserve">Extensor digiti minimi (5th) → </w:t>
      </w:r>
      <w:r w:rsidR="00E116B7" w:rsidRPr="007607F7">
        <w:rPr>
          <w:rFonts w:asciiTheme="majorHAnsi" w:hAnsiTheme="majorHAnsi" w:cstheme="majorHAnsi"/>
          <w:b/>
          <w:bCs/>
        </w:rPr>
        <w:t>Drop spot 2</w:t>
      </w:r>
    </w:p>
    <w:p w14:paraId="6A6313AC" w14:textId="0E6A033C" w:rsidR="00F069DA" w:rsidRPr="007607F7" w:rsidRDefault="00F069DA" w:rsidP="27828C27">
      <w:pPr>
        <w:pStyle w:val="ListParagraph"/>
        <w:numPr>
          <w:ilvl w:val="0"/>
          <w:numId w:val="47"/>
        </w:numPr>
        <w:spacing w:after="0" w:line="240" w:lineRule="auto"/>
        <w:contextualSpacing w:val="0"/>
        <w:rPr>
          <w:rFonts w:asciiTheme="majorHAnsi" w:hAnsiTheme="majorHAnsi" w:cstheme="majorBidi"/>
        </w:rPr>
      </w:pPr>
      <w:r w:rsidRPr="27828C27">
        <w:rPr>
          <w:rFonts w:asciiTheme="majorHAnsi" w:hAnsiTheme="majorHAnsi" w:cstheme="majorBidi"/>
        </w:rPr>
        <w:t>Dorsal interossei (2nd</w:t>
      </w:r>
      <w:r w:rsidR="001647D4" w:rsidRPr="27828C27">
        <w:rPr>
          <w:rFonts w:asciiTheme="majorHAnsi" w:hAnsiTheme="majorHAnsi" w:cstheme="majorBidi"/>
        </w:rPr>
        <w:t xml:space="preserve"> to </w:t>
      </w:r>
      <w:r w:rsidRPr="27828C27">
        <w:rPr>
          <w:rFonts w:asciiTheme="majorHAnsi" w:hAnsiTheme="majorHAnsi" w:cstheme="majorBidi"/>
        </w:rPr>
        <w:t>4th)</w:t>
      </w:r>
    </w:p>
    <w:p w14:paraId="64BEFCCB" w14:textId="6DE4255D" w:rsidR="00F069DA" w:rsidRPr="00A5344F" w:rsidRDefault="00F069DA" w:rsidP="27828C27">
      <w:pPr>
        <w:pStyle w:val="ListParagraph"/>
        <w:numPr>
          <w:ilvl w:val="0"/>
          <w:numId w:val="47"/>
        </w:numPr>
        <w:spacing w:after="0" w:line="240" w:lineRule="auto"/>
        <w:contextualSpacing w:val="0"/>
        <w:rPr>
          <w:rFonts w:asciiTheme="majorHAnsi" w:hAnsiTheme="majorHAnsi" w:cstheme="majorBidi"/>
        </w:rPr>
      </w:pPr>
      <w:r w:rsidRPr="27828C27">
        <w:rPr>
          <w:rFonts w:asciiTheme="majorHAnsi" w:hAnsiTheme="majorHAnsi" w:cstheme="majorBidi"/>
        </w:rPr>
        <w:t>Extensor digitorum (2nd</w:t>
      </w:r>
      <w:r w:rsidR="001647D4" w:rsidRPr="27828C27">
        <w:rPr>
          <w:rFonts w:asciiTheme="majorHAnsi" w:hAnsiTheme="majorHAnsi" w:cstheme="majorBidi"/>
        </w:rPr>
        <w:t xml:space="preserve"> to </w:t>
      </w:r>
      <w:r w:rsidRPr="27828C27">
        <w:rPr>
          <w:rFonts w:asciiTheme="majorHAnsi" w:hAnsiTheme="majorHAnsi" w:cstheme="majorBidi"/>
        </w:rPr>
        <w:t xml:space="preserve">5th) → </w:t>
      </w:r>
      <w:r w:rsidR="00E116B7" w:rsidRPr="27828C27">
        <w:rPr>
          <w:rFonts w:asciiTheme="majorHAnsi" w:hAnsiTheme="majorHAnsi" w:cstheme="majorBidi"/>
          <w:b/>
          <w:bCs/>
        </w:rPr>
        <w:t>Drop spot 2</w:t>
      </w:r>
    </w:p>
    <w:p w14:paraId="1FDCF6C8" w14:textId="77777777" w:rsidR="00A5344F" w:rsidRPr="00A5344F" w:rsidRDefault="00A5344F" w:rsidP="00A5344F">
      <w:pPr>
        <w:spacing w:after="0" w:line="240" w:lineRule="auto"/>
        <w:rPr>
          <w:rFonts w:asciiTheme="majorHAnsi" w:hAnsiTheme="majorHAnsi" w:cstheme="majorHAnsi"/>
        </w:rPr>
      </w:pPr>
    </w:p>
    <w:p w14:paraId="38259957" w14:textId="4B22EC4A" w:rsidR="0015772E" w:rsidRPr="007607F7" w:rsidRDefault="00E116B7" w:rsidP="27828C27">
      <w:pPr>
        <w:spacing w:after="120" w:line="240" w:lineRule="auto"/>
        <w:rPr>
          <w:rFonts w:asciiTheme="majorHAnsi" w:hAnsiTheme="majorHAnsi" w:cstheme="majorBidi"/>
          <w:b/>
          <w:bCs/>
        </w:rPr>
      </w:pPr>
      <w:r w:rsidRPr="27828C27">
        <w:rPr>
          <w:rFonts w:asciiTheme="majorHAnsi" w:hAnsiTheme="majorHAnsi" w:cstheme="majorBidi"/>
          <w:b/>
          <w:bCs/>
        </w:rPr>
        <w:t>1</w:t>
      </w:r>
      <w:r w:rsidR="7EEBCF73" w:rsidRPr="27828C27">
        <w:rPr>
          <w:rFonts w:asciiTheme="majorHAnsi" w:hAnsiTheme="majorHAnsi" w:cstheme="majorBidi"/>
          <w:b/>
          <w:bCs/>
        </w:rPr>
        <w:t>37</w:t>
      </w:r>
      <w:r w:rsidRPr="27828C27">
        <w:rPr>
          <w:rFonts w:asciiTheme="majorHAnsi" w:hAnsiTheme="majorHAnsi" w:cstheme="majorBidi"/>
          <w:b/>
          <w:bCs/>
        </w:rPr>
        <w:t xml:space="preserve">. </w:t>
      </w:r>
      <w:r w:rsidR="0015772E" w:rsidRPr="27828C27">
        <w:rPr>
          <w:rFonts w:asciiTheme="majorHAnsi" w:hAnsiTheme="majorHAnsi" w:cstheme="majorBidi"/>
          <w:b/>
          <w:bCs/>
        </w:rPr>
        <w:t xml:space="preserve">Read the </w:t>
      </w:r>
      <w:r w:rsidR="00277B34" w:rsidRPr="27828C27">
        <w:rPr>
          <w:rFonts w:asciiTheme="majorHAnsi" w:hAnsiTheme="majorHAnsi" w:cstheme="majorBidi"/>
          <w:b/>
          <w:bCs/>
        </w:rPr>
        <w:t>i</w:t>
      </w:r>
      <w:r w:rsidR="0015772E" w:rsidRPr="27828C27">
        <w:rPr>
          <w:rFonts w:asciiTheme="majorHAnsi" w:hAnsiTheme="majorHAnsi" w:cstheme="majorBidi"/>
          <w:b/>
          <w:bCs/>
        </w:rPr>
        <w:t>ntroduction. The athletic trainer does manual muscle testing to assess this athlete’s strength. Move the muscle that is associated with each joint motion to the appropriate box.</w:t>
      </w:r>
    </w:p>
    <w:p w14:paraId="4DFC4819" w14:textId="110AEA4D" w:rsidR="00645DC7" w:rsidRPr="007607F7" w:rsidRDefault="00645DC7" w:rsidP="27828C27">
      <w:pPr>
        <w:spacing w:line="240" w:lineRule="auto"/>
        <w:rPr>
          <w:rFonts w:asciiTheme="majorHAnsi" w:hAnsiTheme="majorHAnsi" w:cstheme="majorBidi"/>
          <w:b/>
          <w:bCs/>
        </w:rPr>
      </w:pPr>
      <w:r w:rsidRPr="27828C27">
        <w:rPr>
          <w:rFonts w:asciiTheme="majorHAnsi" w:hAnsiTheme="majorHAnsi" w:cstheme="majorBidi"/>
          <w:b/>
          <w:bCs/>
        </w:rPr>
        <w:t>Introduction:</w:t>
      </w:r>
      <w:r w:rsidRPr="27828C27">
        <w:rPr>
          <w:rFonts w:asciiTheme="majorHAnsi" w:hAnsiTheme="majorHAnsi" w:cstheme="majorBidi"/>
          <w:b/>
          <w:bCs/>
          <w:color w:val="000000" w:themeColor="text1"/>
          <w:sz w:val="26"/>
          <w:szCs w:val="26"/>
        </w:rPr>
        <w:t xml:space="preserve"> </w:t>
      </w:r>
      <w:r w:rsidR="00277B34" w:rsidRPr="27828C27">
        <w:rPr>
          <w:rFonts w:asciiTheme="majorHAnsi" w:hAnsiTheme="majorHAnsi" w:cstheme="majorBidi"/>
          <w:b/>
          <w:bCs/>
        </w:rPr>
        <w:t>The a</w:t>
      </w:r>
      <w:r w:rsidRPr="27828C27">
        <w:rPr>
          <w:rFonts w:asciiTheme="majorHAnsi" w:hAnsiTheme="majorHAnsi" w:cstheme="majorBidi"/>
          <w:b/>
          <w:bCs/>
        </w:rPr>
        <w:t>ctive range of motion is painful for this athlete in wrist extension, radial deviation, and a combination of those motions. There is some pain with wrist flexion, but “nothing like it is when I bring my wrist back.”</w:t>
      </w:r>
    </w:p>
    <w:p w14:paraId="6266BD79" w14:textId="6E327427" w:rsidR="00645DC7" w:rsidRPr="007607F7" w:rsidRDefault="00277B34" w:rsidP="27828C27">
      <w:pPr>
        <w:spacing w:after="0" w:line="240" w:lineRule="auto"/>
        <w:rPr>
          <w:rFonts w:asciiTheme="majorHAnsi" w:hAnsiTheme="majorHAnsi" w:cstheme="majorBidi"/>
          <w:b/>
          <w:bCs/>
        </w:rPr>
      </w:pPr>
      <w:r w:rsidRPr="27828C27">
        <w:rPr>
          <w:rFonts w:asciiTheme="majorHAnsi" w:hAnsiTheme="majorHAnsi" w:cstheme="majorBidi"/>
          <w:b/>
          <w:bCs/>
        </w:rPr>
        <w:t>The p</w:t>
      </w:r>
      <w:r w:rsidR="00645DC7" w:rsidRPr="27828C27">
        <w:rPr>
          <w:rFonts w:asciiTheme="majorHAnsi" w:hAnsiTheme="majorHAnsi" w:cstheme="majorBidi"/>
          <w:b/>
          <w:bCs/>
        </w:rPr>
        <w:t>assive range of motion is painful in these same three movements (wrist extension, radial deviation, and wrist extension or radial deviation combined).</w:t>
      </w:r>
    </w:p>
    <w:p w14:paraId="3366D0A3" w14:textId="71051864" w:rsidR="00645DC7" w:rsidRPr="007607F7" w:rsidRDefault="00645DC7" w:rsidP="00A5344F">
      <w:pPr>
        <w:pStyle w:val="ListParagraph"/>
        <w:numPr>
          <w:ilvl w:val="0"/>
          <w:numId w:val="44"/>
        </w:numPr>
        <w:spacing w:after="0" w:line="240" w:lineRule="auto"/>
        <w:contextualSpacing w:val="0"/>
        <w:rPr>
          <w:rFonts w:asciiTheme="majorHAnsi" w:hAnsiTheme="majorHAnsi" w:cstheme="majorHAnsi"/>
          <w:b/>
          <w:bCs/>
        </w:rPr>
      </w:pPr>
      <w:r w:rsidRPr="007607F7">
        <w:rPr>
          <w:rFonts w:asciiTheme="majorHAnsi" w:hAnsiTheme="majorHAnsi" w:cstheme="majorHAnsi"/>
          <w:b/>
          <w:bCs/>
        </w:rPr>
        <w:t>Metacarpal phalangeal abduction:</w:t>
      </w:r>
      <w:r w:rsidR="00ED2E46" w:rsidRPr="007607F7">
        <w:rPr>
          <w:rFonts w:asciiTheme="majorHAnsi" w:hAnsiTheme="majorHAnsi" w:cstheme="majorHAnsi"/>
          <w:b/>
          <w:bCs/>
        </w:rPr>
        <w:t xml:space="preserve"> Drop spot 1</w:t>
      </w:r>
    </w:p>
    <w:p w14:paraId="5B569224" w14:textId="1D0DBFB6" w:rsidR="00645DC7" w:rsidRPr="007607F7" w:rsidRDefault="00645DC7" w:rsidP="00A5344F">
      <w:pPr>
        <w:pStyle w:val="ListParagraph"/>
        <w:numPr>
          <w:ilvl w:val="0"/>
          <w:numId w:val="44"/>
        </w:numPr>
        <w:spacing w:after="0" w:line="240" w:lineRule="auto"/>
        <w:contextualSpacing w:val="0"/>
        <w:rPr>
          <w:rFonts w:asciiTheme="majorHAnsi" w:hAnsiTheme="majorHAnsi" w:cstheme="majorHAnsi"/>
          <w:b/>
          <w:bCs/>
        </w:rPr>
      </w:pPr>
      <w:r w:rsidRPr="007607F7">
        <w:rPr>
          <w:rFonts w:asciiTheme="majorHAnsi" w:hAnsiTheme="majorHAnsi" w:cstheme="majorHAnsi"/>
          <w:b/>
          <w:bCs/>
        </w:rPr>
        <w:t>Metacarpal phalangeal a</w:t>
      </w:r>
      <w:r w:rsidR="5CA1FC40" w:rsidRPr="007607F7">
        <w:rPr>
          <w:rFonts w:asciiTheme="majorHAnsi" w:hAnsiTheme="majorHAnsi" w:cstheme="majorHAnsi"/>
          <w:b/>
          <w:bCs/>
        </w:rPr>
        <w:t>d</w:t>
      </w:r>
      <w:r w:rsidRPr="007607F7">
        <w:rPr>
          <w:rFonts w:asciiTheme="majorHAnsi" w:hAnsiTheme="majorHAnsi" w:cstheme="majorHAnsi"/>
          <w:b/>
          <w:bCs/>
        </w:rPr>
        <w:t>duction:</w:t>
      </w:r>
      <w:r w:rsidR="00ED2E46" w:rsidRPr="007607F7">
        <w:rPr>
          <w:rFonts w:asciiTheme="majorHAnsi" w:hAnsiTheme="majorHAnsi" w:cstheme="majorHAnsi"/>
          <w:b/>
          <w:bCs/>
        </w:rPr>
        <w:t xml:space="preserve"> Drop spot 2</w:t>
      </w:r>
    </w:p>
    <w:p w14:paraId="4768065C" w14:textId="3F0EB329" w:rsidR="00645DC7" w:rsidRPr="007607F7" w:rsidRDefault="00645DC7" w:rsidP="00A5344F">
      <w:pPr>
        <w:pStyle w:val="ListParagraph"/>
        <w:numPr>
          <w:ilvl w:val="0"/>
          <w:numId w:val="44"/>
        </w:numPr>
        <w:spacing w:after="0" w:line="240" w:lineRule="auto"/>
        <w:contextualSpacing w:val="0"/>
        <w:rPr>
          <w:rFonts w:asciiTheme="majorHAnsi" w:hAnsiTheme="majorHAnsi" w:cstheme="majorHAnsi"/>
          <w:b/>
          <w:bCs/>
        </w:rPr>
      </w:pPr>
      <w:r w:rsidRPr="007607F7">
        <w:rPr>
          <w:rFonts w:asciiTheme="majorHAnsi" w:hAnsiTheme="majorHAnsi" w:cstheme="majorHAnsi"/>
          <w:b/>
          <w:bCs/>
        </w:rPr>
        <w:t>Proximal interphalangeal flexion:</w:t>
      </w:r>
      <w:r w:rsidR="00ED2E46" w:rsidRPr="007607F7">
        <w:rPr>
          <w:rFonts w:asciiTheme="majorHAnsi" w:hAnsiTheme="majorHAnsi" w:cstheme="majorHAnsi"/>
          <w:b/>
          <w:bCs/>
        </w:rPr>
        <w:t xml:space="preserve"> Drop spot 3</w:t>
      </w:r>
    </w:p>
    <w:p w14:paraId="2CDC2E04" w14:textId="200DF5E1" w:rsidR="00ED2E46" w:rsidRDefault="00ED2E46" w:rsidP="00A5344F">
      <w:pPr>
        <w:pStyle w:val="ListParagraph"/>
        <w:numPr>
          <w:ilvl w:val="0"/>
          <w:numId w:val="44"/>
        </w:numPr>
        <w:spacing w:after="0" w:line="240" w:lineRule="auto"/>
        <w:contextualSpacing w:val="0"/>
        <w:rPr>
          <w:rFonts w:asciiTheme="majorHAnsi" w:hAnsiTheme="majorHAnsi" w:cstheme="majorHAnsi"/>
          <w:b/>
          <w:bCs/>
        </w:rPr>
      </w:pPr>
      <w:r w:rsidRPr="007607F7">
        <w:rPr>
          <w:rFonts w:asciiTheme="majorHAnsi" w:hAnsiTheme="majorHAnsi" w:cstheme="majorHAnsi"/>
          <w:b/>
          <w:bCs/>
        </w:rPr>
        <w:t>Distal interphalangeal flexion: Drop spot 4</w:t>
      </w:r>
    </w:p>
    <w:p w14:paraId="31BBF1B5" w14:textId="77777777" w:rsidR="00A5344F" w:rsidRPr="00A5344F" w:rsidRDefault="00A5344F" w:rsidP="00A5344F">
      <w:pPr>
        <w:spacing w:after="0" w:line="240" w:lineRule="auto"/>
        <w:ind w:left="360"/>
        <w:rPr>
          <w:rFonts w:asciiTheme="majorHAnsi" w:hAnsiTheme="majorHAnsi" w:cstheme="majorHAnsi"/>
          <w:b/>
          <w:bCs/>
        </w:rPr>
      </w:pPr>
    </w:p>
    <w:p w14:paraId="47D28BCC" w14:textId="34FBDFC9" w:rsidR="00ED2E46" w:rsidRPr="007607F7" w:rsidRDefault="00ED2E46" w:rsidP="27828C27">
      <w:pPr>
        <w:pStyle w:val="ListParagraph"/>
        <w:numPr>
          <w:ilvl w:val="0"/>
          <w:numId w:val="48"/>
        </w:numPr>
        <w:spacing w:after="0" w:line="240" w:lineRule="auto"/>
        <w:contextualSpacing w:val="0"/>
        <w:rPr>
          <w:rFonts w:asciiTheme="majorHAnsi" w:hAnsiTheme="majorHAnsi" w:cstheme="majorBidi"/>
          <w:b/>
          <w:bCs/>
          <w:rPrChange w:id="113" w:author="" w16du:dateUtc="2026-05-18T16:48:00Z">
            <w:rPr>
              <w:b/>
              <w:highlight w:val="yellow"/>
            </w:rPr>
          </w:rPrChange>
        </w:rPr>
      </w:pPr>
      <w:r w:rsidRPr="27828C27">
        <w:rPr>
          <w:rFonts w:asciiTheme="majorHAnsi" w:hAnsiTheme="majorHAnsi" w:cstheme="majorBidi"/>
          <w:color w:val="2B579A"/>
        </w:rPr>
        <w:t xml:space="preserve">Abductor digiti minimi (5th) → </w:t>
      </w:r>
      <w:r w:rsidRPr="27828C27">
        <w:rPr>
          <w:rFonts w:asciiTheme="majorHAnsi" w:hAnsiTheme="majorHAnsi" w:cstheme="majorBidi"/>
          <w:b/>
          <w:bCs/>
          <w:color w:val="2B579A"/>
        </w:rPr>
        <w:t>Drop spot 1</w:t>
      </w:r>
    </w:p>
    <w:p w14:paraId="7349DB49" w14:textId="6F1859A6" w:rsidR="00ED2E46" w:rsidRPr="007607F7" w:rsidRDefault="00ED2E46" w:rsidP="27828C27">
      <w:pPr>
        <w:pStyle w:val="ListParagraph"/>
        <w:numPr>
          <w:ilvl w:val="0"/>
          <w:numId w:val="48"/>
        </w:numPr>
        <w:spacing w:after="0" w:line="240" w:lineRule="auto"/>
        <w:contextualSpacing w:val="0"/>
        <w:rPr>
          <w:rFonts w:asciiTheme="majorHAnsi" w:hAnsiTheme="majorHAnsi" w:cstheme="majorBidi"/>
          <w:b/>
          <w:bCs/>
          <w:rPrChange w:id="114" w:author="" w16du:dateUtc="2026-05-18T16:48:00Z">
            <w:rPr>
              <w:b/>
              <w:highlight w:val="yellow"/>
            </w:rPr>
          </w:rPrChange>
        </w:rPr>
      </w:pPr>
      <w:r w:rsidRPr="27828C27">
        <w:rPr>
          <w:rFonts w:asciiTheme="majorHAnsi" w:hAnsiTheme="majorHAnsi" w:cstheme="majorBidi"/>
          <w:color w:val="2B579A"/>
        </w:rPr>
        <w:t>Dorsal interossei (2nd</w:t>
      </w:r>
      <w:r w:rsidR="001647D4" w:rsidRPr="27828C27">
        <w:rPr>
          <w:rFonts w:asciiTheme="majorHAnsi" w:hAnsiTheme="majorHAnsi" w:cstheme="majorBidi"/>
          <w:color w:val="2B579A"/>
        </w:rPr>
        <w:t xml:space="preserve"> to </w:t>
      </w:r>
      <w:r w:rsidRPr="27828C27">
        <w:rPr>
          <w:rFonts w:asciiTheme="majorHAnsi" w:hAnsiTheme="majorHAnsi" w:cstheme="majorBidi"/>
          <w:color w:val="2B579A"/>
        </w:rPr>
        <w:t xml:space="preserve">4th) → </w:t>
      </w:r>
      <w:r w:rsidRPr="27828C27">
        <w:rPr>
          <w:rFonts w:asciiTheme="majorHAnsi" w:hAnsiTheme="majorHAnsi" w:cstheme="majorBidi"/>
          <w:b/>
          <w:bCs/>
          <w:color w:val="2B579A"/>
        </w:rPr>
        <w:t>Drop spot 1</w:t>
      </w:r>
    </w:p>
    <w:p w14:paraId="736E78FA" w14:textId="77777777" w:rsidR="00ED2E46" w:rsidRPr="007607F7" w:rsidRDefault="00ED2E46" w:rsidP="27828C27">
      <w:pPr>
        <w:pStyle w:val="ListParagraph"/>
        <w:numPr>
          <w:ilvl w:val="0"/>
          <w:numId w:val="48"/>
        </w:numPr>
        <w:spacing w:after="0" w:line="240" w:lineRule="auto"/>
        <w:contextualSpacing w:val="0"/>
        <w:rPr>
          <w:rFonts w:asciiTheme="majorHAnsi" w:hAnsiTheme="majorHAnsi" w:cstheme="majorBidi"/>
          <w:rPrChange w:id="115" w:author="" w16du:dateUtc="2026-05-18T16:48:00Z">
            <w:rPr>
              <w:highlight w:val="yellow"/>
            </w:rPr>
          </w:rPrChange>
        </w:rPr>
      </w:pPr>
      <w:r w:rsidRPr="27828C27">
        <w:rPr>
          <w:rFonts w:asciiTheme="majorHAnsi" w:hAnsiTheme="majorHAnsi" w:cstheme="majorBidi"/>
          <w:color w:val="2B579A"/>
        </w:rPr>
        <w:t>Extensor digiti minimi (5th)</w:t>
      </w:r>
    </w:p>
    <w:p w14:paraId="7023F997" w14:textId="4180964C" w:rsidR="00ED2E46" w:rsidRPr="007607F7" w:rsidRDefault="00ED2E46" w:rsidP="27828C27">
      <w:pPr>
        <w:pStyle w:val="ListParagraph"/>
        <w:numPr>
          <w:ilvl w:val="0"/>
          <w:numId w:val="48"/>
        </w:numPr>
        <w:spacing w:after="0" w:line="240" w:lineRule="auto"/>
        <w:contextualSpacing w:val="0"/>
        <w:rPr>
          <w:rFonts w:asciiTheme="majorHAnsi" w:hAnsiTheme="majorHAnsi" w:cstheme="majorBidi"/>
          <w:rPrChange w:id="116" w:author="" w16du:dateUtc="2026-05-18T16:48:00Z">
            <w:rPr>
              <w:highlight w:val="yellow"/>
            </w:rPr>
          </w:rPrChange>
        </w:rPr>
      </w:pPr>
      <w:r w:rsidRPr="27828C27">
        <w:rPr>
          <w:rFonts w:asciiTheme="majorHAnsi" w:hAnsiTheme="majorHAnsi" w:cstheme="majorBidi"/>
          <w:color w:val="2B579A"/>
        </w:rPr>
        <w:t>Extensor digitorum (2nd</w:t>
      </w:r>
      <w:r w:rsidR="001647D4" w:rsidRPr="27828C27">
        <w:rPr>
          <w:rFonts w:asciiTheme="majorHAnsi" w:hAnsiTheme="majorHAnsi" w:cstheme="majorBidi"/>
          <w:color w:val="2B579A"/>
        </w:rPr>
        <w:t xml:space="preserve"> to </w:t>
      </w:r>
      <w:r w:rsidRPr="27828C27">
        <w:rPr>
          <w:rFonts w:asciiTheme="majorHAnsi" w:hAnsiTheme="majorHAnsi" w:cstheme="majorBidi"/>
          <w:color w:val="2B579A"/>
        </w:rPr>
        <w:t>5th)</w:t>
      </w:r>
    </w:p>
    <w:p w14:paraId="2F2B0FEA" w14:textId="77777777" w:rsidR="00ED2E46" w:rsidRPr="007607F7" w:rsidRDefault="00ED2E46" w:rsidP="27828C27">
      <w:pPr>
        <w:pStyle w:val="ListParagraph"/>
        <w:numPr>
          <w:ilvl w:val="0"/>
          <w:numId w:val="48"/>
        </w:numPr>
        <w:spacing w:after="0" w:line="240" w:lineRule="auto"/>
        <w:contextualSpacing w:val="0"/>
        <w:rPr>
          <w:rFonts w:asciiTheme="majorHAnsi" w:hAnsiTheme="majorHAnsi" w:cstheme="majorBidi"/>
          <w:rPrChange w:id="117" w:author="" w16du:dateUtc="2026-05-18T16:48:00Z">
            <w:rPr>
              <w:highlight w:val="yellow"/>
            </w:rPr>
          </w:rPrChange>
        </w:rPr>
      </w:pPr>
      <w:r w:rsidRPr="27828C27">
        <w:rPr>
          <w:rFonts w:asciiTheme="majorHAnsi" w:hAnsiTheme="majorHAnsi" w:cstheme="majorBidi"/>
          <w:color w:val="2B579A"/>
        </w:rPr>
        <w:t>Extensor indicis (2nd)</w:t>
      </w:r>
    </w:p>
    <w:p w14:paraId="220E59CE" w14:textId="77777777" w:rsidR="00ED2E46" w:rsidRPr="007607F7" w:rsidRDefault="00ED2E46" w:rsidP="27828C27">
      <w:pPr>
        <w:pStyle w:val="ListParagraph"/>
        <w:numPr>
          <w:ilvl w:val="0"/>
          <w:numId w:val="48"/>
        </w:numPr>
        <w:spacing w:after="0" w:line="240" w:lineRule="auto"/>
        <w:contextualSpacing w:val="0"/>
        <w:rPr>
          <w:rFonts w:asciiTheme="majorHAnsi" w:hAnsiTheme="majorHAnsi" w:cstheme="majorBidi"/>
          <w:rPrChange w:id="118" w:author="" w16du:dateUtc="2026-05-18T16:48:00Z">
            <w:rPr>
              <w:highlight w:val="yellow"/>
            </w:rPr>
          </w:rPrChange>
        </w:rPr>
      </w:pPr>
      <w:r w:rsidRPr="27828C27">
        <w:rPr>
          <w:rFonts w:asciiTheme="majorHAnsi" w:hAnsiTheme="majorHAnsi" w:cstheme="majorBidi"/>
          <w:color w:val="2B579A"/>
        </w:rPr>
        <w:t>Flexor digiti minimi (5th)</w:t>
      </w:r>
    </w:p>
    <w:p w14:paraId="1B97E67D" w14:textId="56A03782" w:rsidR="00ED2E46" w:rsidRPr="007607F7" w:rsidRDefault="00ED2E46" w:rsidP="27828C27">
      <w:pPr>
        <w:pStyle w:val="ListParagraph"/>
        <w:numPr>
          <w:ilvl w:val="0"/>
          <w:numId w:val="48"/>
        </w:numPr>
        <w:spacing w:after="0" w:line="240" w:lineRule="auto"/>
        <w:contextualSpacing w:val="0"/>
        <w:rPr>
          <w:rFonts w:asciiTheme="majorHAnsi" w:hAnsiTheme="majorHAnsi" w:cstheme="majorBidi"/>
          <w:b/>
          <w:bCs/>
          <w:rPrChange w:id="119" w:author="" w16du:dateUtc="2026-05-18T16:48:00Z">
            <w:rPr>
              <w:b/>
              <w:highlight w:val="yellow"/>
            </w:rPr>
          </w:rPrChange>
        </w:rPr>
      </w:pPr>
      <w:r w:rsidRPr="27828C27">
        <w:rPr>
          <w:rFonts w:asciiTheme="majorHAnsi" w:hAnsiTheme="majorHAnsi" w:cstheme="majorBidi"/>
          <w:color w:val="2B579A"/>
        </w:rPr>
        <w:t xml:space="preserve">Profundus → </w:t>
      </w:r>
      <w:r w:rsidR="00C30E99" w:rsidRPr="27828C27">
        <w:rPr>
          <w:rFonts w:asciiTheme="majorHAnsi" w:hAnsiTheme="majorHAnsi" w:cstheme="majorBidi"/>
          <w:b/>
          <w:bCs/>
          <w:color w:val="2B579A"/>
        </w:rPr>
        <w:t>Drop spot 4</w:t>
      </w:r>
    </w:p>
    <w:p w14:paraId="2D721B29" w14:textId="3A1B901E" w:rsidR="00ED2E46" w:rsidRPr="007607F7" w:rsidRDefault="00ED2E46" w:rsidP="27828C27">
      <w:pPr>
        <w:pStyle w:val="ListParagraph"/>
        <w:numPr>
          <w:ilvl w:val="0"/>
          <w:numId w:val="48"/>
        </w:numPr>
        <w:spacing w:after="0" w:line="240" w:lineRule="auto"/>
        <w:contextualSpacing w:val="0"/>
        <w:rPr>
          <w:rFonts w:asciiTheme="majorHAnsi" w:hAnsiTheme="majorHAnsi" w:cstheme="majorBidi"/>
          <w:b/>
          <w:bCs/>
          <w:rPrChange w:id="120" w:author="" w16du:dateUtc="2026-05-18T16:48:00Z">
            <w:rPr>
              <w:b/>
              <w:highlight w:val="yellow"/>
            </w:rPr>
          </w:rPrChange>
        </w:rPr>
      </w:pPr>
      <w:r w:rsidRPr="27828C27">
        <w:rPr>
          <w:rFonts w:asciiTheme="majorHAnsi" w:hAnsiTheme="majorHAnsi" w:cstheme="majorBidi"/>
          <w:color w:val="2B579A"/>
        </w:rPr>
        <w:t xml:space="preserve">Flexor digitorum superficialis → </w:t>
      </w:r>
      <w:r w:rsidR="00C30E99" w:rsidRPr="27828C27">
        <w:rPr>
          <w:rFonts w:asciiTheme="majorHAnsi" w:hAnsiTheme="majorHAnsi" w:cstheme="majorBidi"/>
          <w:b/>
          <w:bCs/>
          <w:color w:val="2B579A"/>
        </w:rPr>
        <w:t>Drop spot 3</w:t>
      </w:r>
    </w:p>
    <w:p w14:paraId="0D88ADE4" w14:textId="3543ACEE" w:rsidR="00ED2E46" w:rsidRPr="007607F7" w:rsidRDefault="00ED2E46" w:rsidP="27828C27">
      <w:pPr>
        <w:pStyle w:val="ListParagraph"/>
        <w:numPr>
          <w:ilvl w:val="0"/>
          <w:numId w:val="48"/>
        </w:numPr>
        <w:spacing w:after="0" w:line="240" w:lineRule="auto"/>
        <w:ind w:left="714" w:hanging="357"/>
        <w:contextualSpacing w:val="0"/>
        <w:rPr>
          <w:rFonts w:asciiTheme="majorHAnsi" w:hAnsiTheme="majorHAnsi" w:cstheme="majorBidi"/>
        </w:rPr>
      </w:pPr>
      <w:r w:rsidRPr="27828C27">
        <w:rPr>
          <w:rFonts w:asciiTheme="majorHAnsi" w:hAnsiTheme="majorHAnsi" w:cstheme="majorBidi"/>
          <w:color w:val="2B579A"/>
        </w:rPr>
        <w:t>Lumbricales (2nd</w:t>
      </w:r>
      <w:r w:rsidR="001647D4" w:rsidRPr="27828C27">
        <w:rPr>
          <w:rFonts w:asciiTheme="majorHAnsi" w:hAnsiTheme="majorHAnsi" w:cstheme="majorBidi"/>
          <w:color w:val="2B579A"/>
        </w:rPr>
        <w:t xml:space="preserve"> to </w:t>
      </w:r>
      <w:r w:rsidRPr="27828C27">
        <w:rPr>
          <w:rFonts w:asciiTheme="majorHAnsi" w:hAnsiTheme="majorHAnsi" w:cstheme="majorBidi"/>
          <w:color w:val="2B579A"/>
        </w:rPr>
        <w:t>4th)</w:t>
      </w:r>
    </w:p>
    <w:p w14:paraId="0873992E" w14:textId="296D4F5D" w:rsidR="00645DC7" w:rsidRPr="00A5344F" w:rsidRDefault="00ED2E46" w:rsidP="27828C27">
      <w:pPr>
        <w:pStyle w:val="ListParagraph"/>
        <w:numPr>
          <w:ilvl w:val="0"/>
          <w:numId w:val="48"/>
        </w:numPr>
        <w:spacing w:after="0" w:line="240" w:lineRule="auto"/>
        <w:rPr>
          <w:rFonts w:asciiTheme="majorHAnsi" w:hAnsiTheme="majorHAnsi" w:cstheme="majorBidi"/>
          <w:b/>
          <w:bCs/>
          <w:color w:val="2B579A"/>
        </w:rPr>
      </w:pPr>
      <w:r w:rsidRPr="27828C27">
        <w:rPr>
          <w:rFonts w:asciiTheme="majorHAnsi" w:hAnsiTheme="majorHAnsi" w:cstheme="majorBidi"/>
          <w:color w:val="2B579A"/>
        </w:rPr>
        <w:t xml:space="preserve">Palmar interossei → </w:t>
      </w:r>
      <w:r w:rsidR="00C30E99" w:rsidRPr="27828C27">
        <w:rPr>
          <w:rFonts w:asciiTheme="majorHAnsi" w:hAnsiTheme="majorHAnsi" w:cstheme="majorBidi"/>
          <w:b/>
          <w:bCs/>
          <w:color w:val="2B579A"/>
        </w:rPr>
        <w:t>Drop spot 2</w:t>
      </w:r>
    </w:p>
    <w:p w14:paraId="7A0EEB7F" w14:textId="77777777" w:rsidR="00A5344F" w:rsidRPr="00A5344F" w:rsidRDefault="00A5344F" w:rsidP="00A5344F">
      <w:pPr>
        <w:spacing w:after="0" w:line="240" w:lineRule="auto"/>
        <w:rPr>
          <w:rFonts w:asciiTheme="majorHAnsi" w:hAnsiTheme="majorHAnsi" w:cstheme="majorHAnsi"/>
          <w:b/>
          <w:highlight w:val="yellow"/>
        </w:rPr>
      </w:pPr>
    </w:p>
    <w:p w14:paraId="3BF2EF52" w14:textId="5553EAE7" w:rsidR="004F3C3F" w:rsidRPr="007607F7" w:rsidRDefault="00C30E99" w:rsidP="27828C27">
      <w:pPr>
        <w:spacing w:after="120" w:line="240" w:lineRule="auto"/>
        <w:rPr>
          <w:rFonts w:asciiTheme="majorHAnsi" w:hAnsiTheme="majorHAnsi" w:cstheme="majorBidi"/>
          <w:b/>
          <w:bCs/>
        </w:rPr>
      </w:pPr>
      <w:r w:rsidRPr="27828C27">
        <w:rPr>
          <w:rFonts w:asciiTheme="majorHAnsi" w:hAnsiTheme="majorHAnsi" w:cstheme="majorBidi"/>
          <w:b/>
          <w:bCs/>
        </w:rPr>
        <w:t>1</w:t>
      </w:r>
      <w:r w:rsidR="74D1C8FC" w:rsidRPr="27828C27">
        <w:rPr>
          <w:rFonts w:asciiTheme="majorHAnsi" w:hAnsiTheme="majorHAnsi" w:cstheme="majorBidi"/>
          <w:b/>
          <w:bCs/>
        </w:rPr>
        <w:t>38</w:t>
      </w:r>
      <w:r w:rsidRPr="27828C27">
        <w:rPr>
          <w:rFonts w:asciiTheme="majorHAnsi" w:hAnsiTheme="majorHAnsi" w:cstheme="majorBidi"/>
          <w:b/>
          <w:bCs/>
        </w:rPr>
        <w:t xml:space="preserve">. </w:t>
      </w:r>
      <w:r w:rsidR="004F3C3F" w:rsidRPr="27828C27">
        <w:rPr>
          <w:rFonts w:asciiTheme="majorHAnsi" w:hAnsiTheme="majorHAnsi" w:cstheme="majorBidi"/>
          <w:b/>
          <w:bCs/>
        </w:rPr>
        <w:t xml:space="preserve">Read the </w:t>
      </w:r>
      <w:r w:rsidR="00277B34" w:rsidRPr="27828C27">
        <w:rPr>
          <w:rFonts w:asciiTheme="majorHAnsi" w:hAnsiTheme="majorHAnsi" w:cstheme="majorBidi"/>
          <w:b/>
          <w:bCs/>
        </w:rPr>
        <w:t>i</w:t>
      </w:r>
      <w:r w:rsidR="004F3C3F" w:rsidRPr="27828C27">
        <w:rPr>
          <w:rFonts w:asciiTheme="majorHAnsi" w:hAnsiTheme="majorHAnsi" w:cstheme="majorBidi"/>
          <w:b/>
          <w:bCs/>
        </w:rPr>
        <w:t>ntroduction. The athletic trainer does manual muscle testing to assess this athlete’s strength. Move the muscle that is associated with each joint motion to the appropriate box.</w:t>
      </w:r>
    </w:p>
    <w:p w14:paraId="6B9F80DD" w14:textId="1649240D" w:rsidR="004F3C3F" w:rsidRPr="007607F7" w:rsidRDefault="004F3C3F" w:rsidP="27828C27">
      <w:pPr>
        <w:spacing w:line="240" w:lineRule="auto"/>
        <w:rPr>
          <w:rFonts w:asciiTheme="majorHAnsi" w:hAnsiTheme="majorHAnsi" w:cstheme="majorBidi"/>
          <w:b/>
          <w:bCs/>
        </w:rPr>
      </w:pPr>
      <w:r w:rsidRPr="27828C27">
        <w:rPr>
          <w:rFonts w:asciiTheme="majorHAnsi" w:hAnsiTheme="majorHAnsi" w:cstheme="majorBidi"/>
          <w:b/>
          <w:bCs/>
        </w:rPr>
        <w:t xml:space="preserve">Introduction: </w:t>
      </w:r>
      <w:r w:rsidR="00277B34" w:rsidRPr="27828C27">
        <w:rPr>
          <w:rFonts w:asciiTheme="majorHAnsi" w:hAnsiTheme="majorHAnsi" w:cstheme="majorBidi"/>
          <w:b/>
          <w:bCs/>
        </w:rPr>
        <w:t>The a</w:t>
      </w:r>
      <w:r w:rsidRPr="27828C27">
        <w:rPr>
          <w:rFonts w:asciiTheme="majorHAnsi" w:hAnsiTheme="majorHAnsi" w:cstheme="majorBidi"/>
          <w:b/>
          <w:bCs/>
        </w:rPr>
        <w:t>ctive range of motion is painful for this athlete in wrist extension, radial deviation, and a combination of those motions. There is some pain with wrist flexion, but “nothing like it is when I bring my wrist back.”</w:t>
      </w:r>
    </w:p>
    <w:p w14:paraId="611F8FCD" w14:textId="221F9CA6" w:rsidR="004F3C3F" w:rsidRPr="007607F7" w:rsidRDefault="00277B34" w:rsidP="27828C27">
      <w:pPr>
        <w:spacing w:after="0" w:line="240" w:lineRule="auto"/>
        <w:rPr>
          <w:rFonts w:asciiTheme="majorHAnsi" w:hAnsiTheme="majorHAnsi" w:cstheme="majorBidi"/>
          <w:b/>
          <w:bCs/>
        </w:rPr>
      </w:pPr>
      <w:r w:rsidRPr="27828C27">
        <w:rPr>
          <w:rFonts w:asciiTheme="majorHAnsi" w:hAnsiTheme="majorHAnsi" w:cstheme="majorBidi"/>
          <w:b/>
          <w:bCs/>
        </w:rPr>
        <w:t>The p</w:t>
      </w:r>
      <w:r w:rsidR="004F3C3F" w:rsidRPr="27828C27">
        <w:rPr>
          <w:rFonts w:asciiTheme="majorHAnsi" w:hAnsiTheme="majorHAnsi" w:cstheme="majorBidi"/>
          <w:b/>
          <w:bCs/>
        </w:rPr>
        <w:t>assive range of motion is painful in these same three movements (wrist extension, radial deviation, and wrist extension or radial deviation combined).</w:t>
      </w:r>
    </w:p>
    <w:p w14:paraId="0B560913" w14:textId="3F779B0D" w:rsidR="004F3C3F" w:rsidRPr="007607F7" w:rsidRDefault="001E7E45" w:rsidP="00A5344F">
      <w:pPr>
        <w:pStyle w:val="ListParagraph"/>
        <w:numPr>
          <w:ilvl w:val="0"/>
          <w:numId w:val="49"/>
        </w:numPr>
        <w:spacing w:after="0" w:line="240" w:lineRule="auto"/>
        <w:contextualSpacing w:val="0"/>
        <w:rPr>
          <w:rFonts w:asciiTheme="majorHAnsi" w:hAnsiTheme="majorHAnsi" w:cstheme="majorHAnsi"/>
          <w:b/>
          <w:bCs/>
        </w:rPr>
      </w:pPr>
      <w:r w:rsidRPr="007607F7">
        <w:rPr>
          <w:rFonts w:asciiTheme="majorHAnsi" w:hAnsiTheme="majorHAnsi" w:cstheme="majorHAnsi"/>
          <w:b/>
          <w:bCs/>
        </w:rPr>
        <w:t>Interphalangeal extension (both DIP and PIP): Drop spot 1</w:t>
      </w:r>
    </w:p>
    <w:p w14:paraId="03C10ABE" w14:textId="0A41116B" w:rsidR="001E7E45" w:rsidRPr="007607F7" w:rsidRDefault="001E7E45" w:rsidP="00A5344F">
      <w:pPr>
        <w:pStyle w:val="ListParagraph"/>
        <w:numPr>
          <w:ilvl w:val="0"/>
          <w:numId w:val="49"/>
        </w:numPr>
        <w:spacing w:after="0" w:line="240" w:lineRule="auto"/>
        <w:contextualSpacing w:val="0"/>
        <w:rPr>
          <w:rFonts w:asciiTheme="majorHAnsi" w:hAnsiTheme="majorHAnsi" w:cstheme="majorHAnsi"/>
          <w:b/>
          <w:bCs/>
        </w:rPr>
      </w:pPr>
      <w:r w:rsidRPr="007607F7">
        <w:rPr>
          <w:rFonts w:asciiTheme="majorHAnsi" w:hAnsiTheme="majorHAnsi" w:cstheme="majorHAnsi"/>
          <w:b/>
          <w:bCs/>
        </w:rPr>
        <w:t>First metacarpophalangeal joint flexion: Drop spot 2</w:t>
      </w:r>
    </w:p>
    <w:p w14:paraId="3EBEFA8F" w14:textId="7B034F20" w:rsidR="001E7E45" w:rsidRDefault="001E7E45" w:rsidP="00A5344F">
      <w:pPr>
        <w:pStyle w:val="ListParagraph"/>
        <w:numPr>
          <w:ilvl w:val="0"/>
          <w:numId w:val="49"/>
        </w:numPr>
        <w:spacing w:after="0" w:line="240" w:lineRule="auto"/>
        <w:contextualSpacing w:val="0"/>
        <w:rPr>
          <w:rFonts w:asciiTheme="majorHAnsi" w:hAnsiTheme="majorHAnsi" w:cstheme="majorHAnsi"/>
          <w:b/>
          <w:bCs/>
        </w:rPr>
      </w:pPr>
      <w:r w:rsidRPr="007607F7">
        <w:rPr>
          <w:rFonts w:asciiTheme="majorHAnsi" w:hAnsiTheme="majorHAnsi" w:cstheme="majorHAnsi"/>
          <w:b/>
          <w:bCs/>
        </w:rPr>
        <w:t>First interphalangeal joint flexion: Drop spot 3</w:t>
      </w:r>
    </w:p>
    <w:p w14:paraId="7B79EF5C" w14:textId="77777777" w:rsidR="00A5344F" w:rsidRPr="00A5344F" w:rsidRDefault="00A5344F" w:rsidP="00A5344F">
      <w:pPr>
        <w:spacing w:after="0" w:line="240" w:lineRule="auto"/>
        <w:ind w:left="360"/>
        <w:rPr>
          <w:rFonts w:asciiTheme="majorHAnsi" w:hAnsiTheme="majorHAnsi" w:cstheme="majorHAnsi"/>
          <w:b/>
          <w:bCs/>
        </w:rPr>
      </w:pPr>
    </w:p>
    <w:p w14:paraId="2490A128" w14:textId="77777777" w:rsidR="001E7E45" w:rsidRPr="007607F7" w:rsidRDefault="001E7E45" w:rsidP="27828C27">
      <w:pPr>
        <w:pStyle w:val="ListParagraph"/>
        <w:numPr>
          <w:ilvl w:val="0"/>
          <w:numId w:val="50"/>
        </w:numPr>
        <w:spacing w:after="0" w:line="240" w:lineRule="auto"/>
        <w:contextualSpacing w:val="0"/>
        <w:rPr>
          <w:rFonts w:asciiTheme="majorHAnsi" w:hAnsiTheme="majorHAnsi" w:cstheme="majorBidi"/>
          <w:rPrChange w:id="121" w:author="" w16du:dateUtc="2026-05-18T16:51:00Z">
            <w:rPr>
              <w:highlight w:val="yellow"/>
            </w:rPr>
          </w:rPrChange>
        </w:rPr>
      </w:pPr>
      <w:r w:rsidRPr="27828C27">
        <w:rPr>
          <w:rFonts w:asciiTheme="majorHAnsi" w:hAnsiTheme="majorHAnsi" w:cstheme="majorBidi"/>
          <w:color w:val="2B579A"/>
        </w:rPr>
        <w:t>Abductor pollicis longus and brevis</w:t>
      </w:r>
    </w:p>
    <w:p w14:paraId="5B8347E2" w14:textId="77777777" w:rsidR="001E7E45" w:rsidRPr="007607F7" w:rsidRDefault="001E7E45" w:rsidP="27828C27">
      <w:pPr>
        <w:pStyle w:val="ListParagraph"/>
        <w:numPr>
          <w:ilvl w:val="0"/>
          <w:numId w:val="50"/>
        </w:numPr>
        <w:spacing w:after="0" w:line="240" w:lineRule="auto"/>
        <w:contextualSpacing w:val="0"/>
        <w:rPr>
          <w:rFonts w:asciiTheme="majorHAnsi" w:hAnsiTheme="majorHAnsi" w:cstheme="majorBidi"/>
          <w:rPrChange w:id="122" w:author="" w16du:dateUtc="2026-05-18T16:51:00Z">
            <w:rPr>
              <w:highlight w:val="yellow"/>
            </w:rPr>
          </w:rPrChange>
        </w:rPr>
      </w:pPr>
      <w:r w:rsidRPr="27828C27">
        <w:rPr>
          <w:rFonts w:asciiTheme="majorHAnsi" w:hAnsiTheme="majorHAnsi" w:cstheme="majorBidi"/>
          <w:color w:val="2B579A"/>
        </w:rPr>
        <w:t>Digiti minimi</w:t>
      </w:r>
    </w:p>
    <w:p w14:paraId="401EE541" w14:textId="77777777" w:rsidR="006620CF" w:rsidRPr="007607F7" w:rsidRDefault="001E7E45" w:rsidP="27828C27">
      <w:pPr>
        <w:pStyle w:val="ListParagraph"/>
        <w:numPr>
          <w:ilvl w:val="0"/>
          <w:numId w:val="50"/>
        </w:numPr>
        <w:spacing w:after="0" w:line="240" w:lineRule="auto"/>
        <w:contextualSpacing w:val="0"/>
        <w:rPr>
          <w:rFonts w:asciiTheme="majorHAnsi" w:hAnsiTheme="majorHAnsi" w:cstheme="majorBidi"/>
          <w:b/>
          <w:bCs/>
          <w:rPrChange w:id="123" w:author="" w16du:dateUtc="2026-05-18T16:51:00Z">
            <w:rPr>
              <w:b/>
              <w:highlight w:val="yellow"/>
            </w:rPr>
          </w:rPrChange>
        </w:rPr>
      </w:pPr>
      <w:r w:rsidRPr="27828C27">
        <w:rPr>
          <w:rFonts w:asciiTheme="majorHAnsi" w:hAnsiTheme="majorHAnsi" w:cstheme="majorBidi"/>
          <w:color w:val="2B579A"/>
        </w:rPr>
        <w:t xml:space="preserve">Extensor digiti minimi (5th) → </w:t>
      </w:r>
      <w:r w:rsidR="006620CF" w:rsidRPr="27828C27">
        <w:rPr>
          <w:rFonts w:asciiTheme="majorHAnsi" w:hAnsiTheme="majorHAnsi" w:cstheme="majorBidi"/>
          <w:b/>
          <w:bCs/>
          <w:color w:val="2B579A"/>
        </w:rPr>
        <w:t>Drop spot 1</w:t>
      </w:r>
    </w:p>
    <w:p w14:paraId="29584325" w14:textId="5CC90619" w:rsidR="001E7E45" w:rsidRPr="007607F7" w:rsidRDefault="001E7E45" w:rsidP="27828C27">
      <w:pPr>
        <w:pStyle w:val="ListParagraph"/>
        <w:numPr>
          <w:ilvl w:val="0"/>
          <w:numId w:val="50"/>
        </w:numPr>
        <w:spacing w:after="0" w:line="240" w:lineRule="auto"/>
        <w:contextualSpacing w:val="0"/>
        <w:rPr>
          <w:rFonts w:asciiTheme="majorHAnsi" w:hAnsiTheme="majorHAnsi" w:cstheme="majorBidi"/>
          <w:b/>
          <w:bCs/>
          <w:rPrChange w:id="124" w:author="" w16du:dateUtc="2026-05-18T16:51:00Z">
            <w:rPr>
              <w:b/>
              <w:highlight w:val="yellow"/>
            </w:rPr>
          </w:rPrChange>
        </w:rPr>
      </w:pPr>
      <w:r w:rsidRPr="27828C27">
        <w:rPr>
          <w:rFonts w:asciiTheme="majorHAnsi" w:hAnsiTheme="majorHAnsi" w:cstheme="majorBidi"/>
          <w:color w:val="2B579A"/>
        </w:rPr>
        <w:t>Extensor digitorum (2nd</w:t>
      </w:r>
      <w:r w:rsidR="001647D4" w:rsidRPr="27828C27">
        <w:rPr>
          <w:rFonts w:asciiTheme="majorHAnsi" w:hAnsiTheme="majorHAnsi" w:cstheme="majorBidi"/>
          <w:color w:val="2B579A"/>
        </w:rPr>
        <w:t xml:space="preserve"> to </w:t>
      </w:r>
      <w:r w:rsidRPr="27828C27">
        <w:rPr>
          <w:rFonts w:asciiTheme="majorHAnsi" w:hAnsiTheme="majorHAnsi" w:cstheme="majorBidi"/>
          <w:color w:val="2B579A"/>
        </w:rPr>
        <w:t xml:space="preserve">5th) → </w:t>
      </w:r>
      <w:r w:rsidR="006620CF" w:rsidRPr="27828C27">
        <w:rPr>
          <w:rFonts w:asciiTheme="majorHAnsi" w:hAnsiTheme="majorHAnsi" w:cstheme="majorBidi"/>
          <w:b/>
          <w:bCs/>
          <w:color w:val="2B579A"/>
        </w:rPr>
        <w:t>Drop spot 1</w:t>
      </w:r>
    </w:p>
    <w:p w14:paraId="3A14B9F5" w14:textId="0FF13D36" w:rsidR="001E7E45" w:rsidRPr="007607F7" w:rsidRDefault="001E7E45" w:rsidP="27828C27">
      <w:pPr>
        <w:pStyle w:val="ListParagraph"/>
        <w:numPr>
          <w:ilvl w:val="0"/>
          <w:numId w:val="50"/>
        </w:numPr>
        <w:spacing w:after="0" w:line="240" w:lineRule="auto"/>
        <w:contextualSpacing w:val="0"/>
        <w:rPr>
          <w:rFonts w:asciiTheme="majorHAnsi" w:hAnsiTheme="majorHAnsi" w:cstheme="majorBidi"/>
          <w:b/>
          <w:bCs/>
          <w:rPrChange w:id="125" w:author="" w16du:dateUtc="2026-05-18T16:51:00Z">
            <w:rPr>
              <w:b/>
              <w:highlight w:val="yellow"/>
            </w:rPr>
          </w:rPrChange>
        </w:rPr>
      </w:pPr>
      <w:r w:rsidRPr="27828C27">
        <w:rPr>
          <w:rFonts w:asciiTheme="majorHAnsi" w:hAnsiTheme="majorHAnsi" w:cstheme="majorBidi"/>
          <w:color w:val="2B579A"/>
        </w:rPr>
        <w:t xml:space="preserve">Extensor pollicis longus → </w:t>
      </w:r>
      <w:r w:rsidR="006620CF" w:rsidRPr="27828C27">
        <w:rPr>
          <w:rFonts w:asciiTheme="majorHAnsi" w:hAnsiTheme="majorHAnsi" w:cstheme="majorBidi"/>
          <w:b/>
          <w:bCs/>
          <w:color w:val="2B579A"/>
        </w:rPr>
        <w:t>Drop spot 3</w:t>
      </w:r>
    </w:p>
    <w:p w14:paraId="482ECBD6" w14:textId="5B50A3DD" w:rsidR="001E7E45" w:rsidRPr="007607F7" w:rsidRDefault="001E7E45" w:rsidP="27828C27">
      <w:pPr>
        <w:pStyle w:val="ListParagraph"/>
        <w:numPr>
          <w:ilvl w:val="0"/>
          <w:numId w:val="50"/>
        </w:numPr>
        <w:spacing w:after="0" w:line="240" w:lineRule="auto"/>
        <w:contextualSpacing w:val="0"/>
        <w:rPr>
          <w:rFonts w:asciiTheme="majorHAnsi" w:hAnsiTheme="majorHAnsi" w:cstheme="majorBidi"/>
          <w:b/>
          <w:bCs/>
          <w:rPrChange w:id="126" w:author="" w16du:dateUtc="2026-05-18T16:51:00Z">
            <w:rPr>
              <w:b/>
              <w:highlight w:val="yellow"/>
            </w:rPr>
          </w:rPrChange>
        </w:rPr>
      </w:pPr>
      <w:r w:rsidRPr="27828C27">
        <w:rPr>
          <w:rFonts w:asciiTheme="majorHAnsi" w:hAnsiTheme="majorHAnsi" w:cstheme="majorBidi"/>
          <w:color w:val="2B579A"/>
        </w:rPr>
        <w:t xml:space="preserve">Extensor indicis (2nd) → </w:t>
      </w:r>
      <w:r w:rsidR="006620CF" w:rsidRPr="27828C27">
        <w:rPr>
          <w:rFonts w:asciiTheme="majorHAnsi" w:hAnsiTheme="majorHAnsi" w:cstheme="majorBidi"/>
          <w:b/>
          <w:bCs/>
          <w:color w:val="2B579A"/>
        </w:rPr>
        <w:t>Drop spot 1</w:t>
      </w:r>
    </w:p>
    <w:p w14:paraId="464EB6CB" w14:textId="1BACC547" w:rsidR="001E7E45" w:rsidRPr="007607F7" w:rsidRDefault="001E7E45" w:rsidP="27828C27">
      <w:pPr>
        <w:pStyle w:val="ListParagraph"/>
        <w:numPr>
          <w:ilvl w:val="0"/>
          <w:numId w:val="50"/>
        </w:numPr>
        <w:spacing w:after="0" w:line="240" w:lineRule="auto"/>
        <w:contextualSpacing w:val="0"/>
        <w:rPr>
          <w:rFonts w:asciiTheme="majorHAnsi" w:hAnsiTheme="majorHAnsi" w:cstheme="majorBidi"/>
          <w:b/>
          <w:bCs/>
          <w:rPrChange w:id="127" w:author="" w16du:dateUtc="2026-05-18T16:51:00Z">
            <w:rPr>
              <w:b/>
              <w:highlight w:val="yellow"/>
            </w:rPr>
          </w:rPrChange>
        </w:rPr>
      </w:pPr>
      <w:r w:rsidRPr="27828C27">
        <w:rPr>
          <w:rFonts w:asciiTheme="majorHAnsi" w:hAnsiTheme="majorHAnsi" w:cstheme="majorBidi"/>
          <w:color w:val="2B579A"/>
        </w:rPr>
        <w:t xml:space="preserve">Extensor pollicis brevis → </w:t>
      </w:r>
      <w:r w:rsidR="006620CF" w:rsidRPr="27828C27">
        <w:rPr>
          <w:rFonts w:asciiTheme="majorHAnsi" w:hAnsiTheme="majorHAnsi" w:cstheme="majorBidi"/>
          <w:b/>
          <w:bCs/>
          <w:color w:val="2B579A"/>
        </w:rPr>
        <w:t>Drop spot 2</w:t>
      </w:r>
    </w:p>
    <w:p w14:paraId="0509528F" w14:textId="4A0BBD3C" w:rsidR="001E7E45" w:rsidRPr="00A5344F" w:rsidRDefault="001E7E45" w:rsidP="27828C27">
      <w:pPr>
        <w:pStyle w:val="ListParagraph"/>
        <w:numPr>
          <w:ilvl w:val="0"/>
          <w:numId w:val="50"/>
        </w:numPr>
        <w:spacing w:after="0" w:line="240" w:lineRule="auto"/>
        <w:contextualSpacing w:val="0"/>
        <w:rPr>
          <w:rFonts w:asciiTheme="majorHAnsi" w:hAnsiTheme="majorHAnsi" w:cstheme="majorBidi"/>
        </w:rPr>
      </w:pPr>
      <w:r w:rsidRPr="27828C27">
        <w:rPr>
          <w:rFonts w:asciiTheme="majorHAnsi" w:hAnsiTheme="majorHAnsi" w:cstheme="majorBidi"/>
          <w:color w:val="2B579A"/>
        </w:rPr>
        <w:t>Opponens pollicis</w:t>
      </w:r>
    </w:p>
    <w:p w14:paraId="537D664E" w14:textId="77777777" w:rsidR="00A5344F" w:rsidRPr="00A5344F" w:rsidRDefault="00A5344F" w:rsidP="27828C27">
      <w:pPr>
        <w:spacing w:after="0" w:line="240" w:lineRule="auto"/>
        <w:rPr>
          <w:rFonts w:asciiTheme="majorHAnsi" w:hAnsiTheme="majorHAnsi" w:cstheme="majorBidi"/>
          <w:rPrChange w:id="128" w:author="" w16du:dateUtc="2026-05-18T16:51:00Z">
            <w:rPr>
              <w:color w:val="2B579A"/>
              <w:highlight w:val="yellow"/>
            </w:rPr>
          </w:rPrChange>
        </w:rPr>
      </w:pPr>
    </w:p>
    <w:p w14:paraId="305B3020" w14:textId="5E5211E8" w:rsidR="002A450C" w:rsidRPr="007607F7" w:rsidRDefault="003B5178" w:rsidP="27828C27">
      <w:pPr>
        <w:spacing w:after="120" w:line="240" w:lineRule="auto"/>
        <w:rPr>
          <w:rFonts w:asciiTheme="majorHAnsi" w:hAnsiTheme="majorHAnsi" w:cstheme="majorBidi"/>
          <w:b/>
          <w:bCs/>
        </w:rPr>
      </w:pPr>
      <w:r w:rsidRPr="27828C27">
        <w:rPr>
          <w:rFonts w:asciiTheme="majorHAnsi" w:hAnsiTheme="majorHAnsi" w:cstheme="majorBidi"/>
          <w:b/>
          <w:bCs/>
        </w:rPr>
        <w:t>1</w:t>
      </w:r>
      <w:r w:rsidR="15E634EA" w:rsidRPr="27828C27">
        <w:rPr>
          <w:rFonts w:asciiTheme="majorHAnsi" w:hAnsiTheme="majorHAnsi" w:cstheme="majorBidi"/>
          <w:b/>
          <w:bCs/>
        </w:rPr>
        <w:t>39</w:t>
      </w:r>
      <w:r w:rsidRPr="27828C27">
        <w:rPr>
          <w:rFonts w:asciiTheme="majorHAnsi" w:hAnsiTheme="majorHAnsi" w:cstheme="majorBidi"/>
          <w:b/>
          <w:bCs/>
        </w:rPr>
        <w:t>.</w:t>
      </w:r>
      <w:r w:rsidR="002A450C" w:rsidRPr="27828C27">
        <w:rPr>
          <w:rFonts w:asciiTheme="majorHAnsi" w:hAnsiTheme="majorHAnsi" w:cstheme="majorBidi"/>
          <w:b/>
          <w:bCs/>
          <w:color w:val="000000" w:themeColor="text1"/>
          <w:sz w:val="26"/>
          <w:szCs w:val="26"/>
        </w:rPr>
        <w:t xml:space="preserve"> </w:t>
      </w:r>
      <w:r w:rsidR="002A450C" w:rsidRPr="27828C27">
        <w:rPr>
          <w:rFonts w:asciiTheme="majorHAnsi" w:hAnsiTheme="majorHAnsi" w:cstheme="majorBidi"/>
          <w:b/>
          <w:bCs/>
        </w:rPr>
        <w:t xml:space="preserve">Read the </w:t>
      </w:r>
      <w:r w:rsidR="00277B34" w:rsidRPr="27828C27">
        <w:rPr>
          <w:rFonts w:asciiTheme="majorHAnsi" w:hAnsiTheme="majorHAnsi" w:cstheme="majorBidi"/>
          <w:b/>
          <w:bCs/>
        </w:rPr>
        <w:t>i</w:t>
      </w:r>
      <w:r w:rsidR="002A450C" w:rsidRPr="27828C27">
        <w:rPr>
          <w:rFonts w:asciiTheme="majorHAnsi" w:hAnsiTheme="majorHAnsi" w:cstheme="majorBidi"/>
          <w:b/>
          <w:bCs/>
        </w:rPr>
        <w:t>ntroduction. The athletic trainer does manual muscle testing to assess this athlete’s strength. Move the muscle that is associated with each joint motion to the appropriate box.</w:t>
      </w:r>
    </w:p>
    <w:p w14:paraId="3C201915" w14:textId="640726B7" w:rsidR="002A450C" w:rsidRPr="007607F7" w:rsidRDefault="002A450C" w:rsidP="27828C27">
      <w:pPr>
        <w:spacing w:line="240" w:lineRule="auto"/>
        <w:rPr>
          <w:rFonts w:asciiTheme="majorHAnsi" w:hAnsiTheme="majorHAnsi" w:cstheme="majorBidi"/>
          <w:b/>
          <w:bCs/>
        </w:rPr>
      </w:pPr>
      <w:r w:rsidRPr="27828C27">
        <w:rPr>
          <w:rFonts w:asciiTheme="majorHAnsi" w:hAnsiTheme="majorHAnsi" w:cstheme="majorBidi"/>
          <w:b/>
          <w:bCs/>
        </w:rPr>
        <w:t xml:space="preserve">Introduction: </w:t>
      </w:r>
      <w:r w:rsidR="00277B34" w:rsidRPr="27828C27">
        <w:rPr>
          <w:rFonts w:asciiTheme="majorHAnsi" w:hAnsiTheme="majorHAnsi" w:cstheme="majorBidi"/>
          <w:b/>
          <w:bCs/>
        </w:rPr>
        <w:t>The a</w:t>
      </w:r>
      <w:r w:rsidRPr="27828C27">
        <w:rPr>
          <w:rFonts w:asciiTheme="majorHAnsi" w:hAnsiTheme="majorHAnsi" w:cstheme="majorBidi"/>
          <w:b/>
          <w:bCs/>
        </w:rPr>
        <w:t>ctive range of motion is painful for this athlete in wrist extension, radial deviation, and a combination of those motions. There is some pain with wrist flexion, but “nothing like it is when I bring my wrist back.”</w:t>
      </w:r>
    </w:p>
    <w:p w14:paraId="366F0928" w14:textId="7AE3E793" w:rsidR="002A450C" w:rsidRPr="007607F7" w:rsidRDefault="00277B34" w:rsidP="27828C27">
      <w:pPr>
        <w:spacing w:after="0" w:line="240" w:lineRule="auto"/>
        <w:rPr>
          <w:rFonts w:asciiTheme="majorHAnsi" w:hAnsiTheme="majorHAnsi" w:cstheme="majorBidi"/>
          <w:b/>
          <w:bCs/>
        </w:rPr>
      </w:pPr>
      <w:r w:rsidRPr="27828C27">
        <w:rPr>
          <w:rFonts w:asciiTheme="majorHAnsi" w:hAnsiTheme="majorHAnsi" w:cstheme="majorBidi"/>
          <w:b/>
          <w:bCs/>
        </w:rPr>
        <w:t>The p</w:t>
      </w:r>
      <w:r w:rsidR="002A450C" w:rsidRPr="27828C27">
        <w:rPr>
          <w:rFonts w:asciiTheme="majorHAnsi" w:hAnsiTheme="majorHAnsi" w:cstheme="majorBidi"/>
          <w:b/>
          <w:bCs/>
        </w:rPr>
        <w:t>assive range of motion is painful in these same three movements (wrist extension, radial deviation, and wrist extension or radial deviation combined).</w:t>
      </w:r>
    </w:p>
    <w:p w14:paraId="50AB2C77" w14:textId="6E434BCB" w:rsidR="002A450C" w:rsidRPr="007607F7" w:rsidRDefault="002A450C" w:rsidP="00A5344F">
      <w:pPr>
        <w:pStyle w:val="ListParagraph"/>
        <w:numPr>
          <w:ilvl w:val="0"/>
          <w:numId w:val="51"/>
        </w:numPr>
        <w:spacing w:after="0" w:line="240" w:lineRule="auto"/>
        <w:contextualSpacing w:val="0"/>
        <w:rPr>
          <w:rFonts w:asciiTheme="majorHAnsi" w:hAnsiTheme="majorHAnsi" w:cstheme="majorHAnsi"/>
          <w:b/>
          <w:bCs/>
        </w:rPr>
      </w:pPr>
      <w:r w:rsidRPr="007607F7">
        <w:rPr>
          <w:rFonts w:asciiTheme="majorHAnsi" w:hAnsiTheme="majorHAnsi" w:cstheme="majorHAnsi"/>
          <w:b/>
          <w:bCs/>
        </w:rPr>
        <w:t>Thumb abduction:</w:t>
      </w:r>
      <w:r w:rsidR="00451800" w:rsidRPr="007607F7">
        <w:rPr>
          <w:rFonts w:asciiTheme="majorHAnsi" w:hAnsiTheme="majorHAnsi" w:cstheme="majorHAnsi"/>
          <w:b/>
          <w:bCs/>
        </w:rPr>
        <w:t xml:space="preserve"> Drop spot 1</w:t>
      </w:r>
    </w:p>
    <w:p w14:paraId="7D83512E" w14:textId="7B81129B" w:rsidR="002A450C" w:rsidRDefault="00451800" w:rsidP="00A5344F">
      <w:pPr>
        <w:pStyle w:val="ListParagraph"/>
        <w:numPr>
          <w:ilvl w:val="0"/>
          <w:numId w:val="51"/>
        </w:numPr>
        <w:spacing w:after="0" w:line="240" w:lineRule="auto"/>
        <w:contextualSpacing w:val="0"/>
        <w:rPr>
          <w:rFonts w:asciiTheme="majorHAnsi" w:hAnsiTheme="majorHAnsi" w:cstheme="majorHAnsi"/>
          <w:b/>
          <w:bCs/>
        </w:rPr>
      </w:pPr>
      <w:r w:rsidRPr="007607F7">
        <w:rPr>
          <w:rFonts w:asciiTheme="majorHAnsi" w:hAnsiTheme="majorHAnsi" w:cstheme="majorHAnsi"/>
          <w:b/>
          <w:bCs/>
        </w:rPr>
        <w:t>Opposition: Drop spot 2</w:t>
      </w:r>
    </w:p>
    <w:p w14:paraId="61DF4EDC" w14:textId="77777777" w:rsidR="00A5344F" w:rsidRPr="00A5344F" w:rsidRDefault="00A5344F" w:rsidP="00A5344F">
      <w:pPr>
        <w:spacing w:after="0" w:line="240" w:lineRule="auto"/>
        <w:ind w:left="360"/>
        <w:rPr>
          <w:rFonts w:asciiTheme="majorHAnsi" w:hAnsiTheme="majorHAnsi" w:cstheme="majorHAnsi"/>
          <w:b/>
          <w:bCs/>
        </w:rPr>
      </w:pPr>
    </w:p>
    <w:p w14:paraId="32F79336" w14:textId="01BB2A08" w:rsidR="00451800" w:rsidRPr="007607F7" w:rsidRDefault="00451800" w:rsidP="00A5344F">
      <w:pPr>
        <w:pStyle w:val="ListParagraph"/>
        <w:numPr>
          <w:ilvl w:val="0"/>
          <w:numId w:val="52"/>
        </w:numPr>
        <w:spacing w:after="0" w:line="240" w:lineRule="auto"/>
        <w:contextualSpacing w:val="0"/>
        <w:rPr>
          <w:rFonts w:asciiTheme="majorHAnsi" w:hAnsiTheme="majorHAnsi" w:cstheme="majorHAnsi"/>
        </w:rPr>
      </w:pPr>
      <w:r w:rsidRPr="007607F7">
        <w:rPr>
          <w:rFonts w:asciiTheme="majorHAnsi" w:hAnsiTheme="majorHAnsi" w:cstheme="majorHAnsi"/>
        </w:rPr>
        <w:t xml:space="preserve">Abductor pollicis longus and brevis → </w:t>
      </w:r>
      <w:r w:rsidRPr="007607F7">
        <w:rPr>
          <w:rFonts w:asciiTheme="majorHAnsi" w:hAnsiTheme="majorHAnsi" w:cstheme="majorHAnsi"/>
          <w:b/>
          <w:bCs/>
        </w:rPr>
        <w:t>Drop spot 1</w:t>
      </w:r>
    </w:p>
    <w:p w14:paraId="5ED73A56" w14:textId="25073612" w:rsidR="00451800" w:rsidRPr="007607F7" w:rsidRDefault="00451800" w:rsidP="00A5344F">
      <w:pPr>
        <w:pStyle w:val="ListParagraph"/>
        <w:numPr>
          <w:ilvl w:val="0"/>
          <w:numId w:val="52"/>
        </w:numPr>
        <w:spacing w:after="0" w:line="240" w:lineRule="auto"/>
        <w:contextualSpacing w:val="0"/>
        <w:rPr>
          <w:rFonts w:asciiTheme="majorHAnsi" w:hAnsiTheme="majorHAnsi" w:cstheme="majorHAnsi"/>
        </w:rPr>
      </w:pPr>
      <w:r w:rsidRPr="007607F7">
        <w:rPr>
          <w:rFonts w:asciiTheme="majorHAnsi" w:hAnsiTheme="majorHAnsi" w:cstheme="majorHAnsi"/>
        </w:rPr>
        <w:t xml:space="preserve">Digiti minimi → </w:t>
      </w:r>
      <w:r w:rsidRPr="007607F7">
        <w:rPr>
          <w:rFonts w:asciiTheme="majorHAnsi" w:hAnsiTheme="majorHAnsi" w:cstheme="majorHAnsi"/>
          <w:b/>
          <w:bCs/>
        </w:rPr>
        <w:t>Drop spot 2</w:t>
      </w:r>
    </w:p>
    <w:p w14:paraId="01E5D48E" w14:textId="77777777" w:rsidR="00451800" w:rsidRPr="007607F7" w:rsidRDefault="00451800" w:rsidP="00A5344F">
      <w:pPr>
        <w:pStyle w:val="ListParagraph"/>
        <w:numPr>
          <w:ilvl w:val="0"/>
          <w:numId w:val="52"/>
        </w:numPr>
        <w:spacing w:after="0" w:line="240" w:lineRule="auto"/>
        <w:contextualSpacing w:val="0"/>
        <w:rPr>
          <w:rFonts w:asciiTheme="majorHAnsi" w:hAnsiTheme="majorHAnsi" w:cstheme="majorHAnsi"/>
        </w:rPr>
      </w:pPr>
      <w:r w:rsidRPr="007607F7">
        <w:rPr>
          <w:rFonts w:asciiTheme="majorHAnsi" w:hAnsiTheme="majorHAnsi" w:cstheme="majorHAnsi"/>
        </w:rPr>
        <w:t>Extensor digiti minimi (5th)</w:t>
      </w:r>
    </w:p>
    <w:p w14:paraId="691800DC" w14:textId="6D499B1C" w:rsidR="00451800" w:rsidRPr="007607F7" w:rsidRDefault="00451800" w:rsidP="27828C27">
      <w:pPr>
        <w:pStyle w:val="ListParagraph"/>
        <w:numPr>
          <w:ilvl w:val="0"/>
          <w:numId w:val="52"/>
        </w:numPr>
        <w:spacing w:after="0" w:line="240" w:lineRule="auto"/>
        <w:contextualSpacing w:val="0"/>
        <w:rPr>
          <w:rFonts w:asciiTheme="majorHAnsi" w:hAnsiTheme="majorHAnsi" w:cstheme="majorBidi"/>
        </w:rPr>
      </w:pPr>
      <w:r w:rsidRPr="27828C27">
        <w:rPr>
          <w:rFonts w:asciiTheme="majorHAnsi" w:hAnsiTheme="majorHAnsi" w:cstheme="majorBidi"/>
        </w:rPr>
        <w:t>Extensor digitorum (2nd</w:t>
      </w:r>
      <w:r w:rsidR="001647D4" w:rsidRPr="27828C27">
        <w:rPr>
          <w:rFonts w:asciiTheme="majorHAnsi" w:hAnsiTheme="majorHAnsi" w:cstheme="majorBidi"/>
        </w:rPr>
        <w:t xml:space="preserve"> to </w:t>
      </w:r>
      <w:r w:rsidRPr="27828C27">
        <w:rPr>
          <w:rFonts w:asciiTheme="majorHAnsi" w:hAnsiTheme="majorHAnsi" w:cstheme="majorBidi"/>
        </w:rPr>
        <w:t>5th)</w:t>
      </w:r>
    </w:p>
    <w:p w14:paraId="58E5D762" w14:textId="77777777" w:rsidR="00451800" w:rsidRPr="007607F7" w:rsidRDefault="00451800" w:rsidP="00A5344F">
      <w:pPr>
        <w:pStyle w:val="ListParagraph"/>
        <w:numPr>
          <w:ilvl w:val="0"/>
          <w:numId w:val="52"/>
        </w:numPr>
        <w:spacing w:after="0" w:line="240" w:lineRule="auto"/>
        <w:contextualSpacing w:val="0"/>
        <w:rPr>
          <w:rFonts w:asciiTheme="majorHAnsi" w:hAnsiTheme="majorHAnsi" w:cstheme="majorHAnsi"/>
        </w:rPr>
      </w:pPr>
      <w:r w:rsidRPr="007607F7">
        <w:rPr>
          <w:rFonts w:asciiTheme="majorHAnsi" w:hAnsiTheme="majorHAnsi" w:cstheme="majorHAnsi"/>
        </w:rPr>
        <w:t>Extensor pollicis longus</w:t>
      </w:r>
    </w:p>
    <w:p w14:paraId="0484A4D2" w14:textId="77777777" w:rsidR="00451800" w:rsidRPr="007607F7" w:rsidRDefault="00451800" w:rsidP="00A5344F">
      <w:pPr>
        <w:pStyle w:val="ListParagraph"/>
        <w:numPr>
          <w:ilvl w:val="0"/>
          <w:numId w:val="52"/>
        </w:numPr>
        <w:spacing w:after="0" w:line="240" w:lineRule="auto"/>
        <w:contextualSpacing w:val="0"/>
        <w:rPr>
          <w:rFonts w:asciiTheme="majorHAnsi" w:hAnsiTheme="majorHAnsi" w:cstheme="majorHAnsi"/>
        </w:rPr>
      </w:pPr>
      <w:r w:rsidRPr="007607F7">
        <w:rPr>
          <w:rFonts w:asciiTheme="majorHAnsi" w:hAnsiTheme="majorHAnsi" w:cstheme="majorHAnsi"/>
        </w:rPr>
        <w:t>Extensor indicis (2nd)</w:t>
      </w:r>
    </w:p>
    <w:p w14:paraId="6FB3B413" w14:textId="77777777" w:rsidR="00451800" w:rsidRPr="007607F7" w:rsidRDefault="00451800" w:rsidP="00A5344F">
      <w:pPr>
        <w:pStyle w:val="ListParagraph"/>
        <w:numPr>
          <w:ilvl w:val="0"/>
          <w:numId w:val="52"/>
        </w:numPr>
        <w:spacing w:after="0" w:line="240" w:lineRule="auto"/>
        <w:contextualSpacing w:val="0"/>
        <w:rPr>
          <w:rFonts w:asciiTheme="majorHAnsi" w:hAnsiTheme="majorHAnsi" w:cstheme="majorHAnsi"/>
        </w:rPr>
      </w:pPr>
      <w:r w:rsidRPr="007607F7">
        <w:rPr>
          <w:rFonts w:asciiTheme="majorHAnsi" w:hAnsiTheme="majorHAnsi" w:cstheme="majorHAnsi"/>
        </w:rPr>
        <w:t>Extensor pollicis brevis</w:t>
      </w:r>
    </w:p>
    <w:p w14:paraId="22E520F9" w14:textId="77777777" w:rsidR="00451800" w:rsidRPr="007607F7" w:rsidRDefault="00451800" w:rsidP="00A5344F">
      <w:pPr>
        <w:pStyle w:val="ListParagraph"/>
        <w:numPr>
          <w:ilvl w:val="0"/>
          <w:numId w:val="52"/>
        </w:numPr>
        <w:spacing w:after="0" w:line="240" w:lineRule="auto"/>
        <w:contextualSpacing w:val="0"/>
        <w:rPr>
          <w:rFonts w:asciiTheme="majorHAnsi" w:hAnsiTheme="majorHAnsi" w:cstheme="majorHAnsi"/>
        </w:rPr>
      </w:pPr>
      <w:r w:rsidRPr="007607F7">
        <w:rPr>
          <w:rFonts w:asciiTheme="majorHAnsi" w:hAnsiTheme="majorHAnsi" w:cstheme="majorHAnsi"/>
        </w:rPr>
        <w:t xml:space="preserve">Opponens pollicis → </w:t>
      </w:r>
      <w:r w:rsidRPr="007607F7">
        <w:rPr>
          <w:rFonts w:asciiTheme="majorHAnsi" w:hAnsiTheme="majorHAnsi" w:cstheme="majorHAnsi"/>
          <w:b/>
          <w:bCs/>
        </w:rPr>
        <w:t>Drop spot 2</w:t>
      </w:r>
    </w:p>
    <w:p w14:paraId="109DBA33" w14:textId="1D239939" w:rsidR="004F36CD" w:rsidRPr="00A5344F" w:rsidRDefault="004F36CD" w:rsidP="27828C27">
      <w:pPr>
        <w:pStyle w:val="Heading3"/>
        <w:spacing w:after="200" w:line="240" w:lineRule="auto"/>
        <w:rPr>
          <w:sz w:val="24"/>
          <w:szCs w:val="24"/>
        </w:rPr>
      </w:pPr>
      <w:r w:rsidRPr="27828C27">
        <w:rPr>
          <w:sz w:val="24"/>
          <w:szCs w:val="24"/>
        </w:rPr>
        <w:t>Multiple Select Question</w:t>
      </w:r>
    </w:p>
    <w:p w14:paraId="14765AE8" w14:textId="013BB06B" w:rsidR="00DE3B93" w:rsidRPr="007607F7" w:rsidRDefault="00451800" w:rsidP="00A5344F">
      <w:pPr>
        <w:spacing w:after="120" w:line="240" w:lineRule="auto"/>
        <w:rPr>
          <w:rFonts w:asciiTheme="majorHAnsi" w:hAnsiTheme="majorHAnsi" w:cstheme="majorHAnsi"/>
          <w:b/>
          <w:bCs/>
        </w:rPr>
      </w:pPr>
      <w:r w:rsidRPr="007607F7">
        <w:rPr>
          <w:rFonts w:asciiTheme="majorHAnsi" w:hAnsiTheme="majorHAnsi" w:cstheme="majorHAnsi"/>
          <w:b/>
          <w:bCs/>
        </w:rPr>
        <w:t>1</w:t>
      </w:r>
      <w:r w:rsidR="00A7D81E" w:rsidRPr="007607F7">
        <w:rPr>
          <w:rFonts w:asciiTheme="majorHAnsi" w:hAnsiTheme="majorHAnsi" w:cstheme="majorHAnsi"/>
          <w:b/>
          <w:bCs/>
        </w:rPr>
        <w:t>40</w:t>
      </w:r>
      <w:r w:rsidRPr="007607F7">
        <w:rPr>
          <w:rFonts w:asciiTheme="majorHAnsi" w:hAnsiTheme="majorHAnsi" w:cstheme="majorHAnsi"/>
          <w:b/>
          <w:bCs/>
        </w:rPr>
        <w:t>.</w:t>
      </w:r>
      <w:r w:rsidR="000E2A78" w:rsidRPr="007607F7">
        <w:rPr>
          <w:rFonts w:asciiTheme="majorHAnsi" w:hAnsiTheme="majorHAnsi" w:cstheme="majorHAnsi"/>
          <w:b/>
          <w:bCs/>
        </w:rPr>
        <w:t xml:space="preserve"> The athletic trainer decides that this injury may be bone related and decides the injury warrants an x-ray. Who can order the x-ray for this injury? Choose all that apply.</w:t>
      </w:r>
    </w:p>
    <w:p w14:paraId="067D91A6" w14:textId="1A19969F" w:rsidR="000E2A78" w:rsidRPr="007607F7" w:rsidRDefault="00277B34" w:rsidP="27828C27">
      <w:pPr>
        <w:spacing w:after="0" w:line="240" w:lineRule="auto"/>
        <w:ind w:left="357"/>
        <w:contextualSpacing/>
        <w:rPr>
          <w:rFonts w:asciiTheme="majorHAnsi" w:hAnsiTheme="majorHAnsi" w:cstheme="majorBidi"/>
        </w:rPr>
      </w:pPr>
      <w:r w:rsidRPr="27828C27">
        <w:rPr>
          <w:rFonts w:asciiTheme="majorHAnsi" w:hAnsiTheme="majorHAnsi" w:cstheme="majorBidi"/>
        </w:rPr>
        <w:lastRenderedPageBreak/>
        <w:t xml:space="preserve">a. </w:t>
      </w:r>
      <w:r w:rsidR="000E2A78" w:rsidRPr="27828C27">
        <w:rPr>
          <w:rFonts w:asciiTheme="majorHAnsi" w:hAnsiTheme="majorHAnsi" w:cstheme="majorBidi"/>
        </w:rPr>
        <w:t>Athletic trainer</w:t>
      </w:r>
    </w:p>
    <w:p w14:paraId="1A493219" w14:textId="2802D49F" w:rsidR="000E2A78" w:rsidRPr="007607F7" w:rsidRDefault="00277B34" w:rsidP="27828C27">
      <w:pPr>
        <w:spacing w:after="0" w:line="240" w:lineRule="auto"/>
        <w:ind w:left="357"/>
        <w:contextualSpacing/>
        <w:rPr>
          <w:rFonts w:asciiTheme="majorHAnsi" w:hAnsiTheme="majorHAnsi" w:cstheme="majorBidi"/>
          <w:rPrChange w:id="129" w:author="" w16du:dateUtc="2026-05-15T15:59:00Z">
            <w:rPr/>
          </w:rPrChange>
        </w:rPr>
      </w:pPr>
      <w:r w:rsidRPr="27828C27">
        <w:rPr>
          <w:rFonts w:asciiTheme="majorHAnsi" w:hAnsiTheme="majorHAnsi" w:cstheme="majorBidi"/>
          <w:b/>
          <w:bCs/>
        </w:rPr>
        <w:t>*</w:t>
      </w:r>
      <w:r w:rsidRPr="27828C27">
        <w:rPr>
          <w:rFonts w:asciiTheme="majorHAnsi" w:hAnsiTheme="majorHAnsi" w:cstheme="majorBidi"/>
        </w:rPr>
        <w:t>b.</w:t>
      </w:r>
      <w:r w:rsidRPr="27828C27">
        <w:rPr>
          <w:rFonts w:asciiTheme="majorHAnsi" w:hAnsiTheme="majorHAnsi" w:cstheme="majorBidi"/>
          <w:b/>
          <w:bCs/>
        </w:rPr>
        <w:t xml:space="preserve"> </w:t>
      </w:r>
      <w:r w:rsidR="000E2A78" w:rsidRPr="27828C27">
        <w:rPr>
          <w:rFonts w:asciiTheme="majorHAnsi" w:hAnsiTheme="majorHAnsi" w:cstheme="majorBidi"/>
        </w:rPr>
        <w:t>Physician</w:t>
      </w:r>
    </w:p>
    <w:p w14:paraId="0513A3AE" w14:textId="5E686726" w:rsidR="000E2A78" w:rsidRPr="007607F7" w:rsidRDefault="00277B34" w:rsidP="27828C27">
      <w:pPr>
        <w:spacing w:after="0" w:line="240" w:lineRule="auto"/>
        <w:ind w:left="357"/>
        <w:contextualSpacing/>
        <w:rPr>
          <w:rFonts w:asciiTheme="majorHAnsi" w:hAnsiTheme="majorHAnsi" w:cstheme="majorBidi"/>
        </w:rPr>
      </w:pPr>
      <w:r w:rsidRPr="27828C27">
        <w:rPr>
          <w:rFonts w:asciiTheme="majorHAnsi" w:hAnsiTheme="majorHAnsi" w:cstheme="majorBidi"/>
        </w:rPr>
        <w:t xml:space="preserve">c. </w:t>
      </w:r>
      <w:r w:rsidR="000E2A78" w:rsidRPr="27828C27">
        <w:rPr>
          <w:rFonts w:asciiTheme="majorHAnsi" w:hAnsiTheme="majorHAnsi" w:cstheme="majorBidi"/>
        </w:rPr>
        <w:t>Parents</w:t>
      </w:r>
    </w:p>
    <w:p w14:paraId="5D7AFF55" w14:textId="2B721CE5" w:rsidR="000E2A78" w:rsidRPr="007607F7" w:rsidRDefault="00277B34" w:rsidP="27828C27">
      <w:pPr>
        <w:spacing w:after="0" w:line="240" w:lineRule="auto"/>
        <w:ind w:left="357"/>
        <w:contextualSpacing/>
        <w:rPr>
          <w:rFonts w:asciiTheme="majorHAnsi" w:hAnsiTheme="majorHAnsi" w:cstheme="majorBidi"/>
        </w:rPr>
      </w:pPr>
      <w:r w:rsidRPr="27828C27">
        <w:rPr>
          <w:rFonts w:asciiTheme="majorHAnsi" w:hAnsiTheme="majorHAnsi" w:cstheme="majorBidi"/>
        </w:rPr>
        <w:t xml:space="preserve">d. </w:t>
      </w:r>
      <w:r w:rsidR="000E2A78" w:rsidRPr="27828C27">
        <w:rPr>
          <w:rFonts w:asciiTheme="majorHAnsi" w:hAnsiTheme="majorHAnsi" w:cstheme="majorBidi"/>
        </w:rPr>
        <w:t>Only a hand and wrist orthopedic specialist physician</w:t>
      </w:r>
    </w:p>
    <w:p w14:paraId="52A257C3" w14:textId="1CF8C2AC" w:rsidR="000E2A78" w:rsidRPr="007607F7" w:rsidRDefault="00277B34" w:rsidP="27828C27">
      <w:pPr>
        <w:spacing w:after="0" w:line="240" w:lineRule="auto"/>
        <w:ind w:left="357"/>
        <w:contextualSpacing/>
        <w:rPr>
          <w:rFonts w:asciiTheme="majorHAnsi" w:hAnsiTheme="majorHAnsi" w:cstheme="majorBidi"/>
          <w:color w:val="2B579A"/>
          <w:rPrChange w:id="130" w:author="" w16du:dateUtc="2026-05-15T16:00:00Z">
            <w:rPr/>
          </w:rPrChange>
        </w:rPr>
      </w:pPr>
      <w:r w:rsidRPr="27828C27">
        <w:rPr>
          <w:rFonts w:asciiTheme="majorHAnsi" w:hAnsiTheme="majorHAnsi" w:cstheme="majorBidi"/>
          <w:b/>
          <w:bCs/>
        </w:rPr>
        <w:t>*</w:t>
      </w:r>
      <w:r w:rsidRPr="27828C27">
        <w:rPr>
          <w:rFonts w:asciiTheme="majorHAnsi" w:hAnsiTheme="majorHAnsi" w:cstheme="majorBidi"/>
          <w:color w:val="2B579A"/>
        </w:rPr>
        <w:t>e.</w:t>
      </w:r>
      <w:r w:rsidRPr="27828C27">
        <w:rPr>
          <w:rFonts w:asciiTheme="majorHAnsi" w:hAnsiTheme="majorHAnsi" w:cstheme="majorBidi"/>
          <w:b/>
          <w:bCs/>
          <w:color w:val="2B579A"/>
        </w:rPr>
        <w:t xml:space="preserve"> </w:t>
      </w:r>
      <w:r w:rsidR="000E2A78" w:rsidRPr="27828C27">
        <w:rPr>
          <w:rFonts w:asciiTheme="majorHAnsi" w:hAnsiTheme="majorHAnsi" w:cstheme="majorBidi"/>
          <w:color w:val="2B579A"/>
        </w:rPr>
        <w:t>Physical therapist</w:t>
      </w:r>
      <w:r w:rsidR="349C11FF" w:rsidRPr="27828C27">
        <w:rPr>
          <w:rFonts w:asciiTheme="majorHAnsi" w:hAnsiTheme="majorHAnsi" w:cstheme="majorBidi"/>
          <w:color w:val="2B579A"/>
        </w:rPr>
        <w:t xml:space="preserve"> (in certain states)</w:t>
      </w:r>
    </w:p>
    <w:p w14:paraId="6285408D" w14:textId="2B88B5C7" w:rsidR="000E2A78" w:rsidRDefault="00277B34" w:rsidP="27828C27">
      <w:pPr>
        <w:spacing w:after="0" w:line="240" w:lineRule="auto"/>
        <w:ind w:left="357"/>
        <w:contextualSpacing/>
        <w:rPr>
          <w:rFonts w:asciiTheme="majorHAnsi" w:hAnsiTheme="majorHAnsi" w:cstheme="majorBidi"/>
          <w:b/>
          <w:bCs/>
          <w:color w:val="2B579A"/>
        </w:rPr>
      </w:pPr>
      <w:r w:rsidRPr="27828C27">
        <w:rPr>
          <w:rFonts w:asciiTheme="majorHAnsi" w:hAnsiTheme="majorHAnsi" w:cstheme="majorBidi"/>
          <w:b/>
          <w:bCs/>
        </w:rPr>
        <w:t>*</w:t>
      </w:r>
      <w:r w:rsidRPr="27828C27">
        <w:rPr>
          <w:rFonts w:asciiTheme="majorHAnsi" w:hAnsiTheme="majorHAnsi" w:cstheme="majorBidi"/>
          <w:color w:val="2B579A"/>
        </w:rPr>
        <w:t>f.</w:t>
      </w:r>
      <w:r w:rsidRPr="27828C27">
        <w:rPr>
          <w:rFonts w:asciiTheme="majorHAnsi" w:hAnsiTheme="majorHAnsi" w:cstheme="majorBidi"/>
          <w:b/>
          <w:bCs/>
          <w:color w:val="2B579A"/>
        </w:rPr>
        <w:t xml:space="preserve"> </w:t>
      </w:r>
      <w:r w:rsidR="000E2A78" w:rsidRPr="27828C27">
        <w:rPr>
          <w:rFonts w:asciiTheme="majorHAnsi" w:hAnsiTheme="majorHAnsi" w:cstheme="majorBidi"/>
          <w:color w:val="2B579A"/>
        </w:rPr>
        <w:t>Radiologist</w:t>
      </w:r>
    </w:p>
    <w:p w14:paraId="5B96F237" w14:textId="77777777" w:rsidR="00A5344F" w:rsidRPr="007607F7" w:rsidRDefault="00A5344F" w:rsidP="27828C27">
      <w:pPr>
        <w:spacing w:after="0" w:line="240" w:lineRule="auto"/>
        <w:contextualSpacing/>
        <w:rPr>
          <w:rFonts w:asciiTheme="majorHAnsi" w:hAnsiTheme="majorHAnsi" w:cstheme="majorBidi"/>
          <w:b/>
          <w:bCs/>
          <w:rPrChange w:id="131" w:author="" w16du:dateUtc="2026-05-15T16:00:00Z">
            <w:rPr/>
          </w:rPrChange>
        </w:rPr>
      </w:pPr>
    </w:p>
    <w:p w14:paraId="53DB7AF4" w14:textId="731A927D" w:rsidR="004440FB" w:rsidRPr="007607F7" w:rsidRDefault="004440FB" w:rsidP="27828C27">
      <w:pPr>
        <w:spacing w:after="120" w:line="240" w:lineRule="auto"/>
        <w:rPr>
          <w:rFonts w:asciiTheme="majorHAnsi" w:hAnsiTheme="majorHAnsi" w:cstheme="majorBidi"/>
          <w:b/>
          <w:bCs/>
        </w:rPr>
      </w:pPr>
      <w:r w:rsidRPr="27828C27">
        <w:rPr>
          <w:rFonts w:asciiTheme="majorHAnsi" w:hAnsiTheme="majorHAnsi" w:cstheme="majorBidi"/>
          <w:b/>
          <w:bCs/>
        </w:rPr>
        <w:t>1</w:t>
      </w:r>
      <w:r w:rsidR="56622B44" w:rsidRPr="27828C27">
        <w:rPr>
          <w:rFonts w:asciiTheme="majorHAnsi" w:hAnsiTheme="majorHAnsi" w:cstheme="majorBidi"/>
          <w:b/>
          <w:bCs/>
        </w:rPr>
        <w:t>41</w:t>
      </w:r>
      <w:r w:rsidRPr="27828C27">
        <w:rPr>
          <w:rFonts w:asciiTheme="majorHAnsi" w:hAnsiTheme="majorHAnsi" w:cstheme="majorBidi"/>
          <w:b/>
          <w:bCs/>
        </w:rPr>
        <w:t xml:space="preserve">. What is the athletic trainer’s differential diagnosis of this athlete’s injury? </w:t>
      </w:r>
      <w:r w:rsidR="00EB6649" w:rsidRPr="27828C27">
        <w:rPr>
          <w:rFonts w:asciiTheme="majorHAnsi" w:hAnsiTheme="majorHAnsi" w:cstheme="majorBidi"/>
          <w:b/>
          <w:bCs/>
        </w:rPr>
        <w:t xml:space="preserve">Which </w:t>
      </w:r>
      <w:r w:rsidRPr="27828C27">
        <w:rPr>
          <w:rFonts w:asciiTheme="majorHAnsi" w:hAnsiTheme="majorHAnsi" w:cstheme="majorBidi"/>
          <w:b/>
          <w:bCs/>
        </w:rPr>
        <w:t xml:space="preserve">injuries or conditions </w:t>
      </w:r>
      <w:r w:rsidR="00EB6649" w:rsidRPr="27828C27">
        <w:rPr>
          <w:rFonts w:asciiTheme="majorHAnsi" w:hAnsiTheme="majorHAnsi" w:cstheme="majorBidi"/>
          <w:b/>
          <w:bCs/>
        </w:rPr>
        <w:t>are</w:t>
      </w:r>
      <w:r w:rsidRPr="27828C27">
        <w:rPr>
          <w:rFonts w:asciiTheme="majorHAnsi" w:hAnsiTheme="majorHAnsi" w:cstheme="majorBidi"/>
          <w:b/>
          <w:bCs/>
        </w:rPr>
        <w:t xml:space="preserve"> possible based on the examination</w:t>
      </w:r>
      <w:r w:rsidR="00EB6649" w:rsidRPr="27828C27">
        <w:rPr>
          <w:rFonts w:asciiTheme="majorHAnsi" w:hAnsiTheme="majorHAnsi" w:cstheme="majorBidi"/>
          <w:b/>
          <w:bCs/>
        </w:rPr>
        <w:t>?</w:t>
      </w:r>
      <w:r w:rsidRPr="27828C27">
        <w:rPr>
          <w:rFonts w:asciiTheme="majorHAnsi" w:hAnsiTheme="majorHAnsi" w:cstheme="majorBidi"/>
          <w:b/>
          <w:bCs/>
        </w:rPr>
        <w:t xml:space="preserve"> Choose all that apply.</w:t>
      </w:r>
    </w:p>
    <w:p w14:paraId="4D90133C" w14:textId="67468783" w:rsidR="004440FB" w:rsidRPr="007607F7" w:rsidRDefault="00EB6649" w:rsidP="27828C27">
      <w:pPr>
        <w:spacing w:after="0" w:line="240" w:lineRule="auto"/>
        <w:ind w:left="357"/>
        <w:rPr>
          <w:rFonts w:asciiTheme="majorHAnsi" w:hAnsiTheme="majorHAnsi" w:cstheme="majorBidi"/>
        </w:rPr>
      </w:pPr>
      <w:r w:rsidRPr="27828C27">
        <w:rPr>
          <w:rFonts w:asciiTheme="majorHAnsi" w:hAnsiTheme="majorHAnsi" w:cstheme="majorBidi"/>
        </w:rPr>
        <w:t xml:space="preserve">a. </w:t>
      </w:r>
      <w:r w:rsidR="004440FB" w:rsidRPr="27828C27">
        <w:rPr>
          <w:rFonts w:asciiTheme="majorHAnsi" w:hAnsiTheme="majorHAnsi" w:cstheme="majorBidi"/>
        </w:rPr>
        <w:t>Bennett’s fracture</w:t>
      </w:r>
    </w:p>
    <w:p w14:paraId="2B3EBD70" w14:textId="4B28FE35" w:rsidR="004440FB" w:rsidRPr="007607F7" w:rsidRDefault="00EB6649" w:rsidP="27828C27">
      <w:pPr>
        <w:spacing w:after="0" w:line="240" w:lineRule="auto"/>
        <w:ind w:left="357"/>
        <w:rPr>
          <w:rFonts w:asciiTheme="majorHAnsi" w:hAnsiTheme="majorHAnsi" w:cstheme="majorBidi"/>
        </w:rPr>
      </w:pPr>
      <w:r w:rsidRPr="27828C27">
        <w:rPr>
          <w:rFonts w:asciiTheme="majorHAnsi" w:hAnsiTheme="majorHAnsi" w:cstheme="majorBidi"/>
        </w:rPr>
        <w:t xml:space="preserve">b. </w:t>
      </w:r>
      <w:r w:rsidR="004440FB" w:rsidRPr="27828C27">
        <w:rPr>
          <w:rFonts w:asciiTheme="majorHAnsi" w:hAnsiTheme="majorHAnsi" w:cstheme="majorBidi"/>
        </w:rPr>
        <w:t>Bishop’s deformity</w:t>
      </w:r>
    </w:p>
    <w:p w14:paraId="20F646F5" w14:textId="11DA0FFB" w:rsidR="004440FB" w:rsidRPr="007607F7" w:rsidRDefault="00EB6649" w:rsidP="27828C27">
      <w:pPr>
        <w:spacing w:after="0" w:line="240" w:lineRule="auto"/>
        <w:ind w:left="357"/>
        <w:rPr>
          <w:rFonts w:asciiTheme="majorHAnsi" w:hAnsiTheme="majorHAnsi" w:cstheme="majorBidi"/>
        </w:rPr>
      </w:pPr>
      <w:r w:rsidRPr="27828C27">
        <w:rPr>
          <w:rFonts w:asciiTheme="majorHAnsi" w:hAnsiTheme="majorHAnsi" w:cstheme="majorBidi"/>
        </w:rPr>
        <w:t xml:space="preserve">c. </w:t>
      </w:r>
      <w:r w:rsidR="004440FB" w:rsidRPr="27828C27">
        <w:rPr>
          <w:rFonts w:asciiTheme="majorHAnsi" w:hAnsiTheme="majorHAnsi" w:cstheme="majorBidi"/>
        </w:rPr>
        <w:t>Boutonniere deformity</w:t>
      </w:r>
    </w:p>
    <w:p w14:paraId="230CF39B" w14:textId="12CED687" w:rsidR="004440FB" w:rsidRPr="007607F7" w:rsidRDefault="00EB6649" w:rsidP="27828C27">
      <w:pPr>
        <w:spacing w:after="0" w:line="240" w:lineRule="auto"/>
        <w:ind w:left="357"/>
        <w:rPr>
          <w:rFonts w:asciiTheme="majorHAnsi" w:hAnsiTheme="majorHAnsi" w:cstheme="majorBidi"/>
          <w:color w:val="2B579A"/>
        </w:rPr>
      </w:pPr>
      <w:r w:rsidRPr="27828C27">
        <w:rPr>
          <w:rFonts w:asciiTheme="majorHAnsi" w:hAnsiTheme="majorHAnsi" w:cstheme="majorBidi"/>
          <w:b/>
          <w:bCs/>
        </w:rPr>
        <w:t>*</w:t>
      </w:r>
      <w:r w:rsidRPr="27828C27">
        <w:rPr>
          <w:rFonts w:asciiTheme="majorHAnsi" w:hAnsiTheme="majorHAnsi" w:cstheme="majorBidi"/>
        </w:rPr>
        <w:t xml:space="preserve">d. </w:t>
      </w:r>
      <w:r w:rsidR="4C24FCEA" w:rsidRPr="27828C27">
        <w:rPr>
          <w:rFonts w:asciiTheme="majorHAnsi" w:hAnsiTheme="majorHAnsi" w:cstheme="majorBidi"/>
          <w:color w:val="2B579A"/>
        </w:rPr>
        <w:t>Scapho-lunate disarticulation</w:t>
      </w:r>
    </w:p>
    <w:p w14:paraId="5357FA0A" w14:textId="2E1CDFBD" w:rsidR="00815673" w:rsidRPr="007607F7" w:rsidRDefault="00815673" w:rsidP="27828C27">
      <w:pPr>
        <w:spacing w:after="0" w:line="240" w:lineRule="auto"/>
        <w:ind w:left="357"/>
        <w:rPr>
          <w:rFonts w:asciiTheme="majorHAnsi" w:hAnsiTheme="majorHAnsi" w:cstheme="majorBidi"/>
          <w:color w:val="2B579A"/>
        </w:rPr>
      </w:pPr>
      <w:r w:rsidRPr="27828C27">
        <w:rPr>
          <w:rFonts w:asciiTheme="majorHAnsi" w:hAnsiTheme="majorHAnsi" w:cstheme="majorBidi"/>
          <w:color w:val="2B579A"/>
        </w:rPr>
        <w:t>*</w:t>
      </w:r>
      <w:r w:rsidR="00EB6649" w:rsidRPr="27828C27">
        <w:rPr>
          <w:rFonts w:asciiTheme="majorHAnsi" w:hAnsiTheme="majorHAnsi" w:cstheme="majorBidi"/>
          <w:color w:val="2B579A"/>
        </w:rPr>
        <w:t xml:space="preserve">e. </w:t>
      </w:r>
      <w:r w:rsidR="31741FA1" w:rsidRPr="27828C27">
        <w:rPr>
          <w:rFonts w:asciiTheme="majorHAnsi" w:hAnsiTheme="majorHAnsi" w:cstheme="majorBidi"/>
          <w:color w:val="2B579A"/>
        </w:rPr>
        <w:t>Scaphoid fracture</w:t>
      </w:r>
    </w:p>
    <w:p w14:paraId="311410DF" w14:textId="360EE150" w:rsidR="004440FB" w:rsidRPr="007607F7" w:rsidRDefault="00815673" w:rsidP="27828C27">
      <w:pPr>
        <w:spacing w:after="0" w:line="240" w:lineRule="auto"/>
        <w:ind w:left="357"/>
        <w:rPr>
          <w:rFonts w:asciiTheme="majorHAnsi" w:hAnsiTheme="majorHAnsi" w:cstheme="majorBidi"/>
        </w:rPr>
      </w:pPr>
      <w:r w:rsidRPr="27828C27">
        <w:rPr>
          <w:rFonts w:asciiTheme="majorHAnsi" w:hAnsiTheme="majorHAnsi" w:cstheme="majorBidi"/>
          <w:color w:val="2B579A"/>
        </w:rPr>
        <w:t>f.</w:t>
      </w:r>
      <w:r w:rsidRPr="27828C27">
        <w:rPr>
          <w:rFonts w:asciiTheme="majorHAnsi" w:hAnsiTheme="majorHAnsi" w:cstheme="majorBidi"/>
        </w:rPr>
        <w:t xml:space="preserve"> </w:t>
      </w:r>
      <w:r w:rsidR="004440FB" w:rsidRPr="27828C27">
        <w:rPr>
          <w:rFonts w:asciiTheme="majorHAnsi" w:hAnsiTheme="majorHAnsi" w:cstheme="majorBidi"/>
        </w:rPr>
        <w:t>Colles fracture</w:t>
      </w:r>
    </w:p>
    <w:p w14:paraId="0E85A72F" w14:textId="33481560" w:rsidR="004440FB" w:rsidRPr="007607F7" w:rsidRDefault="00EB6649" w:rsidP="27828C27">
      <w:pPr>
        <w:spacing w:after="0" w:line="240" w:lineRule="auto"/>
        <w:ind w:left="357"/>
        <w:rPr>
          <w:rFonts w:asciiTheme="majorHAnsi" w:hAnsiTheme="majorHAnsi" w:cstheme="majorBidi"/>
        </w:rPr>
      </w:pPr>
      <w:r w:rsidRPr="27828C27">
        <w:rPr>
          <w:rFonts w:asciiTheme="majorHAnsi" w:hAnsiTheme="majorHAnsi" w:cstheme="majorBidi"/>
          <w:b/>
          <w:bCs/>
        </w:rPr>
        <w:t>*</w:t>
      </w:r>
      <w:r w:rsidR="00815673" w:rsidRPr="27828C27">
        <w:rPr>
          <w:rFonts w:asciiTheme="majorHAnsi" w:hAnsiTheme="majorHAnsi" w:cstheme="majorBidi"/>
        </w:rPr>
        <w:t>g</w:t>
      </w:r>
      <w:r w:rsidRPr="27828C27">
        <w:rPr>
          <w:rFonts w:asciiTheme="majorHAnsi" w:hAnsiTheme="majorHAnsi" w:cstheme="majorBidi"/>
        </w:rPr>
        <w:t xml:space="preserve">. </w:t>
      </w:r>
      <w:r w:rsidR="004440FB" w:rsidRPr="27828C27">
        <w:rPr>
          <w:rFonts w:asciiTheme="majorHAnsi" w:hAnsiTheme="majorHAnsi" w:cstheme="majorBidi"/>
        </w:rPr>
        <w:t>De Quervain’s syndrome</w:t>
      </w:r>
    </w:p>
    <w:p w14:paraId="219B95A4" w14:textId="5C646D97" w:rsidR="000E31D8" w:rsidRPr="007607F7" w:rsidRDefault="000E31D8" w:rsidP="00A5344F">
      <w:pPr>
        <w:pStyle w:val="Heading2"/>
        <w:spacing w:after="200" w:line="240" w:lineRule="auto"/>
        <w:rPr>
          <w:rFonts w:cstheme="majorHAnsi"/>
        </w:rPr>
      </w:pPr>
      <w:r w:rsidRPr="007607F7">
        <w:rPr>
          <w:rFonts w:cstheme="majorHAnsi"/>
        </w:rPr>
        <w:t>Testlet 3</w:t>
      </w:r>
    </w:p>
    <w:p w14:paraId="68C88101" w14:textId="77777777" w:rsidR="000E31D8" w:rsidRPr="007607F7" w:rsidRDefault="000E31D8" w:rsidP="00A5344F">
      <w:pPr>
        <w:spacing w:before="200" w:line="240" w:lineRule="auto"/>
        <w:rPr>
          <w:rFonts w:asciiTheme="majorHAnsi" w:hAnsiTheme="majorHAnsi" w:cstheme="majorHAnsi"/>
          <w:b/>
          <w:bCs/>
        </w:rPr>
      </w:pPr>
      <w:r w:rsidRPr="007607F7">
        <w:rPr>
          <w:rFonts w:asciiTheme="majorHAnsi" w:hAnsiTheme="majorHAnsi" w:cstheme="majorHAnsi"/>
          <w:b/>
          <w:bCs/>
        </w:rPr>
        <w:t>Please use the following information to answer the questions in this testlet.</w:t>
      </w:r>
    </w:p>
    <w:p w14:paraId="1EA22C5F" w14:textId="77777777" w:rsidR="007607F7" w:rsidRPr="007607F7" w:rsidRDefault="00EC0987" w:rsidP="00A5344F">
      <w:pPr>
        <w:spacing w:after="0" w:line="240" w:lineRule="auto"/>
        <w:rPr>
          <w:rFonts w:asciiTheme="majorHAnsi" w:hAnsiTheme="majorHAnsi" w:cstheme="majorHAnsi"/>
        </w:rPr>
      </w:pPr>
      <w:r w:rsidRPr="007607F7">
        <w:rPr>
          <w:rFonts w:asciiTheme="majorHAnsi" w:hAnsiTheme="majorHAnsi" w:cstheme="majorHAnsi"/>
        </w:rPr>
        <w:t>A 19-year-old female field hockey player sees the athletic trainer early one morning in the athletic training facility. She complains of feeling really tired. She tells the athletic trainer that she feels like she cannot get enough sleep. Her additional history is as follows:</w:t>
      </w:r>
    </w:p>
    <w:p w14:paraId="09EAEF09" w14:textId="77777777" w:rsidR="007607F7" w:rsidRPr="007607F7" w:rsidRDefault="00EC0987" w:rsidP="00A5344F">
      <w:pPr>
        <w:pStyle w:val="ListParagraph"/>
        <w:numPr>
          <w:ilvl w:val="0"/>
          <w:numId w:val="56"/>
        </w:numPr>
        <w:spacing w:after="0" w:line="240" w:lineRule="auto"/>
        <w:rPr>
          <w:rFonts w:asciiTheme="majorHAnsi" w:hAnsiTheme="majorHAnsi" w:cstheme="majorHAnsi"/>
        </w:rPr>
      </w:pPr>
      <w:r w:rsidRPr="007607F7">
        <w:rPr>
          <w:rFonts w:asciiTheme="majorHAnsi" w:hAnsiTheme="majorHAnsi" w:cstheme="majorHAnsi"/>
        </w:rPr>
        <w:t>She ha</w:t>
      </w:r>
      <w:r w:rsidR="7227CF06" w:rsidRPr="007607F7">
        <w:rPr>
          <w:rFonts w:asciiTheme="majorHAnsi" w:hAnsiTheme="majorHAnsi" w:cstheme="majorHAnsi"/>
        </w:rPr>
        <w:t>s</w:t>
      </w:r>
      <w:r w:rsidRPr="007607F7">
        <w:rPr>
          <w:rFonts w:asciiTheme="majorHAnsi" w:hAnsiTheme="majorHAnsi" w:cstheme="majorHAnsi"/>
        </w:rPr>
        <w:t xml:space="preserve"> a</w:t>
      </w:r>
      <w:r w:rsidR="6C738595" w:rsidRPr="007607F7">
        <w:rPr>
          <w:rFonts w:asciiTheme="majorHAnsi" w:hAnsiTheme="majorHAnsi" w:cstheme="majorHAnsi"/>
        </w:rPr>
        <w:t xml:space="preserve"> history of</w:t>
      </w:r>
      <w:r w:rsidRPr="007607F7">
        <w:rPr>
          <w:rFonts w:asciiTheme="majorHAnsi" w:hAnsiTheme="majorHAnsi" w:cstheme="majorHAnsi"/>
        </w:rPr>
        <w:t xml:space="preserve"> headache</w:t>
      </w:r>
      <w:r w:rsidR="75EDBA8B" w:rsidRPr="007607F7">
        <w:rPr>
          <w:rFonts w:asciiTheme="majorHAnsi" w:hAnsiTheme="majorHAnsi" w:cstheme="majorHAnsi"/>
        </w:rPr>
        <w:t>s</w:t>
      </w:r>
      <w:r w:rsidRPr="007607F7">
        <w:rPr>
          <w:rFonts w:asciiTheme="majorHAnsi" w:hAnsiTheme="majorHAnsi" w:cstheme="majorHAnsi"/>
        </w:rPr>
        <w:t xml:space="preserve">, but </w:t>
      </w:r>
      <w:r w:rsidR="40DEDE11" w:rsidRPr="007607F7">
        <w:rPr>
          <w:rFonts w:asciiTheme="majorHAnsi" w:hAnsiTheme="majorHAnsi" w:cstheme="majorHAnsi"/>
        </w:rPr>
        <w:t>denies having one</w:t>
      </w:r>
      <w:r w:rsidRPr="007607F7">
        <w:rPr>
          <w:rFonts w:asciiTheme="majorHAnsi" w:hAnsiTheme="majorHAnsi" w:cstheme="majorHAnsi"/>
        </w:rPr>
        <w:t xml:space="preserve"> today.</w:t>
      </w:r>
    </w:p>
    <w:p w14:paraId="3B7F07C7" w14:textId="77777777" w:rsidR="007607F7" w:rsidRPr="007607F7" w:rsidRDefault="00EC0987" w:rsidP="00A5344F">
      <w:pPr>
        <w:pStyle w:val="ListParagraph"/>
        <w:numPr>
          <w:ilvl w:val="0"/>
          <w:numId w:val="56"/>
        </w:numPr>
        <w:spacing w:after="0" w:line="240" w:lineRule="auto"/>
        <w:rPr>
          <w:rFonts w:asciiTheme="majorHAnsi" w:hAnsiTheme="majorHAnsi" w:cstheme="majorHAnsi"/>
        </w:rPr>
      </w:pPr>
      <w:r w:rsidRPr="007607F7">
        <w:rPr>
          <w:rFonts w:asciiTheme="majorHAnsi" w:hAnsiTheme="majorHAnsi" w:cstheme="majorHAnsi"/>
        </w:rPr>
        <w:t>She could not get warm yesterday, but today her head feels hot.</w:t>
      </w:r>
    </w:p>
    <w:p w14:paraId="4FA9A420" w14:textId="77777777" w:rsidR="007607F7" w:rsidRPr="007607F7" w:rsidRDefault="00EC0987" w:rsidP="00A5344F">
      <w:pPr>
        <w:pStyle w:val="ListParagraph"/>
        <w:numPr>
          <w:ilvl w:val="0"/>
          <w:numId w:val="56"/>
        </w:numPr>
        <w:spacing w:after="0" w:line="240" w:lineRule="auto"/>
        <w:rPr>
          <w:rFonts w:asciiTheme="majorHAnsi" w:hAnsiTheme="majorHAnsi" w:cstheme="majorHAnsi"/>
        </w:rPr>
      </w:pPr>
      <w:r w:rsidRPr="007607F7">
        <w:rPr>
          <w:rFonts w:asciiTheme="majorHAnsi" w:hAnsiTheme="majorHAnsi" w:cstheme="majorHAnsi"/>
        </w:rPr>
        <w:t>She has a sore throat and still has her tonsils.</w:t>
      </w:r>
    </w:p>
    <w:p w14:paraId="4A98E372" w14:textId="77777777" w:rsidR="007607F7" w:rsidRPr="007607F7" w:rsidRDefault="00EC0987" w:rsidP="27828C27">
      <w:pPr>
        <w:pStyle w:val="ListParagraph"/>
        <w:numPr>
          <w:ilvl w:val="0"/>
          <w:numId w:val="56"/>
        </w:numPr>
        <w:spacing w:after="0" w:line="240" w:lineRule="auto"/>
        <w:rPr>
          <w:rFonts w:asciiTheme="majorHAnsi" w:hAnsiTheme="majorHAnsi" w:cstheme="majorBidi"/>
        </w:rPr>
      </w:pPr>
      <w:r w:rsidRPr="27828C27">
        <w:rPr>
          <w:rFonts w:asciiTheme="majorHAnsi" w:hAnsiTheme="majorHAnsi" w:cstheme="majorBidi"/>
        </w:rPr>
        <w:t>She has seasonal allergies</w:t>
      </w:r>
      <w:r w:rsidR="4B7F6E69" w:rsidRPr="27828C27">
        <w:rPr>
          <w:rFonts w:asciiTheme="majorHAnsi" w:hAnsiTheme="majorHAnsi" w:cstheme="majorBidi"/>
        </w:rPr>
        <w:t>,</w:t>
      </w:r>
      <w:r w:rsidR="00A36C6A" w:rsidRPr="27828C27">
        <w:rPr>
          <w:rFonts w:asciiTheme="majorHAnsi" w:hAnsiTheme="majorHAnsi" w:cstheme="majorBidi"/>
        </w:rPr>
        <w:t xml:space="preserve"> </w:t>
      </w:r>
      <w:r w:rsidRPr="27828C27">
        <w:rPr>
          <w:rFonts w:asciiTheme="majorHAnsi" w:hAnsiTheme="majorHAnsi" w:cstheme="majorBidi"/>
        </w:rPr>
        <w:t>an allergy to sulfa drugs</w:t>
      </w:r>
      <w:r w:rsidR="07FD9144" w:rsidRPr="27828C27">
        <w:rPr>
          <w:rFonts w:asciiTheme="majorHAnsi" w:hAnsiTheme="majorHAnsi" w:cstheme="majorBidi"/>
        </w:rPr>
        <w:t>,</w:t>
      </w:r>
      <w:r w:rsidRPr="27828C27">
        <w:rPr>
          <w:rFonts w:asciiTheme="majorHAnsi" w:hAnsiTheme="majorHAnsi" w:cstheme="majorBidi"/>
        </w:rPr>
        <w:t xml:space="preserve"> and shellfish.</w:t>
      </w:r>
    </w:p>
    <w:p w14:paraId="68033360" w14:textId="77777777" w:rsidR="007607F7" w:rsidRPr="007607F7" w:rsidRDefault="00EC0987" w:rsidP="00A5344F">
      <w:pPr>
        <w:pStyle w:val="ListParagraph"/>
        <w:numPr>
          <w:ilvl w:val="0"/>
          <w:numId w:val="56"/>
        </w:numPr>
        <w:spacing w:after="0" w:line="240" w:lineRule="auto"/>
        <w:rPr>
          <w:rFonts w:asciiTheme="majorHAnsi" w:hAnsiTheme="majorHAnsi" w:cstheme="majorHAnsi"/>
        </w:rPr>
      </w:pPr>
      <w:r w:rsidRPr="007607F7">
        <w:rPr>
          <w:rFonts w:asciiTheme="majorHAnsi" w:hAnsiTheme="majorHAnsi" w:cstheme="majorHAnsi"/>
        </w:rPr>
        <w:t xml:space="preserve">She </w:t>
      </w:r>
      <w:r w:rsidR="3BF84FA6" w:rsidRPr="007607F7">
        <w:rPr>
          <w:rFonts w:asciiTheme="majorHAnsi" w:hAnsiTheme="majorHAnsi" w:cstheme="majorHAnsi"/>
        </w:rPr>
        <w:t>takes</w:t>
      </w:r>
      <w:r w:rsidRPr="007607F7">
        <w:rPr>
          <w:rFonts w:asciiTheme="majorHAnsi" w:hAnsiTheme="majorHAnsi" w:cstheme="majorHAnsi"/>
        </w:rPr>
        <w:t xml:space="preserve"> Tylenol </w:t>
      </w:r>
      <w:r w:rsidR="77DD9801" w:rsidRPr="007607F7">
        <w:rPr>
          <w:rFonts w:asciiTheme="majorHAnsi" w:hAnsiTheme="majorHAnsi" w:cstheme="majorHAnsi"/>
        </w:rPr>
        <w:t>when she has a</w:t>
      </w:r>
      <w:r w:rsidRPr="007607F7">
        <w:rPr>
          <w:rFonts w:asciiTheme="majorHAnsi" w:hAnsiTheme="majorHAnsi" w:cstheme="majorHAnsi"/>
        </w:rPr>
        <w:t xml:space="preserve"> headache.</w:t>
      </w:r>
    </w:p>
    <w:p w14:paraId="57DAB773" w14:textId="0B200F9A" w:rsidR="00EC0987" w:rsidRPr="007607F7" w:rsidRDefault="00EC0987" w:rsidP="00A5344F">
      <w:pPr>
        <w:pStyle w:val="ListParagraph"/>
        <w:numPr>
          <w:ilvl w:val="0"/>
          <w:numId w:val="56"/>
        </w:numPr>
        <w:spacing w:after="0" w:line="240" w:lineRule="auto"/>
        <w:rPr>
          <w:rFonts w:asciiTheme="majorHAnsi" w:hAnsiTheme="majorHAnsi" w:cstheme="majorHAnsi"/>
        </w:rPr>
      </w:pPr>
      <w:r w:rsidRPr="007607F7">
        <w:rPr>
          <w:rFonts w:asciiTheme="majorHAnsi" w:hAnsiTheme="majorHAnsi" w:cstheme="majorHAnsi"/>
        </w:rPr>
        <w:t>She tried to eat a hamburger last night but vomited and does not feel like eating today.</w:t>
      </w:r>
    </w:p>
    <w:p w14:paraId="51DDC63C" w14:textId="77777777" w:rsidR="007607F7" w:rsidRPr="007607F7" w:rsidRDefault="00EC0987" w:rsidP="00A5344F">
      <w:pPr>
        <w:pStyle w:val="ListParagraph"/>
        <w:numPr>
          <w:ilvl w:val="0"/>
          <w:numId w:val="56"/>
        </w:numPr>
        <w:spacing w:after="0" w:line="240" w:lineRule="auto"/>
        <w:rPr>
          <w:rFonts w:asciiTheme="majorHAnsi" w:hAnsiTheme="majorHAnsi" w:cstheme="majorHAnsi"/>
        </w:rPr>
      </w:pPr>
      <w:r w:rsidRPr="007607F7">
        <w:rPr>
          <w:rFonts w:asciiTheme="majorHAnsi" w:hAnsiTheme="majorHAnsi" w:cstheme="majorHAnsi"/>
        </w:rPr>
        <w:t>She took care of her boyfriend last week, and he had similar symptoms.</w:t>
      </w:r>
    </w:p>
    <w:p w14:paraId="33675B26" w14:textId="6F029A13" w:rsidR="00EC0987" w:rsidRPr="007607F7" w:rsidRDefault="00EC0987" w:rsidP="00A5344F">
      <w:pPr>
        <w:pStyle w:val="ListParagraph"/>
        <w:numPr>
          <w:ilvl w:val="0"/>
          <w:numId w:val="56"/>
        </w:numPr>
        <w:spacing w:after="0" w:line="240" w:lineRule="auto"/>
        <w:rPr>
          <w:rFonts w:asciiTheme="majorHAnsi" w:hAnsiTheme="majorHAnsi" w:cstheme="majorHAnsi"/>
        </w:rPr>
      </w:pPr>
      <w:r w:rsidRPr="007607F7">
        <w:rPr>
          <w:rFonts w:asciiTheme="majorHAnsi" w:hAnsiTheme="majorHAnsi" w:cstheme="majorHAnsi"/>
        </w:rPr>
        <w:t>She collided with another player last week and was sore for a day. Her abdomen is a little sore.</w:t>
      </w:r>
    </w:p>
    <w:p w14:paraId="2E870CF2" w14:textId="16F05DB1" w:rsidR="00FC306D" w:rsidRPr="00A5344F" w:rsidRDefault="007B70EA" w:rsidP="27828C27">
      <w:pPr>
        <w:pStyle w:val="Heading3"/>
        <w:spacing w:after="200" w:line="240" w:lineRule="auto"/>
        <w:rPr>
          <w:sz w:val="24"/>
          <w:szCs w:val="24"/>
        </w:rPr>
      </w:pPr>
      <w:r w:rsidRPr="27828C27">
        <w:rPr>
          <w:sz w:val="24"/>
          <w:szCs w:val="24"/>
        </w:rPr>
        <w:t xml:space="preserve">Drag and </w:t>
      </w:r>
      <w:r w:rsidR="00A36C6A" w:rsidRPr="27828C27">
        <w:rPr>
          <w:sz w:val="24"/>
          <w:szCs w:val="24"/>
        </w:rPr>
        <w:t>D</w:t>
      </w:r>
      <w:r w:rsidRPr="27828C27">
        <w:rPr>
          <w:sz w:val="24"/>
          <w:szCs w:val="24"/>
        </w:rPr>
        <w:t>rop Question</w:t>
      </w:r>
    </w:p>
    <w:p w14:paraId="60CB31DE" w14:textId="06FCDE9D" w:rsidR="003A60C6" w:rsidRPr="007607F7" w:rsidRDefault="00EC0987" w:rsidP="27828C27">
      <w:pPr>
        <w:spacing w:after="120" w:line="240" w:lineRule="auto"/>
        <w:rPr>
          <w:rFonts w:asciiTheme="majorHAnsi" w:hAnsiTheme="majorHAnsi" w:cstheme="majorBidi"/>
          <w:b/>
          <w:bCs/>
        </w:rPr>
      </w:pPr>
      <w:r w:rsidRPr="27828C27">
        <w:rPr>
          <w:rFonts w:asciiTheme="majorHAnsi" w:hAnsiTheme="majorHAnsi" w:cstheme="majorBidi"/>
          <w:b/>
          <w:bCs/>
        </w:rPr>
        <w:t>1</w:t>
      </w:r>
      <w:r w:rsidR="029496E5" w:rsidRPr="27828C27">
        <w:rPr>
          <w:rFonts w:asciiTheme="majorHAnsi" w:hAnsiTheme="majorHAnsi" w:cstheme="majorBidi"/>
          <w:b/>
          <w:bCs/>
        </w:rPr>
        <w:t>42</w:t>
      </w:r>
      <w:r w:rsidRPr="27828C27">
        <w:rPr>
          <w:rFonts w:asciiTheme="majorHAnsi" w:hAnsiTheme="majorHAnsi" w:cstheme="majorBidi"/>
          <w:b/>
          <w:bCs/>
        </w:rPr>
        <w:t xml:space="preserve">. </w:t>
      </w:r>
      <w:r w:rsidR="00F655EA" w:rsidRPr="27828C27">
        <w:rPr>
          <w:rFonts w:asciiTheme="majorHAnsi" w:hAnsiTheme="majorHAnsi" w:cstheme="majorBidi"/>
          <w:b/>
          <w:bCs/>
        </w:rPr>
        <w:t xml:space="preserve">What question does the athletic trainer need to ask regarding a history for this injured athlete? </w:t>
      </w:r>
      <w:r w:rsidR="00A36C6A" w:rsidRPr="27828C27">
        <w:rPr>
          <w:rFonts w:asciiTheme="majorHAnsi" w:hAnsiTheme="majorHAnsi" w:cstheme="majorBidi"/>
          <w:b/>
          <w:bCs/>
        </w:rPr>
        <w:t xml:space="preserve">What are </w:t>
      </w:r>
      <w:r w:rsidR="00F655EA" w:rsidRPr="27828C27">
        <w:rPr>
          <w:rFonts w:asciiTheme="majorHAnsi" w:hAnsiTheme="majorHAnsi" w:cstheme="majorBidi"/>
          <w:b/>
          <w:bCs/>
        </w:rPr>
        <w:t>the anatomical parts of the mouth and throat</w:t>
      </w:r>
      <w:r w:rsidR="00A36C6A" w:rsidRPr="27828C27">
        <w:rPr>
          <w:rFonts w:asciiTheme="majorHAnsi" w:hAnsiTheme="majorHAnsi" w:cstheme="majorBidi"/>
          <w:b/>
          <w:bCs/>
        </w:rPr>
        <w:t>?</w:t>
      </w:r>
    </w:p>
    <w:p w14:paraId="2706AC99" w14:textId="68B7C618" w:rsidR="00294DA7" w:rsidRPr="007607F7" w:rsidRDefault="00D2124E" w:rsidP="003A60C6">
      <w:pPr>
        <w:rPr>
          <w:rFonts w:asciiTheme="majorHAnsi" w:hAnsiTheme="majorHAnsi" w:cstheme="majorHAnsi"/>
          <w:b/>
          <w:bCs/>
        </w:rPr>
      </w:pPr>
      <w:r w:rsidRPr="007607F7">
        <w:rPr>
          <w:rFonts w:asciiTheme="majorHAnsi" w:hAnsiTheme="majorHAnsi" w:cstheme="majorHAnsi"/>
          <w:b/>
          <w:bCs/>
          <w:noProof/>
          <w:color w:val="2B579A"/>
        </w:rPr>
        <w:lastRenderedPageBreak/>
        <w:drawing>
          <wp:inline distT="0" distB="0" distL="0" distR="0" wp14:anchorId="206316F7" wp14:editId="645C67F5">
            <wp:extent cx="5486400" cy="1870710"/>
            <wp:effectExtent l="0" t="0" r="0" b="0"/>
            <wp:docPr id="447768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768450" name=""/>
                    <pic:cNvPicPr/>
                  </pic:nvPicPr>
                  <pic:blipFill>
                    <a:blip r:embed="rId31"/>
                    <a:stretch>
                      <a:fillRect/>
                    </a:stretch>
                  </pic:blipFill>
                  <pic:spPr>
                    <a:xfrm>
                      <a:off x="0" y="0"/>
                      <a:ext cx="5486400" cy="1870710"/>
                    </a:xfrm>
                    <a:prstGeom prst="rect">
                      <a:avLst/>
                    </a:prstGeom>
                  </pic:spPr>
                </pic:pic>
              </a:graphicData>
            </a:graphic>
          </wp:inline>
        </w:drawing>
      </w:r>
    </w:p>
    <w:p w14:paraId="5816B983" w14:textId="77777777" w:rsidR="00294DA7" w:rsidRPr="007607F7" w:rsidRDefault="00294DA7" w:rsidP="00A44AFE">
      <w:pPr>
        <w:pStyle w:val="ListParagraph"/>
        <w:numPr>
          <w:ilvl w:val="0"/>
          <w:numId w:val="57"/>
        </w:numPr>
        <w:rPr>
          <w:rFonts w:asciiTheme="majorHAnsi" w:hAnsiTheme="majorHAnsi" w:cstheme="majorHAnsi"/>
        </w:rPr>
      </w:pPr>
      <w:r w:rsidRPr="007607F7">
        <w:rPr>
          <w:rFonts w:asciiTheme="majorHAnsi" w:hAnsiTheme="majorHAnsi" w:cstheme="majorHAnsi"/>
        </w:rPr>
        <w:t>Anterior pillar change to palatoglossal arch → _________2_________</w:t>
      </w:r>
    </w:p>
    <w:p w14:paraId="7AD7C5DB" w14:textId="77777777" w:rsidR="00294DA7" w:rsidRPr="007607F7" w:rsidRDefault="00294DA7" w:rsidP="00A44AFE">
      <w:pPr>
        <w:pStyle w:val="ListParagraph"/>
        <w:numPr>
          <w:ilvl w:val="0"/>
          <w:numId w:val="57"/>
        </w:numPr>
        <w:rPr>
          <w:rFonts w:asciiTheme="majorHAnsi" w:hAnsiTheme="majorHAnsi" w:cstheme="majorHAnsi"/>
        </w:rPr>
      </w:pPr>
      <w:r w:rsidRPr="007607F7">
        <w:rPr>
          <w:rFonts w:asciiTheme="majorHAnsi" w:hAnsiTheme="majorHAnsi" w:cstheme="majorHAnsi"/>
        </w:rPr>
        <w:t>Hard palate → _______4___________</w:t>
      </w:r>
    </w:p>
    <w:p w14:paraId="42CE58A5" w14:textId="77777777" w:rsidR="00294DA7" w:rsidRPr="007607F7" w:rsidRDefault="00294DA7" w:rsidP="00A44AFE">
      <w:pPr>
        <w:pStyle w:val="ListParagraph"/>
        <w:numPr>
          <w:ilvl w:val="0"/>
          <w:numId w:val="57"/>
        </w:numPr>
        <w:rPr>
          <w:rFonts w:asciiTheme="majorHAnsi" w:hAnsiTheme="majorHAnsi" w:cstheme="majorHAnsi"/>
        </w:rPr>
      </w:pPr>
      <w:r w:rsidRPr="007607F7">
        <w:rPr>
          <w:rFonts w:asciiTheme="majorHAnsi" w:hAnsiTheme="majorHAnsi" w:cstheme="majorHAnsi"/>
        </w:rPr>
        <w:t>Right tonsil → ________3__________</w:t>
      </w:r>
    </w:p>
    <w:p w14:paraId="012B95FA" w14:textId="77777777" w:rsidR="00294DA7" w:rsidRPr="007607F7" w:rsidRDefault="00294DA7" w:rsidP="00A44AFE">
      <w:pPr>
        <w:pStyle w:val="ListParagraph"/>
        <w:numPr>
          <w:ilvl w:val="0"/>
          <w:numId w:val="57"/>
        </w:numPr>
        <w:rPr>
          <w:rFonts w:asciiTheme="majorHAnsi" w:hAnsiTheme="majorHAnsi" w:cstheme="majorHAnsi"/>
        </w:rPr>
      </w:pPr>
      <w:r w:rsidRPr="007607F7">
        <w:rPr>
          <w:rFonts w:asciiTheme="majorHAnsi" w:hAnsiTheme="majorHAnsi" w:cstheme="majorHAnsi"/>
        </w:rPr>
        <w:t>Pharynx → _______7___________</w:t>
      </w:r>
    </w:p>
    <w:p w14:paraId="002537BE" w14:textId="77777777" w:rsidR="00294DA7" w:rsidRPr="007607F7" w:rsidRDefault="00294DA7" w:rsidP="00A44AFE">
      <w:pPr>
        <w:pStyle w:val="ListParagraph"/>
        <w:numPr>
          <w:ilvl w:val="0"/>
          <w:numId w:val="57"/>
        </w:numPr>
        <w:rPr>
          <w:rFonts w:asciiTheme="majorHAnsi" w:hAnsiTheme="majorHAnsi" w:cstheme="majorHAnsi"/>
        </w:rPr>
      </w:pPr>
      <w:r w:rsidRPr="007607F7">
        <w:rPr>
          <w:rFonts w:asciiTheme="majorHAnsi" w:hAnsiTheme="majorHAnsi" w:cstheme="majorHAnsi"/>
        </w:rPr>
        <w:t>Soft palate → _________5_________</w:t>
      </w:r>
    </w:p>
    <w:p w14:paraId="2ED8360A" w14:textId="77777777" w:rsidR="00294DA7" w:rsidRPr="007607F7" w:rsidRDefault="00294DA7" w:rsidP="00A44AFE">
      <w:pPr>
        <w:pStyle w:val="ListParagraph"/>
        <w:numPr>
          <w:ilvl w:val="0"/>
          <w:numId w:val="57"/>
        </w:numPr>
        <w:rPr>
          <w:rFonts w:asciiTheme="majorHAnsi" w:hAnsiTheme="majorHAnsi" w:cstheme="majorHAnsi"/>
        </w:rPr>
      </w:pPr>
      <w:r w:rsidRPr="007607F7">
        <w:rPr>
          <w:rFonts w:asciiTheme="majorHAnsi" w:hAnsiTheme="majorHAnsi" w:cstheme="majorHAnsi"/>
        </w:rPr>
        <w:t>Uvula → _________6_________</w:t>
      </w:r>
    </w:p>
    <w:p w14:paraId="379DDD95" w14:textId="77777777" w:rsidR="00294DA7" w:rsidRPr="007607F7" w:rsidRDefault="00294DA7" w:rsidP="00A44AFE">
      <w:pPr>
        <w:pStyle w:val="ListParagraph"/>
        <w:numPr>
          <w:ilvl w:val="0"/>
          <w:numId w:val="57"/>
        </w:numPr>
        <w:rPr>
          <w:rFonts w:asciiTheme="majorHAnsi" w:hAnsiTheme="majorHAnsi" w:cstheme="majorHAnsi"/>
        </w:rPr>
      </w:pPr>
      <w:r w:rsidRPr="007607F7">
        <w:rPr>
          <w:rFonts w:asciiTheme="majorHAnsi" w:hAnsiTheme="majorHAnsi" w:cstheme="majorHAnsi"/>
        </w:rPr>
        <w:t>Tongue → _______8___________</w:t>
      </w:r>
    </w:p>
    <w:p w14:paraId="142B913D" w14:textId="3E4A7731" w:rsidR="003A60C6" w:rsidRPr="007607F7" w:rsidRDefault="00294DA7" w:rsidP="00A44AFE">
      <w:pPr>
        <w:pStyle w:val="ListParagraph"/>
        <w:numPr>
          <w:ilvl w:val="0"/>
          <w:numId w:val="57"/>
        </w:numPr>
        <w:rPr>
          <w:rFonts w:asciiTheme="majorHAnsi" w:hAnsiTheme="majorHAnsi" w:cstheme="majorHAnsi"/>
        </w:rPr>
      </w:pPr>
      <w:r w:rsidRPr="007607F7">
        <w:rPr>
          <w:rFonts w:asciiTheme="majorHAnsi" w:hAnsiTheme="majorHAnsi" w:cstheme="majorHAnsi"/>
        </w:rPr>
        <w:t>Posterior pillar change to palatopharyngeal arch → ______1____________</w:t>
      </w:r>
    </w:p>
    <w:p w14:paraId="404452CF" w14:textId="2423F1B1" w:rsidR="001D72E2" w:rsidRDefault="00BE4E14" w:rsidP="27828C27">
      <w:pPr>
        <w:pStyle w:val="Heading3"/>
        <w:spacing w:after="200" w:line="240" w:lineRule="auto"/>
        <w:rPr>
          <w:rFonts w:eastAsiaTheme="minorEastAsia"/>
          <w:color w:val="auto"/>
        </w:rPr>
      </w:pPr>
      <w:r w:rsidRPr="27828C27">
        <w:rPr>
          <w:sz w:val="24"/>
          <w:szCs w:val="24"/>
        </w:rPr>
        <w:t>Multiple Select Question</w:t>
      </w:r>
    </w:p>
    <w:p w14:paraId="2C159220" w14:textId="0F07B157" w:rsidR="001226D8" w:rsidRPr="007607F7" w:rsidRDefault="00D2124E" w:rsidP="27828C27">
      <w:pPr>
        <w:spacing w:after="120" w:line="240" w:lineRule="auto"/>
        <w:rPr>
          <w:rFonts w:asciiTheme="majorHAnsi" w:hAnsiTheme="majorHAnsi" w:cstheme="majorBidi"/>
          <w:b/>
          <w:bCs/>
        </w:rPr>
      </w:pPr>
      <w:r w:rsidRPr="27828C27">
        <w:rPr>
          <w:rFonts w:asciiTheme="majorHAnsi" w:hAnsiTheme="majorHAnsi" w:cstheme="majorBidi"/>
          <w:b/>
          <w:bCs/>
        </w:rPr>
        <w:t>1</w:t>
      </w:r>
      <w:r w:rsidR="09E98086" w:rsidRPr="27828C27">
        <w:rPr>
          <w:rFonts w:asciiTheme="majorHAnsi" w:hAnsiTheme="majorHAnsi" w:cstheme="majorBidi"/>
          <w:b/>
          <w:bCs/>
        </w:rPr>
        <w:t>43</w:t>
      </w:r>
      <w:r w:rsidRPr="27828C27">
        <w:rPr>
          <w:rFonts w:asciiTheme="majorHAnsi" w:hAnsiTheme="majorHAnsi" w:cstheme="majorBidi"/>
          <w:b/>
          <w:bCs/>
        </w:rPr>
        <w:t>.</w:t>
      </w:r>
      <w:r w:rsidR="001226D8" w:rsidRPr="27828C27">
        <w:rPr>
          <w:rFonts w:asciiTheme="majorHAnsi" w:hAnsiTheme="majorHAnsi" w:cstheme="majorBidi"/>
          <w:b/>
          <w:bCs/>
        </w:rPr>
        <w:t xml:space="preserve"> As the athletic trainer conducts the history portion of the examination, they are also incorporating several special tests. Which tests would be</w:t>
      </w:r>
      <w:r w:rsidR="00A36C6A" w:rsidRPr="27828C27">
        <w:rPr>
          <w:rFonts w:asciiTheme="majorHAnsi" w:hAnsiTheme="majorHAnsi" w:cstheme="majorBidi"/>
          <w:b/>
          <w:bCs/>
        </w:rPr>
        <w:t xml:space="preserve"> </w:t>
      </w:r>
      <w:r w:rsidR="001226D8" w:rsidRPr="27828C27">
        <w:rPr>
          <w:rFonts w:asciiTheme="majorHAnsi" w:hAnsiTheme="majorHAnsi" w:cstheme="majorBidi"/>
          <w:b/>
          <w:bCs/>
        </w:rPr>
        <w:t>most appropriate for the athletic trainer’s patient based on the information gathered at this point? Choose all that apply.</w:t>
      </w:r>
    </w:p>
    <w:p w14:paraId="2A1F76AE" w14:textId="1D43CAEE" w:rsidR="001226D8" w:rsidRPr="007607F7" w:rsidRDefault="00A36C6A" w:rsidP="27828C27">
      <w:pPr>
        <w:spacing w:after="0" w:line="240" w:lineRule="auto"/>
        <w:ind w:left="357"/>
        <w:rPr>
          <w:rFonts w:asciiTheme="majorHAnsi" w:hAnsiTheme="majorHAnsi" w:cstheme="majorBidi"/>
        </w:rPr>
      </w:pPr>
      <w:r w:rsidRPr="27828C27">
        <w:rPr>
          <w:rFonts w:asciiTheme="majorHAnsi" w:hAnsiTheme="majorHAnsi" w:cstheme="majorBidi"/>
        </w:rPr>
        <w:t xml:space="preserve">*a. </w:t>
      </w:r>
      <w:r w:rsidR="001226D8" w:rsidRPr="27828C27">
        <w:rPr>
          <w:rFonts w:asciiTheme="majorHAnsi" w:hAnsiTheme="majorHAnsi" w:cstheme="majorBidi"/>
        </w:rPr>
        <w:t>Auscultation of the abdomen</w:t>
      </w:r>
    </w:p>
    <w:p w14:paraId="1418B1BA" w14:textId="2757F11A" w:rsidR="001226D8" w:rsidRPr="007607F7" w:rsidRDefault="00A36C6A" w:rsidP="27828C27">
      <w:pPr>
        <w:spacing w:after="0" w:line="240" w:lineRule="auto"/>
        <w:ind w:left="357"/>
        <w:rPr>
          <w:rFonts w:asciiTheme="majorHAnsi" w:hAnsiTheme="majorHAnsi" w:cstheme="majorBidi"/>
        </w:rPr>
      </w:pPr>
      <w:r w:rsidRPr="27828C27">
        <w:rPr>
          <w:rFonts w:asciiTheme="majorHAnsi" w:hAnsiTheme="majorHAnsi" w:cstheme="majorBidi"/>
        </w:rPr>
        <w:t xml:space="preserve">*b. </w:t>
      </w:r>
      <w:r w:rsidR="001226D8" w:rsidRPr="27828C27">
        <w:rPr>
          <w:rFonts w:asciiTheme="majorHAnsi" w:hAnsiTheme="majorHAnsi" w:cstheme="majorBidi"/>
        </w:rPr>
        <w:t>Auscultation of the thoracic cavity</w:t>
      </w:r>
    </w:p>
    <w:p w14:paraId="1266EF1C" w14:textId="35D2E646" w:rsidR="001226D8" w:rsidRPr="007607F7" w:rsidRDefault="00A36C6A" w:rsidP="27828C27">
      <w:pPr>
        <w:spacing w:after="0" w:line="240" w:lineRule="auto"/>
        <w:ind w:left="357"/>
        <w:rPr>
          <w:rFonts w:asciiTheme="majorHAnsi" w:hAnsiTheme="majorHAnsi" w:cstheme="majorBidi"/>
        </w:rPr>
      </w:pPr>
      <w:r w:rsidRPr="27828C27">
        <w:rPr>
          <w:rFonts w:asciiTheme="majorHAnsi" w:hAnsiTheme="majorHAnsi" w:cstheme="majorBidi"/>
        </w:rPr>
        <w:t xml:space="preserve">c. </w:t>
      </w:r>
      <w:r w:rsidR="001226D8" w:rsidRPr="27828C27">
        <w:rPr>
          <w:rFonts w:asciiTheme="majorHAnsi" w:hAnsiTheme="majorHAnsi" w:cstheme="majorBidi"/>
        </w:rPr>
        <w:t>BESS or Rhomberg</w:t>
      </w:r>
    </w:p>
    <w:p w14:paraId="11EFC40A" w14:textId="123BE20A" w:rsidR="001226D8" w:rsidRPr="007607F7" w:rsidRDefault="00A36C6A" w:rsidP="27828C27">
      <w:pPr>
        <w:spacing w:after="0" w:line="240" w:lineRule="auto"/>
        <w:ind w:left="357"/>
        <w:rPr>
          <w:rFonts w:asciiTheme="majorHAnsi" w:hAnsiTheme="majorHAnsi" w:cstheme="majorBidi"/>
        </w:rPr>
      </w:pPr>
      <w:r w:rsidRPr="27828C27">
        <w:rPr>
          <w:rFonts w:asciiTheme="majorHAnsi" w:hAnsiTheme="majorHAnsi" w:cstheme="majorBidi"/>
        </w:rPr>
        <w:t xml:space="preserve">d. </w:t>
      </w:r>
      <w:r w:rsidR="001226D8" w:rsidRPr="27828C27">
        <w:rPr>
          <w:rFonts w:asciiTheme="majorHAnsi" w:hAnsiTheme="majorHAnsi" w:cstheme="majorBidi"/>
        </w:rPr>
        <w:t>Brudzinski’s test</w:t>
      </w:r>
    </w:p>
    <w:p w14:paraId="36407652" w14:textId="1B241EB7" w:rsidR="001226D8" w:rsidRPr="007607F7" w:rsidRDefault="00A36C6A" w:rsidP="27828C27">
      <w:pPr>
        <w:spacing w:after="0" w:line="240" w:lineRule="auto"/>
        <w:ind w:left="357"/>
        <w:rPr>
          <w:rFonts w:asciiTheme="majorHAnsi" w:hAnsiTheme="majorHAnsi" w:cstheme="majorBidi"/>
        </w:rPr>
      </w:pPr>
      <w:r w:rsidRPr="27828C27">
        <w:rPr>
          <w:rFonts w:asciiTheme="majorHAnsi" w:hAnsiTheme="majorHAnsi" w:cstheme="majorBidi"/>
        </w:rPr>
        <w:t xml:space="preserve">e. </w:t>
      </w:r>
      <w:r w:rsidR="001226D8" w:rsidRPr="27828C27">
        <w:rPr>
          <w:rFonts w:asciiTheme="majorHAnsi" w:hAnsiTheme="majorHAnsi" w:cstheme="majorBidi"/>
        </w:rPr>
        <w:t>Ophthalmoscope of the eyes</w:t>
      </w:r>
    </w:p>
    <w:p w14:paraId="6207F497" w14:textId="1DD68DEC" w:rsidR="001226D8" w:rsidRPr="007607F7" w:rsidRDefault="00A36C6A" w:rsidP="27828C27">
      <w:pPr>
        <w:spacing w:after="0" w:line="240" w:lineRule="auto"/>
        <w:ind w:left="357"/>
        <w:rPr>
          <w:rFonts w:asciiTheme="majorHAnsi" w:hAnsiTheme="majorHAnsi" w:cstheme="majorBidi"/>
        </w:rPr>
      </w:pPr>
      <w:r w:rsidRPr="27828C27">
        <w:rPr>
          <w:rFonts w:asciiTheme="majorHAnsi" w:hAnsiTheme="majorHAnsi" w:cstheme="majorBidi"/>
        </w:rPr>
        <w:t xml:space="preserve">*f. </w:t>
      </w:r>
      <w:r w:rsidR="001226D8" w:rsidRPr="27828C27">
        <w:rPr>
          <w:rFonts w:asciiTheme="majorHAnsi" w:hAnsiTheme="majorHAnsi" w:cstheme="majorBidi"/>
        </w:rPr>
        <w:t>Otoscope of ears, nose, and throat</w:t>
      </w:r>
    </w:p>
    <w:p w14:paraId="2DAAE440" w14:textId="734980AB" w:rsidR="001226D8" w:rsidRPr="007607F7" w:rsidRDefault="00A36C6A" w:rsidP="27828C27">
      <w:pPr>
        <w:spacing w:after="0" w:line="240" w:lineRule="auto"/>
        <w:ind w:left="357"/>
        <w:rPr>
          <w:rFonts w:asciiTheme="majorHAnsi" w:hAnsiTheme="majorHAnsi" w:cstheme="majorBidi"/>
        </w:rPr>
      </w:pPr>
      <w:r w:rsidRPr="27828C27">
        <w:rPr>
          <w:rFonts w:asciiTheme="majorHAnsi" w:hAnsiTheme="majorHAnsi" w:cstheme="majorBidi"/>
        </w:rPr>
        <w:t xml:space="preserve">*g. </w:t>
      </w:r>
      <w:r w:rsidR="001226D8" w:rsidRPr="27828C27">
        <w:rPr>
          <w:rFonts w:asciiTheme="majorHAnsi" w:hAnsiTheme="majorHAnsi" w:cstheme="majorBidi"/>
        </w:rPr>
        <w:t>Palpation of the abdomen</w:t>
      </w:r>
    </w:p>
    <w:p w14:paraId="2D323168" w14:textId="151AC708" w:rsidR="003A704F" w:rsidRDefault="003A704F" w:rsidP="27828C27">
      <w:pPr>
        <w:pStyle w:val="Heading3"/>
        <w:spacing w:after="200" w:line="240" w:lineRule="auto"/>
        <w:rPr>
          <w:sz w:val="24"/>
          <w:szCs w:val="24"/>
        </w:rPr>
      </w:pPr>
      <w:r w:rsidRPr="27828C27">
        <w:rPr>
          <w:sz w:val="24"/>
          <w:szCs w:val="24"/>
        </w:rPr>
        <w:t xml:space="preserve">Drag and </w:t>
      </w:r>
      <w:r w:rsidR="00A36C6A" w:rsidRPr="27828C27">
        <w:rPr>
          <w:sz w:val="24"/>
          <w:szCs w:val="24"/>
        </w:rPr>
        <w:t>D</w:t>
      </w:r>
      <w:r w:rsidRPr="27828C27">
        <w:rPr>
          <w:sz w:val="24"/>
          <w:szCs w:val="24"/>
        </w:rPr>
        <w:t>rop Question</w:t>
      </w:r>
    </w:p>
    <w:p w14:paraId="5F679089" w14:textId="58FE1BA4" w:rsidR="00D865B8" w:rsidRPr="007607F7" w:rsidRDefault="001226D8" w:rsidP="00A5344F">
      <w:pPr>
        <w:spacing w:after="120" w:line="240" w:lineRule="auto"/>
        <w:rPr>
          <w:rFonts w:asciiTheme="majorHAnsi" w:hAnsiTheme="majorHAnsi" w:cstheme="majorHAnsi"/>
          <w:b/>
          <w:bCs/>
        </w:rPr>
      </w:pPr>
      <w:r w:rsidRPr="007607F7">
        <w:rPr>
          <w:rFonts w:asciiTheme="majorHAnsi" w:hAnsiTheme="majorHAnsi" w:cstheme="majorHAnsi"/>
          <w:b/>
          <w:bCs/>
        </w:rPr>
        <w:t>1</w:t>
      </w:r>
      <w:r w:rsidR="15D22B5F" w:rsidRPr="007607F7">
        <w:rPr>
          <w:rFonts w:asciiTheme="majorHAnsi" w:hAnsiTheme="majorHAnsi" w:cstheme="majorHAnsi"/>
          <w:b/>
          <w:bCs/>
        </w:rPr>
        <w:t>44</w:t>
      </w:r>
      <w:r w:rsidRPr="007607F7">
        <w:rPr>
          <w:rFonts w:asciiTheme="majorHAnsi" w:hAnsiTheme="majorHAnsi" w:cstheme="majorHAnsi"/>
          <w:b/>
          <w:bCs/>
        </w:rPr>
        <w:t>.</w:t>
      </w:r>
      <w:r w:rsidR="00D865B8" w:rsidRPr="007607F7">
        <w:rPr>
          <w:rFonts w:asciiTheme="majorHAnsi" w:hAnsiTheme="majorHAnsi" w:cstheme="majorHAnsi"/>
          <w:b/>
          <w:bCs/>
        </w:rPr>
        <w:t xml:space="preserve"> Review the test findings and then drag the organs listed to their proper abdominal quadrant.</w:t>
      </w:r>
    </w:p>
    <w:p w14:paraId="7A0122F3" w14:textId="77777777" w:rsidR="007607F7" w:rsidRPr="007607F7" w:rsidRDefault="00D865B8" w:rsidP="00A5344F">
      <w:pPr>
        <w:spacing w:after="0" w:line="240" w:lineRule="auto"/>
        <w:rPr>
          <w:rFonts w:asciiTheme="majorHAnsi" w:hAnsiTheme="majorHAnsi" w:cstheme="majorHAnsi"/>
          <w:b/>
          <w:bCs/>
        </w:rPr>
      </w:pPr>
      <w:r w:rsidRPr="007607F7">
        <w:rPr>
          <w:rFonts w:asciiTheme="majorHAnsi" w:hAnsiTheme="majorHAnsi" w:cstheme="majorHAnsi"/>
          <w:b/>
          <w:bCs/>
        </w:rPr>
        <w:t>Test Findings: The special test performed revealed the following things:</w:t>
      </w:r>
    </w:p>
    <w:p w14:paraId="3DA29F62" w14:textId="1FB715CE" w:rsidR="00D865B8" w:rsidRPr="007607F7" w:rsidRDefault="00D865B8" w:rsidP="27828C27">
      <w:pPr>
        <w:pStyle w:val="ListParagraph"/>
        <w:numPr>
          <w:ilvl w:val="0"/>
          <w:numId w:val="59"/>
        </w:numPr>
        <w:spacing w:after="0" w:line="240" w:lineRule="auto"/>
        <w:contextualSpacing w:val="0"/>
        <w:rPr>
          <w:rFonts w:asciiTheme="majorHAnsi" w:hAnsiTheme="majorHAnsi" w:cstheme="majorBidi"/>
          <w:b/>
          <w:bCs/>
        </w:rPr>
      </w:pPr>
      <w:r w:rsidRPr="27828C27">
        <w:rPr>
          <w:rFonts w:asciiTheme="majorHAnsi" w:hAnsiTheme="majorHAnsi" w:cstheme="majorBidi"/>
          <w:b/>
          <w:bCs/>
        </w:rPr>
        <w:t xml:space="preserve">Auscultation of the abdomen and thoracic cavity </w:t>
      </w:r>
      <w:r w:rsidR="00352686" w:rsidRPr="27828C27">
        <w:rPr>
          <w:rFonts w:asciiTheme="majorHAnsi" w:hAnsiTheme="majorHAnsi" w:cstheme="majorBidi"/>
          <w:b/>
          <w:bCs/>
        </w:rPr>
        <w:t xml:space="preserve">is </w:t>
      </w:r>
      <w:r w:rsidRPr="27828C27">
        <w:rPr>
          <w:rFonts w:asciiTheme="majorHAnsi" w:hAnsiTheme="majorHAnsi" w:cstheme="majorBidi"/>
          <w:b/>
          <w:bCs/>
        </w:rPr>
        <w:t>normal.</w:t>
      </w:r>
    </w:p>
    <w:p w14:paraId="22C95283" w14:textId="7E3771CC" w:rsidR="00D865B8" w:rsidRPr="007607F7" w:rsidRDefault="00D865B8" w:rsidP="27828C27">
      <w:pPr>
        <w:pStyle w:val="ListParagraph"/>
        <w:numPr>
          <w:ilvl w:val="0"/>
          <w:numId w:val="59"/>
        </w:numPr>
        <w:spacing w:after="0" w:line="240" w:lineRule="auto"/>
        <w:contextualSpacing w:val="0"/>
        <w:rPr>
          <w:rFonts w:asciiTheme="majorHAnsi" w:hAnsiTheme="majorHAnsi" w:cstheme="majorBidi"/>
          <w:b/>
          <w:bCs/>
        </w:rPr>
      </w:pPr>
      <w:r w:rsidRPr="27828C27">
        <w:rPr>
          <w:rFonts w:asciiTheme="majorHAnsi" w:hAnsiTheme="majorHAnsi" w:cstheme="majorBidi"/>
          <w:b/>
          <w:bCs/>
        </w:rPr>
        <w:t xml:space="preserve">Examination of the nose and ears </w:t>
      </w:r>
      <w:r w:rsidR="00352686" w:rsidRPr="27828C27">
        <w:rPr>
          <w:rFonts w:asciiTheme="majorHAnsi" w:hAnsiTheme="majorHAnsi" w:cstheme="majorBidi"/>
          <w:b/>
          <w:bCs/>
        </w:rPr>
        <w:t xml:space="preserve">is </w:t>
      </w:r>
      <w:r w:rsidRPr="27828C27">
        <w:rPr>
          <w:rFonts w:asciiTheme="majorHAnsi" w:hAnsiTheme="majorHAnsi" w:cstheme="majorBidi"/>
          <w:b/>
          <w:bCs/>
        </w:rPr>
        <w:t>within normal limits.</w:t>
      </w:r>
    </w:p>
    <w:p w14:paraId="206F3240" w14:textId="77777777" w:rsidR="00D865B8" w:rsidRPr="007607F7" w:rsidRDefault="00D865B8" w:rsidP="00A5344F">
      <w:pPr>
        <w:pStyle w:val="ListParagraph"/>
        <w:numPr>
          <w:ilvl w:val="0"/>
          <w:numId w:val="59"/>
        </w:numPr>
        <w:spacing w:after="0" w:line="240" w:lineRule="auto"/>
        <w:contextualSpacing w:val="0"/>
        <w:rPr>
          <w:rFonts w:asciiTheme="majorHAnsi" w:hAnsiTheme="majorHAnsi" w:cstheme="majorHAnsi"/>
          <w:b/>
          <w:bCs/>
        </w:rPr>
      </w:pPr>
      <w:r w:rsidRPr="007607F7">
        <w:rPr>
          <w:rFonts w:asciiTheme="majorHAnsi" w:hAnsiTheme="majorHAnsi" w:cstheme="majorHAnsi"/>
          <w:b/>
          <w:bCs/>
        </w:rPr>
        <w:t>Examination of the throat reveals that it is red with white exudate, and the tonsils are swollen.</w:t>
      </w:r>
    </w:p>
    <w:p w14:paraId="64E77FBD" w14:textId="77777777" w:rsidR="00D865B8" w:rsidRPr="007607F7" w:rsidRDefault="00D865B8" w:rsidP="00D865B8">
      <w:pPr>
        <w:rPr>
          <w:rFonts w:asciiTheme="majorHAnsi" w:hAnsiTheme="majorHAnsi" w:cstheme="majorHAnsi"/>
          <w:b/>
          <w:bCs/>
        </w:rPr>
      </w:pPr>
      <w:r w:rsidRPr="007607F7">
        <w:rPr>
          <w:rFonts w:asciiTheme="majorHAnsi" w:hAnsiTheme="majorHAnsi" w:cstheme="majorHAnsi"/>
          <w:b/>
          <w:bCs/>
        </w:rPr>
        <w:t>The athletic trainer does palpation.</w:t>
      </w:r>
    </w:p>
    <w:tbl>
      <w:tblPr>
        <w:tblStyle w:val="TableGrid"/>
        <w:tblW w:w="0" w:type="auto"/>
        <w:tblLook w:val="04A0" w:firstRow="1" w:lastRow="0" w:firstColumn="1" w:lastColumn="0" w:noHBand="0" w:noVBand="1"/>
      </w:tblPr>
      <w:tblGrid>
        <w:gridCol w:w="2157"/>
        <w:gridCol w:w="2157"/>
        <w:gridCol w:w="2158"/>
        <w:gridCol w:w="2158"/>
      </w:tblGrid>
      <w:tr w:rsidR="008910F0" w:rsidRPr="007607F7" w14:paraId="73CA4CF4" w14:textId="77777777" w:rsidTr="27828C27">
        <w:tc>
          <w:tcPr>
            <w:tcW w:w="2157" w:type="dxa"/>
          </w:tcPr>
          <w:p w14:paraId="2C7B3AA7" w14:textId="52A547AE" w:rsidR="001D72E2" w:rsidRPr="007607F7" w:rsidRDefault="001D72E2" w:rsidP="27828C27">
            <w:pPr>
              <w:rPr>
                <w:rFonts w:asciiTheme="majorHAnsi" w:hAnsiTheme="majorHAnsi" w:cstheme="majorBidi"/>
              </w:rPr>
            </w:pPr>
            <w:r w:rsidRPr="27828C27">
              <w:rPr>
                <w:rFonts w:asciiTheme="majorHAnsi" w:hAnsiTheme="majorHAnsi" w:cstheme="majorBidi"/>
                <w:b/>
                <w:bCs/>
                <w:u w:val="single"/>
              </w:rPr>
              <w:t xml:space="preserve">Left </w:t>
            </w:r>
            <w:r w:rsidR="00352686" w:rsidRPr="27828C27">
              <w:rPr>
                <w:rFonts w:asciiTheme="majorHAnsi" w:hAnsiTheme="majorHAnsi" w:cstheme="majorBidi"/>
                <w:b/>
                <w:bCs/>
                <w:u w:val="single"/>
              </w:rPr>
              <w:t>U</w:t>
            </w:r>
            <w:r w:rsidRPr="27828C27">
              <w:rPr>
                <w:rFonts w:asciiTheme="majorHAnsi" w:hAnsiTheme="majorHAnsi" w:cstheme="majorBidi"/>
                <w:b/>
                <w:bCs/>
                <w:u w:val="single"/>
              </w:rPr>
              <w:t xml:space="preserve">pper </w:t>
            </w:r>
            <w:r w:rsidR="00352686" w:rsidRPr="27828C27">
              <w:rPr>
                <w:rFonts w:asciiTheme="majorHAnsi" w:hAnsiTheme="majorHAnsi" w:cstheme="majorBidi"/>
                <w:b/>
                <w:bCs/>
                <w:u w:val="single"/>
              </w:rPr>
              <w:t>Q</w:t>
            </w:r>
            <w:r w:rsidRPr="27828C27">
              <w:rPr>
                <w:rFonts w:asciiTheme="majorHAnsi" w:hAnsiTheme="majorHAnsi" w:cstheme="majorBidi"/>
                <w:b/>
                <w:bCs/>
                <w:u w:val="single"/>
              </w:rPr>
              <w:t>uadrant</w:t>
            </w:r>
          </w:p>
          <w:p w14:paraId="7490595A" w14:textId="77777777" w:rsidR="008910F0" w:rsidRPr="007607F7" w:rsidRDefault="008910F0" w:rsidP="003A60C6">
            <w:pPr>
              <w:rPr>
                <w:rFonts w:asciiTheme="majorHAnsi" w:hAnsiTheme="majorHAnsi" w:cstheme="majorHAnsi"/>
              </w:rPr>
            </w:pPr>
          </w:p>
        </w:tc>
        <w:tc>
          <w:tcPr>
            <w:tcW w:w="2157" w:type="dxa"/>
          </w:tcPr>
          <w:p w14:paraId="08681DA2" w14:textId="79EA0D50" w:rsidR="001D72E2" w:rsidRPr="007607F7" w:rsidRDefault="001D72E2" w:rsidP="27828C27">
            <w:pPr>
              <w:rPr>
                <w:rFonts w:asciiTheme="majorHAnsi" w:hAnsiTheme="majorHAnsi" w:cstheme="majorBidi"/>
              </w:rPr>
            </w:pPr>
            <w:r w:rsidRPr="27828C27">
              <w:rPr>
                <w:rFonts w:asciiTheme="majorHAnsi" w:hAnsiTheme="majorHAnsi" w:cstheme="majorBidi"/>
                <w:b/>
                <w:bCs/>
                <w:u w:val="single"/>
              </w:rPr>
              <w:t xml:space="preserve">Right </w:t>
            </w:r>
            <w:r w:rsidR="00352686" w:rsidRPr="27828C27">
              <w:rPr>
                <w:rFonts w:asciiTheme="majorHAnsi" w:hAnsiTheme="majorHAnsi" w:cstheme="majorBidi"/>
                <w:b/>
                <w:bCs/>
                <w:u w:val="single"/>
              </w:rPr>
              <w:t>U</w:t>
            </w:r>
            <w:r w:rsidRPr="27828C27">
              <w:rPr>
                <w:rFonts w:asciiTheme="majorHAnsi" w:hAnsiTheme="majorHAnsi" w:cstheme="majorBidi"/>
                <w:b/>
                <w:bCs/>
                <w:u w:val="single"/>
              </w:rPr>
              <w:t xml:space="preserve">pper </w:t>
            </w:r>
            <w:r w:rsidR="00352686" w:rsidRPr="27828C27">
              <w:rPr>
                <w:rFonts w:asciiTheme="majorHAnsi" w:hAnsiTheme="majorHAnsi" w:cstheme="majorBidi"/>
                <w:b/>
                <w:bCs/>
                <w:u w:val="single"/>
              </w:rPr>
              <w:t>Q</w:t>
            </w:r>
            <w:r w:rsidRPr="27828C27">
              <w:rPr>
                <w:rFonts w:asciiTheme="majorHAnsi" w:hAnsiTheme="majorHAnsi" w:cstheme="majorBidi"/>
                <w:b/>
                <w:bCs/>
                <w:u w:val="single"/>
              </w:rPr>
              <w:t>uadrant</w:t>
            </w:r>
          </w:p>
          <w:p w14:paraId="60C0D126" w14:textId="77777777" w:rsidR="008910F0" w:rsidRPr="007607F7" w:rsidRDefault="008910F0" w:rsidP="003A60C6">
            <w:pPr>
              <w:rPr>
                <w:rFonts w:asciiTheme="majorHAnsi" w:hAnsiTheme="majorHAnsi" w:cstheme="majorHAnsi"/>
              </w:rPr>
            </w:pPr>
          </w:p>
        </w:tc>
        <w:tc>
          <w:tcPr>
            <w:tcW w:w="2158" w:type="dxa"/>
          </w:tcPr>
          <w:p w14:paraId="6850F1CD" w14:textId="1EB44969" w:rsidR="001D72E2" w:rsidRPr="007607F7" w:rsidRDefault="001D72E2" w:rsidP="27828C27">
            <w:pPr>
              <w:rPr>
                <w:rFonts w:asciiTheme="majorHAnsi" w:hAnsiTheme="majorHAnsi" w:cstheme="majorBidi"/>
              </w:rPr>
            </w:pPr>
            <w:r w:rsidRPr="27828C27">
              <w:rPr>
                <w:rFonts w:asciiTheme="majorHAnsi" w:hAnsiTheme="majorHAnsi" w:cstheme="majorBidi"/>
                <w:b/>
                <w:bCs/>
                <w:u w:val="single"/>
              </w:rPr>
              <w:lastRenderedPageBreak/>
              <w:t xml:space="preserve">Left </w:t>
            </w:r>
            <w:r w:rsidR="00352686" w:rsidRPr="27828C27">
              <w:rPr>
                <w:rFonts w:asciiTheme="majorHAnsi" w:hAnsiTheme="majorHAnsi" w:cstheme="majorBidi"/>
                <w:b/>
                <w:bCs/>
                <w:u w:val="single"/>
              </w:rPr>
              <w:t>L</w:t>
            </w:r>
            <w:r w:rsidRPr="27828C27">
              <w:rPr>
                <w:rFonts w:asciiTheme="majorHAnsi" w:hAnsiTheme="majorHAnsi" w:cstheme="majorBidi"/>
                <w:b/>
                <w:bCs/>
                <w:u w:val="single"/>
              </w:rPr>
              <w:t xml:space="preserve">ower </w:t>
            </w:r>
            <w:r w:rsidR="00352686" w:rsidRPr="27828C27">
              <w:rPr>
                <w:rFonts w:asciiTheme="majorHAnsi" w:hAnsiTheme="majorHAnsi" w:cstheme="majorBidi"/>
                <w:b/>
                <w:bCs/>
                <w:u w:val="single"/>
              </w:rPr>
              <w:t>Q</w:t>
            </w:r>
            <w:r w:rsidRPr="27828C27">
              <w:rPr>
                <w:rFonts w:asciiTheme="majorHAnsi" w:hAnsiTheme="majorHAnsi" w:cstheme="majorBidi"/>
                <w:b/>
                <w:bCs/>
                <w:u w:val="single"/>
              </w:rPr>
              <w:t>uadrant</w:t>
            </w:r>
          </w:p>
          <w:p w14:paraId="60247798" w14:textId="77777777" w:rsidR="008910F0" w:rsidRPr="007607F7" w:rsidRDefault="008910F0" w:rsidP="003A60C6">
            <w:pPr>
              <w:rPr>
                <w:rFonts w:asciiTheme="majorHAnsi" w:hAnsiTheme="majorHAnsi" w:cstheme="majorHAnsi"/>
              </w:rPr>
            </w:pPr>
          </w:p>
        </w:tc>
        <w:tc>
          <w:tcPr>
            <w:tcW w:w="2158" w:type="dxa"/>
          </w:tcPr>
          <w:p w14:paraId="0EC34D6A" w14:textId="47A2A3EE" w:rsidR="001D72E2" w:rsidRPr="007607F7" w:rsidRDefault="001D72E2" w:rsidP="27828C27">
            <w:pPr>
              <w:rPr>
                <w:rFonts w:asciiTheme="majorHAnsi" w:hAnsiTheme="majorHAnsi" w:cstheme="majorBidi"/>
              </w:rPr>
            </w:pPr>
            <w:r w:rsidRPr="27828C27">
              <w:rPr>
                <w:rFonts w:asciiTheme="majorHAnsi" w:hAnsiTheme="majorHAnsi" w:cstheme="majorBidi"/>
                <w:b/>
                <w:bCs/>
                <w:u w:val="single"/>
              </w:rPr>
              <w:t xml:space="preserve">Right </w:t>
            </w:r>
            <w:r w:rsidR="00352686" w:rsidRPr="27828C27">
              <w:rPr>
                <w:rFonts w:asciiTheme="majorHAnsi" w:hAnsiTheme="majorHAnsi" w:cstheme="majorBidi"/>
                <w:b/>
                <w:bCs/>
                <w:u w:val="single"/>
              </w:rPr>
              <w:t>L</w:t>
            </w:r>
            <w:r w:rsidRPr="27828C27">
              <w:rPr>
                <w:rFonts w:asciiTheme="majorHAnsi" w:hAnsiTheme="majorHAnsi" w:cstheme="majorBidi"/>
                <w:b/>
                <w:bCs/>
                <w:u w:val="single"/>
              </w:rPr>
              <w:t xml:space="preserve">ower </w:t>
            </w:r>
            <w:r w:rsidR="00352686" w:rsidRPr="27828C27">
              <w:rPr>
                <w:rFonts w:asciiTheme="majorHAnsi" w:hAnsiTheme="majorHAnsi" w:cstheme="majorBidi"/>
                <w:b/>
                <w:bCs/>
                <w:u w:val="single"/>
              </w:rPr>
              <w:t>Q</w:t>
            </w:r>
            <w:r w:rsidRPr="27828C27">
              <w:rPr>
                <w:rFonts w:asciiTheme="majorHAnsi" w:hAnsiTheme="majorHAnsi" w:cstheme="majorBidi"/>
                <w:b/>
                <w:bCs/>
                <w:u w:val="single"/>
              </w:rPr>
              <w:t>uadrant</w:t>
            </w:r>
          </w:p>
          <w:p w14:paraId="720CE56C" w14:textId="77777777" w:rsidR="008910F0" w:rsidRPr="007607F7" w:rsidRDefault="008910F0" w:rsidP="003A60C6">
            <w:pPr>
              <w:rPr>
                <w:rFonts w:asciiTheme="majorHAnsi" w:hAnsiTheme="majorHAnsi" w:cstheme="majorHAnsi"/>
              </w:rPr>
            </w:pPr>
          </w:p>
        </w:tc>
      </w:tr>
      <w:tr w:rsidR="008910F0" w:rsidRPr="007607F7" w14:paraId="2CBAB097" w14:textId="77777777" w:rsidTr="27828C27">
        <w:tc>
          <w:tcPr>
            <w:tcW w:w="2157" w:type="dxa"/>
          </w:tcPr>
          <w:p w14:paraId="32F71C0F" w14:textId="20E1A50D" w:rsidR="008910F0" w:rsidRPr="007607F7" w:rsidRDefault="001D72E2" w:rsidP="003A60C6">
            <w:pPr>
              <w:rPr>
                <w:rFonts w:asciiTheme="majorHAnsi" w:hAnsiTheme="majorHAnsi" w:cstheme="majorHAnsi"/>
              </w:rPr>
            </w:pPr>
            <w:r w:rsidRPr="007607F7">
              <w:rPr>
                <w:rFonts w:asciiTheme="majorHAnsi" w:hAnsiTheme="majorHAnsi" w:cstheme="majorHAnsi"/>
              </w:rPr>
              <w:lastRenderedPageBreak/>
              <w:t>Drop spot 1</w:t>
            </w:r>
          </w:p>
        </w:tc>
        <w:tc>
          <w:tcPr>
            <w:tcW w:w="2157" w:type="dxa"/>
          </w:tcPr>
          <w:p w14:paraId="4CFC492F" w14:textId="520F41AD" w:rsidR="008910F0" w:rsidRPr="007607F7" w:rsidRDefault="001D72E2" w:rsidP="003A60C6">
            <w:pPr>
              <w:rPr>
                <w:rFonts w:asciiTheme="majorHAnsi" w:hAnsiTheme="majorHAnsi" w:cstheme="majorHAnsi"/>
              </w:rPr>
            </w:pPr>
            <w:r w:rsidRPr="007607F7">
              <w:rPr>
                <w:rFonts w:asciiTheme="majorHAnsi" w:hAnsiTheme="majorHAnsi" w:cstheme="majorHAnsi"/>
              </w:rPr>
              <w:t>Drop spot 2</w:t>
            </w:r>
          </w:p>
        </w:tc>
        <w:tc>
          <w:tcPr>
            <w:tcW w:w="2158" w:type="dxa"/>
          </w:tcPr>
          <w:p w14:paraId="059072D5" w14:textId="505E42FE" w:rsidR="008910F0" w:rsidRPr="007607F7" w:rsidRDefault="001D72E2" w:rsidP="003A60C6">
            <w:pPr>
              <w:rPr>
                <w:rFonts w:asciiTheme="majorHAnsi" w:hAnsiTheme="majorHAnsi" w:cstheme="majorHAnsi"/>
              </w:rPr>
            </w:pPr>
            <w:r w:rsidRPr="007607F7">
              <w:rPr>
                <w:rFonts w:asciiTheme="majorHAnsi" w:hAnsiTheme="majorHAnsi" w:cstheme="majorHAnsi"/>
              </w:rPr>
              <w:t>Drop spot 3</w:t>
            </w:r>
          </w:p>
        </w:tc>
        <w:tc>
          <w:tcPr>
            <w:tcW w:w="2158" w:type="dxa"/>
          </w:tcPr>
          <w:p w14:paraId="1192184B" w14:textId="2096D4FA" w:rsidR="008910F0" w:rsidRPr="007607F7" w:rsidRDefault="001D72E2" w:rsidP="003A60C6">
            <w:pPr>
              <w:rPr>
                <w:rFonts w:asciiTheme="majorHAnsi" w:hAnsiTheme="majorHAnsi" w:cstheme="majorHAnsi"/>
              </w:rPr>
            </w:pPr>
            <w:r w:rsidRPr="007607F7">
              <w:rPr>
                <w:rFonts w:asciiTheme="majorHAnsi" w:hAnsiTheme="majorHAnsi" w:cstheme="majorHAnsi"/>
              </w:rPr>
              <w:t>Drop spot 4</w:t>
            </w:r>
          </w:p>
        </w:tc>
      </w:tr>
    </w:tbl>
    <w:p w14:paraId="59746FC1" w14:textId="77777777" w:rsidR="008910F0" w:rsidRPr="007607F7" w:rsidRDefault="008910F0" w:rsidP="003A60C6">
      <w:pPr>
        <w:rPr>
          <w:rFonts w:asciiTheme="majorHAnsi" w:hAnsiTheme="majorHAnsi" w:cstheme="majorHAnsi"/>
        </w:rPr>
      </w:pPr>
    </w:p>
    <w:p w14:paraId="184BFAA1" w14:textId="40655626" w:rsidR="001D72E2" w:rsidRPr="007607F7" w:rsidRDefault="001D72E2" w:rsidP="00731512">
      <w:pPr>
        <w:pStyle w:val="ListParagraph"/>
        <w:numPr>
          <w:ilvl w:val="0"/>
          <w:numId w:val="60"/>
        </w:numPr>
        <w:spacing w:after="0" w:line="240" w:lineRule="auto"/>
        <w:ind w:left="714" w:hanging="357"/>
        <w:contextualSpacing w:val="0"/>
        <w:rPr>
          <w:rFonts w:asciiTheme="majorHAnsi" w:hAnsiTheme="majorHAnsi" w:cstheme="majorHAnsi"/>
        </w:rPr>
      </w:pPr>
      <w:r w:rsidRPr="007607F7">
        <w:rPr>
          <w:rFonts w:asciiTheme="majorHAnsi" w:hAnsiTheme="majorHAnsi" w:cstheme="majorHAnsi"/>
        </w:rPr>
        <w:t>Appendix → Drop spot 4</w:t>
      </w:r>
    </w:p>
    <w:p w14:paraId="35DAAD4F" w14:textId="3BC92E28" w:rsidR="001D72E2" w:rsidRPr="007607F7" w:rsidRDefault="001D72E2" w:rsidP="00731512">
      <w:pPr>
        <w:pStyle w:val="ListParagraph"/>
        <w:numPr>
          <w:ilvl w:val="0"/>
          <w:numId w:val="60"/>
        </w:numPr>
        <w:spacing w:after="0" w:line="240" w:lineRule="auto"/>
        <w:ind w:left="714" w:hanging="357"/>
        <w:contextualSpacing w:val="0"/>
        <w:rPr>
          <w:rFonts w:asciiTheme="majorHAnsi" w:hAnsiTheme="majorHAnsi" w:cstheme="majorHAnsi"/>
        </w:rPr>
      </w:pPr>
      <w:r w:rsidRPr="007607F7">
        <w:rPr>
          <w:rFonts w:asciiTheme="majorHAnsi" w:hAnsiTheme="majorHAnsi" w:cstheme="majorHAnsi"/>
        </w:rPr>
        <w:t>Cecum → Drop spot 4</w:t>
      </w:r>
    </w:p>
    <w:p w14:paraId="601D6678" w14:textId="77777777" w:rsidR="001D72E2" w:rsidRPr="007607F7" w:rsidRDefault="001D72E2" w:rsidP="00731512">
      <w:pPr>
        <w:pStyle w:val="ListParagraph"/>
        <w:numPr>
          <w:ilvl w:val="0"/>
          <w:numId w:val="60"/>
        </w:numPr>
        <w:spacing w:after="0" w:line="240" w:lineRule="auto"/>
        <w:ind w:left="714" w:hanging="357"/>
        <w:contextualSpacing w:val="0"/>
        <w:rPr>
          <w:rFonts w:asciiTheme="majorHAnsi" w:hAnsiTheme="majorHAnsi" w:cstheme="majorHAnsi"/>
        </w:rPr>
      </w:pPr>
      <w:r w:rsidRPr="007607F7">
        <w:rPr>
          <w:rFonts w:asciiTheme="majorHAnsi" w:hAnsiTheme="majorHAnsi" w:cstheme="majorHAnsi"/>
        </w:rPr>
        <w:t>Bladder (R) → Drop spot 4</w:t>
      </w:r>
    </w:p>
    <w:p w14:paraId="6845C017" w14:textId="7549FB70" w:rsidR="001D72E2" w:rsidRPr="007607F7" w:rsidRDefault="001D72E2" w:rsidP="00731512">
      <w:pPr>
        <w:pStyle w:val="ListParagraph"/>
        <w:numPr>
          <w:ilvl w:val="0"/>
          <w:numId w:val="60"/>
        </w:numPr>
        <w:spacing w:after="0" w:line="240" w:lineRule="auto"/>
        <w:ind w:left="714" w:hanging="357"/>
        <w:contextualSpacing w:val="0"/>
        <w:rPr>
          <w:rFonts w:asciiTheme="majorHAnsi" w:hAnsiTheme="majorHAnsi" w:cstheme="majorHAnsi"/>
        </w:rPr>
      </w:pPr>
      <w:r w:rsidRPr="007607F7">
        <w:rPr>
          <w:rFonts w:asciiTheme="majorHAnsi" w:hAnsiTheme="majorHAnsi" w:cstheme="majorHAnsi"/>
        </w:rPr>
        <w:t>Bladder (L) → Drop spot 3</w:t>
      </w:r>
    </w:p>
    <w:p w14:paraId="56E7254B" w14:textId="4A09C32C" w:rsidR="001D72E2" w:rsidRPr="007607F7" w:rsidRDefault="001D72E2" w:rsidP="00731512">
      <w:pPr>
        <w:pStyle w:val="ListParagraph"/>
        <w:numPr>
          <w:ilvl w:val="0"/>
          <w:numId w:val="60"/>
        </w:numPr>
        <w:spacing w:after="0" w:line="240" w:lineRule="auto"/>
        <w:ind w:left="714" w:hanging="357"/>
        <w:contextualSpacing w:val="0"/>
        <w:rPr>
          <w:rFonts w:asciiTheme="majorHAnsi" w:hAnsiTheme="majorHAnsi" w:cstheme="majorHAnsi"/>
        </w:rPr>
      </w:pPr>
      <w:r w:rsidRPr="007607F7">
        <w:rPr>
          <w:rFonts w:asciiTheme="majorHAnsi" w:hAnsiTheme="majorHAnsi" w:cstheme="majorHAnsi"/>
        </w:rPr>
        <w:t>Duodenum → Drop spot 2</w:t>
      </w:r>
    </w:p>
    <w:p w14:paraId="7C8EA082" w14:textId="26D1C1C4" w:rsidR="001D72E2" w:rsidRPr="007607F7" w:rsidRDefault="001D72E2" w:rsidP="00731512">
      <w:pPr>
        <w:pStyle w:val="ListParagraph"/>
        <w:numPr>
          <w:ilvl w:val="0"/>
          <w:numId w:val="60"/>
        </w:numPr>
        <w:spacing w:after="0" w:line="240" w:lineRule="auto"/>
        <w:ind w:left="714" w:hanging="357"/>
        <w:contextualSpacing w:val="0"/>
        <w:rPr>
          <w:rFonts w:asciiTheme="majorHAnsi" w:hAnsiTheme="majorHAnsi" w:cstheme="majorHAnsi"/>
        </w:rPr>
      </w:pPr>
      <w:r w:rsidRPr="007607F7">
        <w:rPr>
          <w:rFonts w:asciiTheme="majorHAnsi" w:hAnsiTheme="majorHAnsi" w:cstheme="majorHAnsi"/>
        </w:rPr>
        <w:t>Gallbladder → Drop spot 2</w:t>
      </w:r>
    </w:p>
    <w:p w14:paraId="06B09B82" w14:textId="3449C39C" w:rsidR="001D72E2" w:rsidRPr="007607F7" w:rsidRDefault="001D72E2" w:rsidP="00731512">
      <w:pPr>
        <w:pStyle w:val="ListParagraph"/>
        <w:numPr>
          <w:ilvl w:val="0"/>
          <w:numId w:val="60"/>
        </w:numPr>
        <w:spacing w:after="0" w:line="240" w:lineRule="auto"/>
        <w:ind w:left="714" w:hanging="357"/>
        <w:contextualSpacing w:val="0"/>
        <w:rPr>
          <w:rFonts w:asciiTheme="majorHAnsi" w:hAnsiTheme="majorHAnsi" w:cstheme="majorHAnsi"/>
        </w:rPr>
      </w:pPr>
      <w:r w:rsidRPr="007607F7">
        <w:rPr>
          <w:rFonts w:asciiTheme="majorHAnsi" w:hAnsiTheme="majorHAnsi" w:cstheme="majorHAnsi"/>
        </w:rPr>
        <w:t>Left adrenal gland → Drop spot 1</w:t>
      </w:r>
    </w:p>
    <w:p w14:paraId="10849CF0" w14:textId="32DF1551" w:rsidR="001D72E2" w:rsidRPr="007607F7" w:rsidRDefault="001D72E2" w:rsidP="00731512">
      <w:pPr>
        <w:pStyle w:val="ListParagraph"/>
        <w:numPr>
          <w:ilvl w:val="0"/>
          <w:numId w:val="60"/>
        </w:numPr>
        <w:spacing w:after="0" w:line="240" w:lineRule="auto"/>
        <w:ind w:left="714" w:hanging="357"/>
        <w:contextualSpacing w:val="0"/>
        <w:rPr>
          <w:rFonts w:asciiTheme="majorHAnsi" w:hAnsiTheme="majorHAnsi" w:cstheme="majorHAnsi"/>
        </w:rPr>
      </w:pPr>
      <w:r w:rsidRPr="007607F7">
        <w:rPr>
          <w:rFonts w:asciiTheme="majorHAnsi" w:hAnsiTheme="majorHAnsi" w:cstheme="majorHAnsi"/>
        </w:rPr>
        <w:t>Left kidney → Drop spot 1</w:t>
      </w:r>
    </w:p>
    <w:p w14:paraId="4EB22DAC" w14:textId="4F0A8064" w:rsidR="001D72E2" w:rsidRPr="007607F7" w:rsidRDefault="001D72E2" w:rsidP="00731512">
      <w:pPr>
        <w:pStyle w:val="ListParagraph"/>
        <w:numPr>
          <w:ilvl w:val="0"/>
          <w:numId w:val="60"/>
        </w:numPr>
        <w:spacing w:after="0" w:line="240" w:lineRule="auto"/>
        <w:ind w:left="714" w:hanging="357"/>
        <w:contextualSpacing w:val="0"/>
        <w:rPr>
          <w:rFonts w:asciiTheme="majorHAnsi" w:hAnsiTheme="majorHAnsi" w:cstheme="majorHAnsi"/>
        </w:rPr>
      </w:pPr>
      <w:r w:rsidRPr="007607F7">
        <w:rPr>
          <w:rFonts w:asciiTheme="majorHAnsi" w:hAnsiTheme="majorHAnsi" w:cstheme="majorHAnsi"/>
        </w:rPr>
        <w:t>Pancreas → Drop spot 1</w:t>
      </w:r>
    </w:p>
    <w:p w14:paraId="28E024AC" w14:textId="314B2356" w:rsidR="001D72E2" w:rsidRDefault="001D72E2" w:rsidP="00731512">
      <w:pPr>
        <w:pStyle w:val="ListParagraph"/>
        <w:numPr>
          <w:ilvl w:val="0"/>
          <w:numId w:val="60"/>
        </w:numPr>
        <w:spacing w:after="0" w:line="240" w:lineRule="auto"/>
        <w:ind w:left="714" w:hanging="357"/>
        <w:contextualSpacing w:val="0"/>
        <w:rPr>
          <w:rFonts w:asciiTheme="majorHAnsi" w:hAnsiTheme="majorHAnsi" w:cstheme="majorHAnsi"/>
        </w:rPr>
      </w:pPr>
      <w:r w:rsidRPr="007607F7">
        <w:rPr>
          <w:rFonts w:asciiTheme="majorHAnsi" w:hAnsiTheme="majorHAnsi" w:cstheme="majorHAnsi"/>
        </w:rPr>
        <w:t>Sigmoid colon → Drop spot 3</w:t>
      </w:r>
    </w:p>
    <w:p w14:paraId="4C1136B8" w14:textId="77777777" w:rsidR="00731512" w:rsidRPr="00731512" w:rsidRDefault="00731512" w:rsidP="00731512">
      <w:pPr>
        <w:spacing w:after="0" w:line="240" w:lineRule="auto"/>
        <w:rPr>
          <w:rFonts w:asciiTheme="majorHAnsi" w:hAnsiTheme="majorHAnsi" w:cstheme="majorHAnsi"/>
        </w:rPr>
      </w:pPr>
    </w:p>
    <w:p w14:paraId="27EF2673" w14:textId="7DFCCEDD" w:rsidR="5576900D" w:rsidRPr="007607F7" w:rsidRDefault="468A24C2" w:rsidP="4DA72797">
      <w:pPr>
        <w:spacing w:before="200" w:after="120" w:line="240" w:lineRule="auto"/>
        <w:rPr>
          <w:rFonts w:asciiTheme="majorHAnsi" w:hAnsiTheme="majorHAnsi" w:cstheme="majorBidi"/>
          <w:b/>
          <w:bCs/>
        </w:rPr>
      </w:pPr>
      <w:commentRangeStart w:id="132"/>
      <w:r w:rsidRPr="27828C27">
        <w:rPr>
          <w:rStyle w:val="SubtleEmphasis"/>
          <w:rFonts w:asciiTheme="majorHAnsi" w:hAnsiTheme="majorHAnsi" w:cstheme="majorBidi"/>
          <w:b/>
          <w:bCs/>
          <w:i w:val="0"/>
          <w:iCs w:val="0"/>
          <w:color w:val="auto"/>
        </w:rPr>
        <w:t xml:space="preserve">145. </w:t>
      </w:r>
      <w:commentRangeEnd w:id="132"/>
      <w:r w:rsidR="5576900D" w:rsidRPr="27828C27">
        <w:rPr>
          <w:rStyle w:val="CommentReference"/>
          <w:rFonts w:asciiTheme="majorHAnsi" w:hAnsiTheme="majorHAnsi" w:cstheme="majorBidi"/>
          <w:b/>
          <w:bCs/>
          <w:sz w:val="22"/>
          <w:szCs w:val="22"/>
        </w:rPr>
        <w:commentReference w:id="132"/>
      </w:r>
      <w:r w:rsidR="5576900D" w:rsidRPr="27828C27">
        <w:rPr>
          <w:rFonts w:asciiTheme="majorHAnsi" w:hAnsiTheme="majorHAnsi" w:cstheme="majorBidi"/>
          <w:b/>
          <w:bCs/>
        </w:rPr>
        <w:t>The athletic trainer does palpation.</w:t>
      </w:r>
    </w:p>
    <w:tbl>
      <w:tblPr>
        <w:tblStyle w:val="TableGrid"/>
        <w:tblW w:w="0" w:type="auto"/>
        <w:tblLook w:val="04A0" w:firstRow="1" w:lastRow="0" w:firstColumn="1" w:lastColumn="0" w:noHBand="0" w:noVBand="1"/>
      </w:tblPr>
      <w:tblGrid>
        <w:gridCol w:w="2157"/>
        <w:gridCol w:w="2157"/>
        <w:gridCol w:w="2158"/>
        <w:gridCol w:w="2158"/>
      </w:tblGrid>
      <w:tr w:rsidR="25695022" w:rsidRPr="007607F7" w14:paraId="0BDC52FB" w14:textId="77777777" w:rsidTr="27828C27">
        <w:trPr>
          <w:trHeight w:val="300"/>
        </w:trPr>
        <w:tc>
          <w:tcPr>
            <w:tcW w:w="2157" w:type="dxa"/>
          </w:tcPr>
          <w:p w14:paraId="6FB9D8A3" w14:textId="303430FB" w:rsidR="25695022" w:rsidRPr="007607F7" w:rsidRDefault="25695022" w:rsidP="27828C27">
            <w:pPr>
              <w:rPr>
                <w:rFonts w:asciiTheme="majorHAnsi" w:hAnsiTheme="majorHAnsi" w:cstheme="majorBidi"/>
              </w:rPr>
            </w:pPr>
            <w:r w:rsidRPr="27828C27">
              <w:rPr>
                <w:rFonts w:asciiTheme="majorHAnsi" w:hAnsiTheme="majorHAnsi" w:cstheme="majorBidi"/>
                <w:b/>
                <w:bCs/>
                <w:u w:val="single"/>
              </w:rPr>
              <w:t xml:space="preserve">Left </w:t>
            </w:r>
            <w:r w:rsidR="00926B1C" w:rsidRPr="27828C27">
              <w:rPr>
                <w:rFonts w:asciiTheme="majorHAnsi" w:hAnsiTheme="majorHAnsi" w:cstheme="majorBidi"/>
                <w:b/>
                <w:bCs/>
                <w:u w:val="single"/>
              </w:rPr>
              <w:t>U</w:t>
            </w:r>
            <w:r w:rsidRPr="27828C27">
              <w:rPr>
                <w:rFonts w:asciiTheme="majorHAnsi" w:hAnsiTheme="majorHAnsi" w:cstheme="majorBidi"/>
                <w:b/>
                <w:bCs/>
                <w:u w:val="single"/>
              </w:rPr>
              <w:t xml:space="preserve">pper </w:t>
            </w:r>
            <w:r w:rsidR="00926B1C" w:rsidRPr="27828C27">
              <w:rPr>
                <w:rFonts w:asciiTheme="majorHAnsi" w:hAnsiTheme="majorHAnsi" w:cstheme="majorBidi"/>
                <w:b/>
                <w:bCs/>
                <w:u w:val="single"/>
              </w:rPr>
              <w:t>Q</w:t>
            </w:r>
            <w:r w:rsidRPr="27828C27">
              <w:rPr>
                <w:rFonts w:asciiTheme="majorHAnsi" w:hAnsiTheme="majorHAnsi" w:cstheme="majorBidi"/>
                <w:b/>
                <w:bCs/>
                <w:u w:val="single"/>
              </w:rPr>
              <w:t>uadrant</w:t>
            </w:r>
          </w:p>
          <w:p w14:paraId="4DB195E0" w14:textId="77777777" w:rsidR="25695022" w:rsidRPr="007607F7" w:rsidRDefault="25695022">
            <w:pPr>
              <w:rPr>
                <w:rFonts w:asciiTheme="majorHAnsi" w:hAnsiTheme="majorHAnsi" w:cstheme="majorHAnsi"/>
              </w:rPr>
            </w:pPr>
          </w:p>
        </w:tc>
        <w:tc>
          <w:tcPr>
            <w:tcW w:w="2157" w:type="dxa"/>
          </w:tcPr>
          <w:p w14:paraId="6BC07B51" w14:textId="36BA5C61" w:rsidR="25695022" w:rsidRPr="007607F7" w:rsidRDefault="25695022" w:rsidP="27828C27">
            <w:pPr>
              <w:rPr>
                <w:rFonts w:asciiTheme="majorHAnsi" w:hAnsiTheme="majorHAnsi" w:cstheme="majorBidi"/>
              </w:rPr>
            </w:pPr>
            <w:r w:rsidRPr="27828C27">
              <w:rPr>
                <w:rFonts w:asciiTheme="majorHAnsi" w:hAnsiTheme="majorHAnsi" w:cstheme="majorBidi"/>
                <w:b/>
                <w:bCs/>
                <w:u w:val="single"/>
              </w:rPr>
              <w:t xml:space="preserve">Right </w:t>
            </w:r>
            <w:r w:rsidR="00926B1C" w:rsidRPr="27828C27">
              <w:rPr>
                <w:rFonts w:asciiTheme="majorHAnsi" w:hAnsiTheme="majorHAnsi" w:cstheme="majorBidi"/>
                <w:b/>
                <w:bCs/>
                <w:u w:val="single"/>
              </w:rPr>
              <w:t>U</w:t>
            </w:r>
            <w:r w:rsidRPr="27828C27">
              <w:rPr>
                <w:rFonts w:asciiTheme="majorHAnsi" w:hAnsiTheme="majorHAnsi" w:cstheme="majorBidi"/>
                <w:b/>
                <w:bCs/>
                <w:u w:val="single"/>
              </w:rPr>
              <w:t xml:space="preserve">pper </w:t>
            </w:r>
            <w:r w:rsidR="00926B1C" w:rsidRPr="27828C27">
              <w:rPr>
                <w:rFonts w:asciiTheme="majorHAnsi" w:hAnsiTheme="majorHAnsi" w:cstheme="majorBidi"/>
                <w:b/>
                <w:bCs/>
                <w:u w:val="single"/>
              </w:rPr>
              <w:t>Q</w:t>
            </w:r>
            <w:r w:rsidRPr="27828C27">
              <w:rPr>
                <w:rFonts w:asciiTheme="majorHAnsi" w:hAnsiTheme="majorHAnsi" w:cstheme="majorBidi"/>
                <w:b/>
                <w:bCs/>
                <w:u w:val="single"/>
              </w:rPr>
              <w:t>uadrant</w:t>
            </w:r>
          </w:p>
          <w:p w14:paraId="3EAE3659" w14:textId="77777777" w:rsidR="25695022" w:rsidRPr="007607F7" w:rsidRDefault="25695022">
            <w:pPr>
              <w:rPr>
                <w:rFonts w:asciiTheme="majorHAnsi" w:hAnsiTheme="majorHAnsi" w:cstheme="majorHAnsi"/>
              </w:rPr>
            </w:pPr>
          </w:p>
        </w:tc>
        <w:tc>
          <w:tcPr>
            <w:tcW w:w="2158" w:type="dxa"/>
          </w:tcPr>
          <w:p w14:paraId="73718D36" w14:textId="338261BA" w:rsidR="25695022" w:rsidRPr="007607F7" w:rsidRDefault="25695022" w:rsidP="27828C27">
            <w:pPr>
              <w:rPr>
                <w:rFonts w:asciiTheme="majorHAnsi" w:hAnsiTheme="majorHAnsi" w:cstheme="majorBidi"/>
              </w:rPr>
            </w:pPr>
            <w:r w:rsidRPr="27828C27">
              <w:rPr>
                <w:rFonts w:asciiTheme="majorHAnsi" w:hAnsiTheme="majorHAnsi" w:cstheme="majorBidi"/>
                <w:b/>
                <w:bCs/>
                <w:u w:val="single"/>
              </w:rPr>
              <w:t xml:space="preserve">Left </w:t>
            </w:r>
            <w:r w:rsidR="00926B1C" w:rsidRPr="27828C27">
              <w:rPr>
                <w:rFonts w:asciiTheme="majorHAnsi" w:hAnsiTheme="majorHAnsi" w:cstheme="majorBidi"/>
                <w:b/>
                <w:bCs/>
                <w:u w:val="single"/>
              </w:rPr>
              <w:t>L</w:t>
            </w:r>
            <w:r w:rsidRPr="27828C27">
              <w:rPr>
                <w:rFonts w:asciiTheme="majorHAnsi" w:hAnsiTheme="majorHAnsi" w:cstheme="majorBidi"/>
                <w:b/>
                <w:bCs/>
                <w:u w:val="single"/>
              </w:rPr>
              <w:t xml:space="preserve">ower </w:t>
            </w:r>
            <w:r w:rsidR="00926B1C" w:rsidRPr="27828C27">
              <w:rPr>
                <w:rFonts w:asciiTheme="majorHAnsi" w:hAnsiTheme="majorHAnsi" w:cstheme="majorBidi"/>
                <w:b/>
                <w:bCs/>
                <w:u w:val="single"/>
              </w:rPr>
              <w:t>Q</w:t>
            </w:r>
            <w:r w:rsidRPr="27828C27">
              <w:rPr>
                <w:rFonts w:asciiTheme="majorHAnsi" w:hAnsiTheme="majorHAnsi" w:cstheme="majorBidi"/>
                <w:b/>
                <w:bCs/>
                <w:u w:val="single"/>
              </w:rPr>
              <w:t>uadrant</w:t>
            </w:r>
          </w:p>
          <w:p w14:paraId="5CE763A5" w14:textId="77777777" w:rsidR="25695022" w:rsidRPr="007607F7" w:rsidRDefault="25695022">
            <w:pPr>
              <w:rPr>
                <w:rFonts w:asciiTheme="majorHAnsi" w:hAnsiTheme="majorHAnsi" w:cstheme="majorHAnsi"/>
              </w:rPr>
            </w:pPr>
          </w:p>
        </w:tc>
        <w:tc>
          <w:tcPr>
            <w:tcW w:w="2158" w:type="dxa"/>
          </w:tcPr>
          <w:p w14:paraId="26FF14ED" w14:textId="7A842057" w:rsidR="25695022" w:rsidRPr="007607F7" w:rsidRDefault="25695022" w:rsidP="27828C27">
            <w:pPr>
              <w:rPr>
                <w:rFonts w:asciiTheme="majorHAnsi" w:hAnsiTheme="majorHAnsi" w:cstheme="majorBidi"/>
              </w:rPr>
            </w:pPr>
            <w:r w:rsidRPr="27828C27">
              <w:rPr>
                <w:rFonts w:asciiTheme="majorHAnsi" w:hAnsiTheme="majorHAnsi" w:cstheme="majorBidi"/>
                <w:b/>
                <w:bCs/>
                <w:u w:val="single"/>
              </w:rPr>
              <w:t xml:space="preserve">Right </w:t>
            </w:r>
            <w:r w:rsidR="00926B1C" w:rsidRPr="27828C27">
              <w:rPr>
                <w:rFonts w:asciiTheme="majorHAnsi" w:hAnsiTheme="majorHAnsi" w:cstheme="majorBidi"/>
                <w:b/>
                <w:bCs/>
                <w:u w:val="single"/>
              </w:rPr>
              <w:t>L</w:t>
            </w:r>
            <w:r w:rsidRPr="27828C27">
              <w:rPr>
                <w:rFonts w:asciiTheme="majorHAnsi" w:hAnsiTheme="majorHAnsi" w:cstheme="majorBidi"/>
                <w:b/>
                <w:bCs/>
                <w:u w:val="single"/>
              </w:rPr>
              <w:t xml:space="preserve">ower </w:t>
            </w:r>
            <w:r w:rsidR="00926B1C" w:rsidRPr="27828C27">
              <w:rPr>
                <w:rFonts w:asciiTheme="majorHAnsi" w:hAnsiTheme="majorHAnsi" w:cstheme="majorBidi"/>
                <w:b/>
                <w:bCs/>
                <w:u w:val="single"/>
              </w:rPr>
              <w:t>Q</w:t>
            </w:r>
            <w:r w:rsidRPr="27828C27">
              <w:rPr>
                <w:rFonts w:asciiTheme="majorHAnsi" w:hAnsiTheme="majorHAnsi" w:cstheme="majorBidi"/>
                <w:b/>
                <w:bCs/>
                <w:u w:val="single"/>
              </w:rPr>
              <w:t>uadrant</w:t>
            </w:r>
          </w:p>
          <w:p w14:paraId="3FE12E1B" w14:textId="77777777" w:rsidR="25695022" w:rsidRPr="007607F7" w:rsidRDefault="25695022">
            <w:pPr>
              <w:rPr>
                <w:rFonts w:asciiTheme="majorHAnsi" w:hAnsiTheme="majorHAnsi" w:cstheme="majorHAnsi"/>
              </w:rPr>
            </w:pPr>
          </w:p>
        </w:tc>
      </w:tr>
      <w:tr w:rsidR="25695022" w:rsidRPr="007607F7" w14:paraId="5099D7D4" w14:textId="77777777" w:rsidTr="27828C27">
        <w:trPr>
          <w:trHeight w:val="300"/>
        </w:trPr>
        <w:tc>
          <w:tcPr>
            <w:tcW w:w="2157" w:type="dxa"/>
          </w:tcPr>
          <w:p w14:paraId="58AA72A1" w14:textId="20E1A50D" w:rsidR="25695022" w:rsidRPr="007607F7" w:rsidRDefault="25695022">
            <w:pPr>
              <w:rPr>
                <w:rFonts w:asciiTheme="majorHAnsi" w:hAnsiTheme="majorHAnsi" w:cstheme="majorHAnsi"/>
              </w:rPr>
            </w:pPr>
            <w:r w:rsidRPr="007607F7">
              <w:rPr>
                <w:rFonts w:asciiTheme="majorHAnsi" w:hAnsiTheme="majorHAnsi" w:cstheme="majorHAnsi"/>
              </w:rPr>
              <w:t>Drop spot 1</w:t>
            </w:r>
          </w:p>
        </w:tc>
        <w:tc>
          <w:tcPr>
            <w:tcW w:w="2157" w:type="dxa"/>
          </w:tcPr>
          <w:p w14:paraId="1E6A9BEC" w14:textId="520F41AD" w:rsidR="25695022" w:rsidRPr="007607F7" w:rsidRDefault="25695022">
            <w:pPr>
              <w:rPr>
                <w:rFonts w:asciiTheme="majorHAnsi" w:hAnsiTheme="majorHAnsi" w:cstheme="majorHAnsi"/>
              </w:rPr>
            </w:pPr>
            <w:r w:rsidRPr="007607F7">
              <w:rPr>
                <w:rFonts w:asciiTheme="majorHAnsi" w:hAnsiTheme="majorHAnsi" w:cstheme="majorHAnsi"/>
              </w:rPr>
              <w:t>Drop spot 2</w:t>
            </w:r>
          </w:p>
        </w:tc>
        <w:tc>
          <w:tcPr>
            <w:tcW w:w="2158" w:type="dxa"/>
          </w:tcPr>
          <w:p w14:paraId="4E468EC2" w14:textId="505E42FE" w:rsidR="25695022" w:rsidRPr="007607F7" w:rsidRDefault="25695022">
            <w:pPr>
              <w:rPr>
                <w:rFonts w:asciiTheme="majorHAnsi" w:hAnsiTheme="majorHAnsi" w:cstheme="majorHAnsi"/>
              </w:rPr>
            </w:pPr>
            <w:r w:rsidRPr="007607F7">
              <w:rPr>
                <w:rFonts w:asciiTheme="majorHAnsi" w:hAnsiTheme="majorHAnsi" w:cstheme="majorHAnsi"/>
              </w:rPr>
              <w:t>Drop spot 3</w:t>
            </w:r>
          </w:p>
        </w:tc>
        <w:tc>
          <w:tcPr>
            <w:tcW w:w="2158" w:type="dxa"/>
          </w:tcPr>
          <w:p w14:paraId="5B0C20FE" w14:textId="2096D4FA" w:rsidR="25695022" w:rsidRPr="007607F7" w:rsidRDefault="25695022">
            <w:pPr>
              <w:rPr>
                <w:rFonts w:asciiTheme="majorHAnsi" w:hAnsiTheme="majorHAnsi" w:cstheme="majorHAnsi"/>
              </w:rPr>
            </w:pPr>
            <w:r w:rsidRPr="007607F7">
              <w:rPr>
                <w:rFonts w:asciiTheme="majorHAnsi" w:hAnsiTheme="majorHAnsi" w:cstheme="majorHAnsi"/>
              </w:rPr>
              <w:t>Drop spot 4</w:t>
            </w:r>
          </w:p>
        </w:tc>
      </w:tr>
    </w:tbl>
    <w:p w14:paraId="54DFD934" w14:textId="77777777" w:rsidR="25695022" w:rsidRPr="007607F7" w:rsidRDefault="25695022">
      <w:pPr>
        <w:rPr>
          <w:rFonts w:asciiTheme="majorHAnsi" w:hAnsiTheme="majorHAnsi" w:cstheme="majorHAnsi"/>
        </w:rPr>
      </w:pPr>
    </w:p>
    <w:p w14:paraId="35A5B8DA" w14:textId="77777777" w:rsidR="007607F7" w:rsidRPr="007607F7" w:rsidRDefault="1435FD42" w:rsidP="00731512">
      <w:pPr>
        <w:pStyle w:val="ListParagraph"/>
        <w:numPr>
          <w:ilvl w:val="0"/>
          <w:numId w:val="77"/>
        </w:numPr>
        <w:spacing w:after="0" w:line="240" w:lineRule="auto"/>
        <w:ind w:left="714" w:hanging="357"/>
        <w:rPr>
          <w:rFonts w:asciiTheme="majorHAnsi" w:hAnsiTheme="majorHAnsi" w:cstheme="majorHAnsi"/>
        </w:rPr>
      </w:pPr>
      <w:r w:rsidRPr="007607F7">
        <w:rPr>
          <w:rFonts w:asciiTheme="majorHAnsi" w:hAnsiTheme="majorHAnsi" w:cstheme="majorHAnsi"/>
        </w:rPr>
        <w:t>Left ovary → Drop spot 3</w:t>
      </w:r>
    </w:p>
    <w:p w14:paraId="3892FF5C" w14:textId="77777777" w:rsidR="007607F7" w:rsidRPr="007607F7" w:rsidRDefault="7549F42D" w:rsidP="00731512">
      <w:pPr>
        <w:pStyle w:val="ListParagraph"/>
        <w:numPr>
          <w:ilvl w:val="0"/>
          <w:numId w:val="77"/>
        </w:numPr>
        <w:spacing w:after="0" w:line="240" w:lineRule="auto"/>
        <w:ind w:left="714" w:hanging="357"/>
        <w:rPr>
          <w:rFonts w:asciiTheme="majorHAnsi" w:hAnsiTheme="majorHAnsi" w:cstheme="majorHAnsi"/>
        </w:rPr>
      </w:pPr>
      <w:r w:rsidRPr="007607F7">
        <w:rPr>
          <w:rFonts w:asciiTheme="majorHAnsi" w:hAnsiTheme="majorHAnsi" w:cstheme="majorHAnsi"/>
        </w:rPr>
        <w:t>Left spermatic cord → Drop spot 3</w:t>
      </w:r>
    </w:p>
    <w:p w14:paraId="740D6027" w14:textId="77777777" w:rsidR="007607F7" w:rsidRPr="007607F7" w:rsidRDefault="7549F42D" w:rsidP="00731512">
      <w:pPr>
        <w:pStyle w:val="ListParagraph"/>
        <w:numPr>
          <w:ilvl w:val="0"/>
          <w:numId w:val="77"/>
        </w:numPr>
        <w:spacing w:after="0" w:line="240" w:lineRule="auto"/>
        <w:ind w:left="714" w:hanging="357"/>
        <w:rPr>
          <w:rFonts w:asciiTheme="majorHAnsi" w:hAnsiTheme="majorHAnsi" w:cstheme="majorHAnsi"/>
        </w:rPr>
      </w:pPr>
      <w:r w:rsidRPr="007607F7">
        <w:rPr>
          <w:rFonts w:asciiTheme="majorHAnsi" w:hAnsiTheme="majorHAnsi" w:cstheme="majorHAnsi"/>
        </w:rPr>
        <w:t>Left ureter → Drop spot 3</w:t>
      </w:r>
    </w:p>
    <w:p w14:paraId="19108379" w14:textId="77777777" w:rsidR="007607F7" w:rsidRPr="007607F7" w:rsidRDefault="7549F42D" w:rsidP="00731512">
      <w:pPr>
        <w:pStyle w:val="ListParagraph"/>
        <w:numPr>
          <w:ilvl w:val="0"/>
          <w:numId w:val="77"/>
        </w:numPr>
        <w:spacing w:after="0" w:line="240" w:lineRule="auto"/>
        <w:ind w:left="714" w:hanging="357"/>
        <w:rPr>
          <w:rFonts w:asciiTheme="majorHAnsi" w:hAnsiTheme="majorHAnsi" w:cstheme="majorHAnsi"/>
        </w:rPr>
      </w:pPr>
      <w:r w:rsidRPr="007607F7">
        <w:rPr>
          <w:rFonts w:asciiTheme="majorHAnsi" w:hAnsiTheme="majorHAnsi" w:cstheme="majorHAnsi"/>
        </w:rPr>
        <w:t>Liver → Drop spot 2</w:t>
      </w:r>
    </w:p>
    <w:p w14:paraId="5E5722E9" w14:textId="77777777" w:rsidR="007607F7" w:rsidRPr="007607F7" w:rsidRDefault="7549F42D" w:rsidP="00731512">
      <w:pPr>
        <w:pStyle w:val="ListParagraph"/>
        <w:numPr>
          <w:ilvl w:val="0"/>
          <w:numId w:val="77"/>
        </w:numPr>
        <w:spacing w:after="0" w:line="240" w:lineRule="auto"/>
        <w:ind w:left="714" w:hanging="357"/>
        <w:rPr>
          <w:rFonts w:asciiTheme="majorHAnsi" w:hAnsiTheme="majorHAnsi" w:cstheme="majorHAnsi"/>
        </w:rPr>
      </w:pPr>
      <w:r w:rsidRPr="007607F7">
        <w:rPr>
          <w:rFonts w:asciiTheme="majorHAnsi" w:hAnsiTheme="majorHAnsi" w:cstheme="majorHAnsi"/>
        </w:rPr>
        <w:t>Right adrenal gland → Drop spot 2</w:t>
      </w:r>
    </w:p>
    <w:p w14:paraId="2C482253" w14:textId="77777777" w:rsidR="007607F7" w:rsidRPr="007607F7" w:rsidRDefault="7549F42D" w:rsidP="00731512">
      <w:pPr>
        <w:pStyle w:val="ListParagraph"/>
        <w:numPr>
          <w:ilvl w:val="0"/>
          <w:numId w:val="77"/>
        </w:numPr>
        <w:spacing w:after="0" w:line="240" w:lineRule="auto"/>
        <w:ind w:left="714" w:hanging="357"/>
        <w:rPr>
          <w:rFonts w:asciiTheme="majorHAnsi" w:hAnsiTheme="majorHAnsi" w:cstheme="majorHAnsi"/>
        </w:rPr>
      </w:pPr>
      <w:r w:rsidRPr="007607F7">
        <w:rPr>
          <w:rFonts w:asciiTheme="majorHAnsi" w:hAnsiTheme="majorHAnsi" w:cstheme="majorHAnsi"/>
        </w:rPr>
        <w:t>Right ovary → Drop spot 4</w:t>
      </w:r>
    </w:p>
    <w:p w14:paraId="44749285" w14:textId="77777777" w:rsidR="007607F7" w:rsidRPr="007607F7" w:rsidRDefault="7549F42D" w:rsidP="00731512">
      <w:pPr>
        <w:pStyle w:val="ListParagraph"/>
        <w:numPr>
          <w:ilvl w:val="0"/>
          <w:numId w:val="77"/>
        </w:numPr>
        <w:spacing w:after="0" w:line="240" w:lineRule="auto"/>
        <w:ind w:left="714" w:hanging="357"/>
        <w:rPr>
          <w:rFonts w:asciiTheme="majorHAnsi" w:hAnsiTheme="majorHAnsi" w:cstheme="majorHAnsi"/>
        </w:rPr>
      </w:pPr>
      <w:r w:rsidRPr="007607F7">
        <w:rPr>
          <w:rFonts w:asciiTheme="majorHAnsi" w:hAnsiTheme="majorHAnsi" w:cstheme="majorHAnsi"/>
        </w:rPr>
        <w:t>Right spermatic cord → Drop spot 4</w:t>
      </w:r>
    </w:p>
    <w:p w14:paraId="12D6FF05" w14:textId="77777777" w:rsidR="007607F7" w:rsidRPr="007607F7" w:rsidRDefault="7549F42D" w:rsidP="00731512">
      <w:pPr>
        <w:pStyle w:val="ListParagraph"/>
        <w:numPr>
          <w:ilvl w:val="0"/>
          <w:numId w:val="77"/>
        </w:numPr>
        <w:spacing w:after="0" w:line="240" w:lineRule="auto"/>
        <w:ind w:left="714" w:hanging="357"/>
        <w:rPr>
          <w:rFonts w:asciiTheme="majorHAnsi" w:hAnsiTheme="majorHAnsi" w:cstheme="majorHAnsi"/>
        </w:rPr>
      </w:pPr>
      <w:r w:rsidRPr="007607F7">
        <w:rPr>
          <w:rFonts w:asciiTheme="majorHAnsi" w:hAnsiTheme="majorHAnsi" w:cstheme="majorHAnsi"/>
        </w:rPr>
        <w:t>Right ureter → Drop spot 4</w:t>
      </w:r>
    </w:p>
    <w:p w14:paraId="534B27B5" w14:textId="77777777" w:rsidR="007607F7" w:rsidRPr="007607F7" w:rsidRDefault="7549F42D" w:rsidP="00731512">
      <w:pPr>
        <w:pStyle w:val="ListParagraph"/>
        <w:numPr>
          <w:ilvl w:val="0"/>
          <w:numId w:val="77"/>
        </w:numPr>
        <w:spacing w:after="0" w:line="240" w:lineRule="auto"/>
        <w:ind w:left="714" w:hanging="357"/>
        <w:rPr>
          <w:rFonts w:asciiTheme="majorHAnsi" w:hAnsiTheme="majorHAnsi" w:cstheme="majorHAnsi"/>
        </w:rPr>
      </w:pPr>
      <w:r w:rsidRPr="007607F7">
        <w:rPr>
          <w:rFonts w:asciiTheme="majorHAnsi" w:hAnsiTheme="majorHAnsi" w:cstheme="majorHAnsi"/>
        </w:rPr>
        <w:t>Spleen → Drop spot 1</w:t>
      </w:r>
    </w:p>
    <w:p w14:paraId="6BE85CC0" w14:textId="0AD97431" w:rsidR="1435FD42" w:rsidRPr="007607F7" w:rsidRDefault="7549F42D" w:rsidP="00731512">
      <w:pPr>
        <w:pStyle w:val="ListParagraph"/>
        <w:numPr>
          <w:ilvl w:val="0"/>
          <w:numId w:val="77"/>
        </w:numPr>
        <w:spacing w:after="0" w:line="240" w:lineRule="auto"/>
        <w:ind w:left="714" w:hanging="357"/>
        <w:rPr>
          <w:rFonts w:asciiTheme="majorHAnsi" w:hAnsiTheme="majorHAnsi" w:cstheme="majorHAnsi"/>
        </w:rPr>
      </w:pPr>
      <w:r w:rsidRPr="007607F7">
        <w:rPr>
          <w:rFonts w:asciiTheme="majorHAnsi" w:hAnsiTheme="majorHAnsi" w:cstheme="majorHAnsi"/>
        </w:rPr>
        <w:t>Stomach → Drop spot 1</w:t>
      </w:r>
    </w:p>
    <w:p w14:paraId="72094540" w14:textId="01848522" w:rsidR="00F94B4C" w:rsidRDefault="00F94B4C" w:rsidP="27828C27">
      <w:pPr>
        <w:pStyle w:val="Heading3"/>
        <w:spacing w:after="200" w:line="240" w:lineRule="auto"/>
        <w:rPr>
          <w:sz w:val="24"/>
          <w:szCs w:val="24"/>
        </w:rPr>
      </w:pPr>
      <w:r w:rsidRPr="27828C27">
        <w:rPr>
          <w:sz w:val="24"/>
          <w:szCs w:val="24"/>
        </w:rPr>
        <w:t>Multiple Select Question</w:t>
      </w:r>
    </w:p>
    <w:p w14:paraId="0EC60FE8" w14:textId="6F7D9BB1" w:rsidR="003A60C6" w:rsidRPr="007607F7" w:rsidRDefault="001D72E2" w:rsidP="27828C27">
      <w:pPr>
        <w:spacing w:after="120" w:line="240" w:lineRule="auto"/>
        <w:rPr>
          <w:rFonts w:asciiTheme="majorHAnsi" w:hAnsiTheme="majorHAnsi" w:cstheme="majorBidi"/>
          <w:b/>
          <w:bCs/>
        </w:rPr>
      </w:pPr>
      <w:r w:rsidRPr="27828C27">
        <w:rPr>
          <w:rFonts w:asciiTheme="majorHAnsi" w:hAnsiTheme="majorHAnsi" w:cstheme="majorBidi"/>
          <w:b/>
          <w:bCs/>
        </w:rPr>
        <w:t>1</w:t>
      </w:r>
      <w:r w:rsidR="71FD639E" w:rsidRPr="27828C27">
        <w:rPr>
          <w:rFonts w:asciiTheme="majorHAnsi" w:hAnsiTheme="majorHAnsi" w:cstheme="majorBidi"/>
          <w:b/>
          <w:bCs/>
        </w:rPr>
        <w:t>46</w:t>
      </w:r>
      <w:r w:rsidRPr="27828C27">
        <w:rPr>
          <w:rFonts w:asciiTheme="majorHAnsi" w:hAnsiTheme="majorHAnsi" w:cstheme="majorBidi"/>
          <w:b/>
          <w:bCs/>
        </w:rPr>
        <w:t xml:space="preserve">. </w:t>
      </w:r>
      <w:r w:rsidR="002F48A0" w:rsidRPr="27828C27">
        <w:rPr>
          <w:rFonts w:asciiTheme="majorHAnsi" w:hAnsiTheme="majorHAnsi" w:cstheme="majorBidi"/>
          <w:b/>
          <w:bCs/>
        </w:rPr>
        <w:t xml:space="preserve">The athletic trainer finds both right quadrants and the lower left quadrant to be pain-free and within normal limits. There is concern </w:t>
      </w:r>
      <w:r w:rsidR="00926B1C" w:rsidRPr="27828C27">
        <w:rPr>
          <w:rFonts w:asciiTheme="majorHAnsi" w:hAnsiTheme="majorHAnsi" w:cstheme="majorBidi"/>
          <w:b/>
          <w:bCs/>
        </w:rPr>
        <w:t xml:space="preserve">about </w:t>
      </w:r>
      <w:r w:rsidR="002F48A0" w:rsidRPr="27828C27">
        <w:rPr>
          <w:rFonts w:asciiTheme="majorHAnsi" w:hAnsiTheme="majorHAnsi" w:cstheme="majorBidi"/>
          <w:b/>
          <w:bCs/>
        </w:rPr>
        <w:t>the possibility of an enlargement of organ tissue in the upper left quadrant. What examinations or assessment should the athletic trainer do at this point? Choose all that apply.</w:t>
      </w:r>
    </w:p>
    <w:p w14:paraId="0E8640F1" w14:textId="67714B8A" w:rsidR="008B5D5A" w:rsidRPr="007607F7" w:rsidRDefault="00926B1C" w:rsidP="27828C27">
      <w:pPr>
        <w:spacing w:after="0" w:line="240" w:lineRule="auto"/>
        <w:ind w:left="357"/>
        <w:rPr>
          <w:rFonts w:asciiTheme="majorHAnsi" w:hAnsiTheme="majorHAnsi" w:cstheme="majorBidi"/>
        </w:rPr>
      </w:pPr>
      <w:r w:rsidRPr="27828C27">
        <w:rPr>
          <w:rFonts w:asciiTheme="majorHAnsi" w:hAnsiTheme="majorHAnsi" w:cstheme="majorBidi"/>
        </w:rPr>
        <w:t>*a.</w:t>
      </w:r>
      <w:r w:rsidRPr="27828C27">
        <w:rPr>
          <w:rFonts w:asciiTheme="majorHAnsi" w:hAnsiTheme="majorHAnsi" w:cstheme="majorBidi"/>
          <w:b/>
          <w:bCs/>
        </w:rPr>
        <w:t xml:space="preserve"> </w:t>
      </w:r>
      <w:r w:rsidR="008B5D5A" w:rsidRPr="27828C27">
        <w:rPr>
          <w:rFonts w:asciiTheme="majorHAnsi" w:hAnsiTheme="majorHAnsi" w:cstheme="majorBidi"/>
        </w:rPr>
        <w:t>Oral temperature</w:t>
      </w:r>
    </w:p>
    <w:p w14:paraId="4657566B" w14:textId="77777777" w:rsidR="007607F7" w:rsidRPr="007607F7" w:rsidRDefault="00926B1C" w:rsidP="27828C27">
      <w:pPr>
        <w:spacing w:after="0" w:line="240" w:lineRule="auto"/>
        <w:ind w:left="357"/>
        <w:rPr>
          <w:rFonts w:asciiTheme="majorHAnsi" w:hAnsiTheme="majorHAnsi" w:cstheme="majorBidi"/>
        </w:rPr>
      </w:pPr>
      <w:r w:rsidRPr="27828C27">
        <w:rPr>
          <w:rFonts w:asciiTheme="majorHAnsi" w:hAnsiTheme="majorHAnsi" w:cstheme="majorBidi"/>
        </w:rPr>
        <w:t xml:space="preserve">b. </w:t>
      </w:r>
      <w:r w:rsidR="7A739657" w:rsidRPr="27828C27">
        <w:rPr>
          <w:rFonts w:asciiTheme="majorHAnsi" w:hAnsiTheme="majorHAnsi" w:cstheme="majorBidi"/>
        </w:rPr>
        <w:t>Take the patient’s blood glucose level</w:t>
      </w:r>
    </w:p>
    <w:p w14:paraId="7FB4687F" w14:textId="05D8CEEB" w:rsidR="008B5D5A" w:rsidRPr="007607F7" w:rsidRDefault="00926B1C" w:rsidP="27828C27">
      <w:pPr>
        <w:spacing w:after="0" w:line="240" w:lineRule="auto"/>
        <w:ind w:left="357"/>
        <w:rPr>
          <w:rFonts w:asciiTheme="majorHAnsi" w:hAnsiTheme="majorHAnsi" w:cstheme="majorBidi"/>
        </w:rPr>
      </w:pPr>
      <w:r w:rsidRPr="27828C27">
        <w:rPr>
          <w:rFonts w:asciiTheme="majorHAnsi" w:hAnsiTheme="majorHAnsi" w:cstheme="majorBidi"/>
        </w:rPr>
        <w:t xml:space="preserve">*c. </w:t>
      </w:r>
      <w:r w:rsidR="008B5D5A" w:rsidRPr="27828C27">
        <w:rPr>
          <w:rFonts w:asciiTheme="majorHAnsi" w:hAnsiTheme="majorHAnsi" w:cstheme="majorBidi"/>
        </w:rPr>
        <w:t>Percussion of the abdomen</w:t>
      </w:r>
    </w:p>
    <w:p w14:paraId="4719C613" w14:textId="2498484E" w:rsidR="008B5D5A" w:rsidRPr="007607F7" w:rsidRDefault="00926B1C" w:rsidP="27828C27">
      <w:pPr>
        <w:spacing w:after="0" w:line="240" w:lineRule="auto"/>
        <w:ind w:left="357"/>
        <w:rPr>
          <w:rFonts w:asciiTheme="majorHAnsi" w:hAnsiTheme="majorHAnsi" w:cstheme="majorBidi"/>
        </w:rPr>
      </w:pPr>
      <w:r w:rsidRPr="27828C27">
        <w:rPr>
          <w:rFonts w:asciiTheme="majorHAnsi" w:hAnsiTheme="majorHAnsi" w:cstheme="majorBidi"/>
        </w:rPr>
        <w:t xml:space="preserve">*d. </w:t>
      </w:r>
      <w:r w:rsidR="008B5D5A" w:rsidRPr="27828C27">
        <w:rPr>
          <w:rFonts w:asciiTheme="majorHAnsi" w:hAnsiTheme="majorHAnsi" w:cstheme="majorBidi"/>
        </w:rPr>
        <w:t>Take blood pressure</w:t>
      </w:r>
    </w:p>
    <w:p w14:paraId="42D09D25" w14:textId="3BE2F27F" w:rsidR="008B5D5A" w:rsidRPr="007607F7" w:rsidRDefault="00926B1C" w:rsidP="27828C27">
      <w:pPr>
        <w:spacing w:after="0" w:line="240" w:lineRule="auto"/>
        <w:ind w:left="357"/>
        <w:rPr>
          <w:rFonts w:asciiTheme="majorHAnsi" w:hAnsiTheme="majorHAnsi" w:cstheme="majorBidi"/>
        </w:rPr>
      </w:pPr>
      <w:r w:rsidRPr="27828C27">
        <w:rPr>
          <w:rFonts w:asciiTheme="majorHAnsi" w:hAnsiTheme="majorHAnsi" w:cstheme="majorBidi"/>
        </w:rPr>
        <w:t xml:space="preserve">*e. </w:t>
      </w:r>
      <w:r w:rsidR="008B5D5A" w:rsidRPr="27828C27">
        <w:rPr>
          <w:rFonts w:asciiTheme="majorHAnsi" w:hAnsiTheme="majorHAnsi" w:cstheme="majorBidi"/>
        </w:rPr>
        <w:t>Percussion of the thoracic cavity</w:t>
      </w:r>
    </w:p>
    <w:p w14:paraId="582970E7" w14:textId="223CF7F5" w:rsidR="008B5D5A" w:rsidRPr="007607F7" w:rsidRDefault="00926B1C" w:rsidP="27828C27">
      <w:pPr>
        <w:spacing w:after="0" w:line="240" w:lineRule="auto"/>
        <w:ind w:left="357"/>
        <w:rPr>
          <w:rFonts w:asciiTheme="majorHAnsi" w:hAnsiTheme="majorHAnsi" w:cstheme="majorBidi"/>
        </w:rPr>
      </w:pPr>
      <w:r w:rsidRPr="27828C27">
        <w:rPr>
          <w:rFonts w:asciiTheme="majorHAnsi" w:hAnsiTheme="majorHAnsi" w:cstheme="majorBidi"/>
        </w:rPr>
        <w:t xml:space="preserve">*f. </w:t>
      </w:r>
      <w:r w:rsidR="008B5D5A" w:rsidRPr="27828C27">
        <w:rPr>
          <w:rFonts w:asciiTheme="majorHAnsi" w:hAnsiTheme="majorHAnsi" w:cstheme="majorBidi"/>
          <w:color w:val="2B579A"/>
        </w:rPr>
        <w:t>Palpate lymph nodes</w:t>
      </w:r>
    </w:p>
    <w:p w14:paraId="48DD2D4D" w14:textId="463CE80B" w:rsidR="008B5D5A" w:rsidRPr="007607F7" w:rsidRDefault="00926B1C" w:rsidP="27828C27">
      <w:pPr>
        <w:spacing w:after="0" w:line="240" w:lineRule="auto"/>
        <w:ind w:left="357"/>
        <w:rPr>
          <w:rFonts w:asciiTheme="majorHAnsi" w:hAnsiTheme="majorHAnsi" w:cstheme="majorBidi"/>
        </w:rPr>
      </w:pPr>
      <w:r w:rsidRPr="27828C27">
        <w:rPr>
          <w:rFonts w:asciiTheme="majorHAnsi" w:hAnsiTheme="majorHAnsi" w:cstheme="majorBidi"/>
        </w:rPr>
        <w:t xml:space="preserve">*g. </w:t>
      </w:r>
      <w:r w:rsidR="008B5D5A" w:rsidRPr="27828C27">
        <w:rPr>
          <w:rFonts w:asciiTheme="majorHAnsi" w:hAnsiTheme="majorHAnsi" w:cstheme="majorBidi"/>
        </w:rPr>
        <w:t>Pulse</w:t>
      </w:r>
    </w:p>
    <w:p w14:paraId="4DEE5C6D" w14:textId="495A9D86" w:rsidR="008B5D5A" w:rsidRDefault="00926B1C" w:rsidP="27828C27">
      <w:pPr>
        <w:spacing w:after="0" w:line="240" w:lineRule="auto"/>
        <w:ind w:left="357"/>
        <w:rPr>
          <w:rFonts w:asciiTheme="majorHAnsi" w:hAnsiTheme="majorHAnsi" w:cstheme="majorBidi"/>
        </w:rPr>
      </w:pPr>
      <w:r w:rsidRPr="27828C27">
        <w:rPr>
          <w:rFonts w:asciiTheme="majorHAnsi" w:hAnsiTheme="majorHAnsi" w:cstheme="majorBidi"/>
        </w:rPr>
        <w:lastRenderedPageBreak/>
        <w:t xml:space="preserve">h. </w:t>
      </w:r>
      <w:r w:rsidR="008B5D5A" w:rsidRPr="27828C27">
        <w:rPr>
          <w:rFonts w:asciiTheme="majorHAnsi" w:hAnsiTheme="majorHAnsi" w:cstheme="majorBidi"/>
        </w:rPr>
        <w:t>Request a urine sample from the patient</w:t>
      </w:r>
    </w:p>
    <w:p w14:paraId="51C7150E" w14:textId="57D73C50" w:rsidR="00A023BB" w:rsidRDefault="00A023BB" w:rsidP="27828C27">
      <w:pPr>
        <w:pStyle w:val="Heading3"/>
        <w:spacing w:after="200" w:line="240" w:lineRule="auto"/>
        <w:rPr>
          <w:sz w:val="24"/>
          <w:szCs w:val="24"/>
        </w:rPr>
      </w:pPr>
      <w:r w:rsidRPr="27828C27">
        <w:rPr>
          <w:sz w:val="24"/>
          <w:szCs w:val="24"/>
        </w:rPr>
        <w:t xml:space="preserve">Drag and </w:t>
      </w:r>
      <w:r w:rsidR="00926B1C" w:rsidRPr="27828C27">
        <w:rPr>
          <w:sz w:val="24"/>
          <w:szCs w:val="24"/>
        </w:rPr>
        <w:t>D</w:t>
      </w:r>
      <w:r w:rsidRPr="27828C27">
        <w:rPr>
          <w:sz w:val="24"/>
          <w:szCs w:val="24"/>
        </w:rPr>
        <w:t>rop Question</w:t>
      </w:r>
    </w:p>
    <w:p w14:paraId="251C71F8" w14:textId="23BAFA4E" w:rsidR="00A13E49" w:rsidRPr="007607F7" w:rsidRDefault="005A33DD" w:rsidP="00731512">
      <w:pPr>
        <w:spacing w:after="120" w:line="240" w:lineRule="auto"/>
        <w:rPr>
          <w:rFonts w:asciiTheme="majorHAnsi" w:hAnsiTheme="majorHAnsi" w:cstheme="majorHAnsi"/>
          <w:b/>
          <w:bCs/>
        </w:rPr>
      </w:pPr>
      <w:r w:rsidRPr="007607F7">
        <w:rPr>
          <w:rFonts w:asciiTheme="majorHAnsi" w:hAnsiTheme="majorHAnsi" w:cstheme="majorHAnsi"/>
          <w:b/>
          <w:bCs/>
        </w:rPr>
        <w:t>1</w:t>
      </w:r>
      <w:r w:rsidR="6B782185" w:rsidRPr="007607F7">
        <w:rPr>
          <w:rFonts w:asciiTheme="majorHAnsi" w:hAnsiTheme="majorHAnsi" w:cstheme="majorHAnsi"/>
          <w:b/>
          <w:bCs/>
        </w:rPr>
        <w:t>47</w:t>
      </w:r>
      <w:r w:rsidRPr="007607F7">
        <w:rPr>
          <w:rFonts w:asciiTheme="majorHAnsi" w:hAnsiTheme="majorHAnsi" w:cstheme="majorHAnsi"/>
          <w:b/>
          <w:bCs/>
        </w:rPr>
        <w:t xml:space="preserve">. </w:t>
      </w:r>
      <w:r w:rsidR="00A13E49" w:rsidRPr="007607F7">
        <w:rPr>
          <w:rFonts w:asciiTheme="majorHAnsi" w:hAnsiTheme="majorHAnsi" w:cstheme="majorHAnsi"/>
          <w:b/>
          <w:bCs/>
        </w:rPr>
        <w:t>The examination reveals the following information:</w:t>
      </w:r>
    </w:p>
    <w:p w14:paraId="5288C823" w14:textId="77777777" w:rsidR="007607F7" w:rsidRPr="007607F7" w:rsidRDefault="00A13E49" w:rsidP="27828C27">
      <w:pPr>
        <w:pStyle w:val="ListParagraph"/>
        <w:numPr>
          <w:ilvl w:val="0"/>
          <w:numId w:val="62"/>
        </w:numPr>
        <w:spacing w:after="0" w:line="240" w:lineRule="auto"/>
        <w:ind w:left="714" w:hanging="357"/>
        <w:contextualSpacing w:val="0"/>
        <w:rPr>
          <w:rFonts w:asciiTheme="majorHAnsi" w:hAnsiTheme="majorHAnsi" w:cstheme="majorBidi"/>
          <w:b/>
          <w:bCs/>
        </w:rPr>
      </w:pPr>
      <w:r w:rsidRPr="27828C27">
        <w:rPr>
          <w:rFonts w:asciiTheme="majorHAnsi" w:hAnsiTheme="majorHAnsi" w:cstheme="majorBidi"/>
          <w:b/>
          <w:bCs/>
        </w:rPr>
        <w:t>The body temperature is 100.2</w:t>
      </w:r>
      <w:r w:rsidR="00926B1C" w:rsidRPr="27828C27">
        <w:rPr>
          <w:rFonts w:asciiTheme="majorHAnsi" w:hAnsiTheme="majorHAnsi" w:cstheme="majorBidi"/>
          <w:b/>
          <w:bCs/>
        </w:rPr>
        <w:t xml:space="preserve"> </w:t>
      </w:r>
      <w:r w:rsidRPr="27828C27">
        <w:rPr>
          <w:rFonts w:asciiTheme="majorHAnsi" w:hAnsiTheme="majorHAnsi" w:cstheme="majorBidi"/>
          <w:b/>
          <w:bCs/>
        </w:rPr>
        <w:t>°F.</w:t>
      </w:r>
    </w:p>
    <w:p w14:paraId="414AE08E" w14:textId="77777777" w:rsidR="007607F7" w:rsidRPr="007607F7" w:rsidRDefault="00A13E49" w:rsidP="00731512">
      <w:pPr>
        <w:pStyle w:val="ListParagraph"/>
        <w:numPr>
          <w:ilvl w:val="0"/>
          <w:numId w:val="62"/>
        </w:numPr>
        <w:spacing w:after="0" w:line="240" w:lineRule="auto"/>
        <w:ind w:left="714" w:hanging="357"/>
        <w:contextualSpacing w:val="0"/>
        <w:rPr>
          <w:rFonts w:asciiTheme="majorHAnsi" w:hAnsiTheme="majorHAnsi" w:cstheme="majorHAnsi"/>
          <w:b/>
          <w:bCs/>
        </w:rPr>
      </w:pPr>
      <w:r w:rsidRPr="007607F7">
        <w:rPr>
          <w:rFonts w:asciiTheme="majorHAnsi" w:hAnsiTheme="majorHAnsi" w:cstheme="majorHAnsi"/>
          <w:b/>
          <w:bCs/>
        </w:rPr>
        <w:t>There is a dullness over solid organs in the abdomen.</w:t>
      </w:r>
    </w:p>
    <w:p w14:paraId="112A7699" w14:textId="77777777" w:rsidR="007607F7" w:rsidRPr="007607F7" w:rsidRDefault="00A13E49" w:rsidP="00731512">
      <w:pPr>
        <w:pStyle w:val="ListParagraph"/>
        <w:numPr>
          <w:ilvl w:val="0"/>
          <w:numId w:val="62"/>
        </w:numPr>
        <w:spacing w:after="0" w:line="240" w:lineRule="auto"/>
        <w:ind w:left="714" w:hanging="357"/>
        <w:contextualSpacing w:val="0"/>
        <w:rPr>
          <w:rFonts w:asciiTheme="majorHAnsi" w:hAnsiTheme="majorHAnsi" w:cstheme="majorHAnsi"/>
          <w:b/>
          <w:bCs/>
        </w:rPr>
      </w:pPr>
      <w:r w:rsidRPr="007607F7">
        <w:rPr>
          <w:rFonts w:asciiTheme="majorHAnsi" w:hAnsiTheme="majorHAnsi" w:cstheme="majorHAnsi"/>
          <w:b/>
          <w:bCs/>
        </w:rPr>
        <w:t>Percussion of the thoracic cavity is normal.</w:t>
      </w:r>
    </w:p>
    <w:p w14:paraId="0F1DB901" w14:textId="77777777" w:rsidR="007607F7" w:rsidRPr="007607F7" w:rsidRDefault="00A13E49" w:rsidP="00731512">
      <w:pPr>
        <w:pStyle w:val="ListParagraph"/>
        <w:numPr>
          <w:ilvl w:val="0"/>
          <w:numId w:val="62"/>
        </w:numPr>
        <w:spacing w:after="0" w:line="240" w:lineRule="auto"/>
        <w:ind w:left="714" w:hanging="357"/>
        <w:contextualSpacing w:val="0"/>
        <w:rPr>
          <w:rFonts w:asciiTheme="majorHAnsi" w:hAnsiTheme="majorHAnsi" w:cstheme="majorHAnsi"/>
          <w:b/>
          <w:bCs/>
        </w:rPr>
      </w:pPr>
      <w:r w:rsidRPr="007607F7">
        <w:rPr>
          <w:rFonts w:asciiTheme="majorHAnsi" w:hAnsiTheme="majorHAnsi" w:cstheme="majorHAnsi"/>
          <w:b/>
          <w:bCs/>
        </w:rPr>
        <w:t>The pulse rate is 88 and respirations are 12 per minute.</w:t>
      </w:r>
    </w:p>
    <w:p w14:paraId="720F72DB" w14:textId="035FD93D" w:rsidR="00A13E49" w:rsidRPr="007607F7" w:rsidRDefault="00A13E49" w:rsidP="00731512">
      <w:pPr>
        <w:pStyle w:val="ListParagraph"/>
        <w:numPr>
          <w:ilvl w:val="0"/>
          <w:numId w:val="62"/>
        </w:numPr>
        <w:spacing w:after="0" w:line="240" w:lineRule="auto"/>
        <w:ind w:left="714" w:hanging="357"/>
        <w:contextualSpacing w:val="0"/>
        <w:rPr>
          <w:rFonts w:asciiTheme="majorHAnsi" w:hAnsiTheme="majorHAnsi" w:cstheme="majorHAnsi"/>
          <w:b/>
          <w:bCs/>
        </w:rPr>
      </w:pPr>
      <w:r w:rsidRPr="007607F7">
        <w:rPr>
          <w:rFonts w:asciiTheme="majorHAnsi" w:hAnsiTheme="majorHAnsi" w:cstheme="majorHAnsi"/>
          <w:b/>
          <w:bCs/>
        </w:rPr>
        <w:t>The patient’s blood pressure is slightly higher than normal</w:t>
      </w:r>
    </w:p>
    <w:p w14:paraId="0BDDB9FF" w14:textId="7990E055" w:rsidR="00A13E49" w:rsidRPr="007607F7" w:rsidRDefault="00A13E49" w:rsidP="27828C27">
      <w:pPr>
        <w:spacing w:before="200" w:line="240" w:lineRule="auto"/>
        <w:rPr>
          <w:rFonts w:asciiTheme="majorHAnsi" w:hAnsiTheme="majorHAnsi" w:cstheme="majorBidi"/>
          <w:b/>
          <w:bCs/>
        </w:rPr>
      </w:pPr>
      <w:r w:rsidRPr="27828C27">
        <w:rPr>
          <w:rFonts w:asciiTheme="majorHAnsi" w:hAnsiTheme="majorHAnsi" w:cstheme="majorBidi"/>
          <w:b/>
          <w:bCs/>
        </w:rPr>
        <w:t>There is a specific order in which percussion, palpation, and auscultation are to be performed. What is the order for these three special tests as they pertain to an abdominal examination</w:t>
      </w:r>
      <w:r w:rsidR="00926B1C" w:rsidRPr="27828C27">
        <w:rPr>
          <w:rFonts w:asciiTheme="majorHAnsi" w:hAnsiTheme="majorHAnsi" w:cstheme="majorBidi"/>
          <w:b/>
          <w:bCs/>
        </w:rPr>
        <w:t>?</w:t>
      </w:r>
    </w:p>
    <w:p w14:paraId="17FDE2E7" w14:textId="0BCBB30D" w:rsidR="00A13E49" w:rsidRPr="007607F7" w:rsidRDefault="00B012CE" w:rsidP="00731512">
      <w:pPr>
        <w:spacing w:before="200" w:line="240" w:lineRule="auto"/>
        <w:rPr>
          <w:rFonts w:asciiTheme="majorHAnsi" w:hAnsiTheme="majorHAnsi" w:cstheme="majorHAnsi"/>
          <w:b/>
          <w:bCs/>
        </w:rPr>
      </w:pPr>
      <w:r w:rsidRPr="007607F7">
        <w:rPr>
          <w:rFonts w:asciiTheme="majorHAnsi" w:hAnsiTheme="majorHAnsi" w:cstheme="majorHAnsi"/>
          <w:b/>
          <w:bCs/>
        </w:rPr>
        <w:t>Place these three tests in the correct order.</w:t>
      </w:r>
    </w:p>
    <w:p w14:paraId="40F9B7FD" w14:textId="6CCED3EF" w:rsidR="00926B1C" w:rsidRPr="007607F7" w:rsidRDefault="00926B1C" w:rsidP="27828C27">
      <w:pPr>
        <w:spacing w:after="0" w:line="240" w:lineRule="auto"/>
        <w:ind w:left="357"/>
        <w:contextualSpacing/>
        <w:rPr>
          <w:rFonts w:asciiTheme="majorHAnsi" w:hAnsiTheme="majorHAnsi" w:cstheme="majorBidi"/>
        </w:rPr>
      </w:pPr>
      <w:r w:rsidRPr="27828C27">
        <w:rPr>
          <w:rFonts w:asciiTheme="majorHAnsi" w:hAnsiTheme="majorHAnsi" w:cstheme="majorBidi"/>
        </w:rPr>
        <w:t>*</w:t>
      </w:r>
      <w:r w:rsidR="003A60C6" w:rsidRPr="27828C27">
        <w:rPr>
          <w:rFonts w:asciiTheme="majorHAnsi" w:hAnsiTheme="majorHAnsi" w:cstheme="majorBidi"/>
        </w:rPr>
        <w:t>1</w:t>
      </w:r>
      <w:r w:rsidRPr="27828C27">
        <w:rPr>
          <w:rFonts w:asciiTheme="majorHAnsi" w:hAnsiTheme="majorHAnsi" w:cstheme="majorBidi"/>
        </w:rPr>
        <w:t xml:space="preserve">. </w:t>
      </w:r>
      <w:r w:rsidR="003A60C6" w:rsidRPr="27828C27">
        <w:rPr>
          <w:rFonts w:asciiTheme="majorHAnsi" w:hAnsiTheme="majorHAnsi" w:cstheme="majorBidi"/>
        </w:rPr>
        <w:t>Auscultation</w:t>
      </w:r>
      <w:r>
        <w:br/>
      </w:r>
    </w:p>
    <w:p w14:paraId="07EAF80A" w14:textId="75D84212" w:rsidR="00926B1C" w:rsidRPr="007607F7" w:rsidRDefault="00926B1C" w:rsidP="27828C27">
      <w:pPr>
        <w:spacing w:after="0" w:line="240" w:lineRule="auto"/>
        <w:ind w:left="357"/>
        <w:contextualSpacing/>
        <w:rPr>
          <w:rFonts w:asciiTheme="majorHAnsi" w:hAnsiTheme="majorHAnsi" w:cstheme="majorBidi"/>
        </w:rPr>
      </w:pPr>
      <w:r w:rsidRPr="27828C27">
        <w:rPr>
          <w:rFonts w:asciiTheme="majorHAnsi" w:hAnsiTheme="majorHAnsi" w:cstheme="majorBidi"/>
        </w:rPr>
        <w:t>*</w:t>
      </w:r>
      <w:r w:rsidR="003A60C6" w:rsidRPr="27828C27">
        <w:rPr>
          <w:rFonts w:asciiTheme="majorHAnsi" w:hAnsiTheme="majorHAnsi" w:cstheme="majorBidi"/>
        </w:rPr>
        <w:t>2</w:t>
      </w:r>
      <w:r w:rsidRPr="27828C27">
        <w:rPr>
          <w:rFonts w:asciiTheme="majorHAnsi" w:hAnsiTheme="majorHAnsi" w:cstheme="majorBidi"/>
        </w:rPr>
        <w:t>.</w:t>
      </w:r>
      <w:r w:rsidR="003A60C6" w:rsidRPr="27828C27">
        <w:rPr>
          <w:rFonts w:asciiTheme="majorHAnsi" w:hAnsiTheme="majorHAnsi" w:cstheme="majorBidi"/>
        </w:rPr>
        <w:t xml:space="preserve"> Palpation</w:t>
      </w:r>
      <w:r>
        <w:br/>
      </w:r>
    </w:p>
    <w:p w14:paraId="04F65D09" w14:textId="222A3844" w:rsidR="00B012CE" w:rsidRPr="007607F7" w:rsidRDefault="00926B1C" w:rsidP="27828C27">
      <w:pPr>
        <w:spacing w:after="0" w:line="240" w:lineRule="auto"/>
        <w:ind w:left="357"/>
        <w:contextualSpacing/>
        <w:rPr>
          <w:rFonts w:asciiTheme="majorHAnsi" w:hAnsiTheme="majorHAnsi" w:cstheme="majorBidi"/>
        </w:rPr>
      </w:pPr>
      <w:r w:rsidRPr="27828C27">
        <w:rPr>
          <w:rFonts w:asciiTheme="majorHAnsi" w:hAnsiTheme="majorHAnsi" w:cstheme="majorBidi"/>
        </w:rPr>
        <w:t>*</w:t>
      </w:r>
      <w:r w:rsidR="003A60C6" w:rsidRPr="27828C27">
        <w:rPr>
          <w:rFonts w:asciiTheme="majorHAnsi" w:hAnsiTheme="majorHAnsi" w:cstheme="majorBidi"/>
        </w:rPr>
        <w:t>3</w:t>
      </w:r>
      <w:r w:rsidRPr="27828C27">
        <w:rPr>
          <w:rFonts w:asciiTheme="majorHAnsi" w:hAnsiTheme="majorHAnsi" w:cstheme="majorBidi"/>
        </w:rPr>
        <w:t>.</w:t>
      </w:r>
      <w:r w:rsidR="003A60C6" w:rsidRPr="27828C27">
        <w:rPr>
          <w:rFonts w:asciiTheme="majorHAnsi" w:hAnsiTheme="majorHAnsi" w:cstheme="majorBidi"/>
        </w:rPr>
        <w:t xml:space="preserve"> Percussion</w:t>
      </w:r>
    </w:p>
    <w:p w14:paraId="18E04B2A" w14:textId="47B2EE78" w:rsidR="001D7437" w:rsidRPr="00731512" w:rsidRDefault="001D7437" w:rsidP="27828C27">
      <w:pPr>
        <w:pStyle w:val="Heading3"/>
        <w:spacing w:after="200" w:line="240" w:lineRule="auto"/>
        <w:rPr>
          <w:sz w:val="24"/>
          <w:szCs w:val="24"/>
        </w:rPr>
      </w:pPr>
      <w:r w:rsidRPr="27828C27">
        <w:rPr>
          <w:sz w:val="24"/>
          <w:szCs w:val="24"/>
        </w:rPr>
        <w:t>Multiple Select Question</w:t>
      </w:r>
    </w:p>
    <w:p w14:paraId="2D77C9BC" w14:textId="0A961912" w:rsidR="006F78BC" w:rsidRPr="007607F7" w:rsidRDefault="00B012CE" w:rsidP="27828C27">
      <w:pPr>
        <w:spacing w:after="120" w:line="240" w:lineRule="auto"/>
        <w:rPr>
          <w:rFonts w:asciiTheme="majorHAnsi" w:hAnsiTheme="majorHAnsi" w:cstheme="majorBidi"/>
          <w:b/>
          <w:bCs/>
        </w:rPr>
      </w:pPr>
      <w:r w:rsidRPr="27828C27">
        <w:rPr>
          <w:rFonts w:asciiTheme="majorHAnsi" w:hAnsiTheme="majorHAnsi" w:cstheme="majorBidi"/>
          <w:b/>
          <w:bCs/>
        </w:rPr>
        <w:t>1</w:t>
      </w:r>
      <w:r w:rsidR="418398F8" w:rsidRPr="27828C27">
        <w:rPr>
          <w:rFonts w:asciiTheme="majorHAnsi" w:hAnsiTheme="majorHAnsi" w:cstheme="majorBidi"/>
          <w:b/>
          <w:bCs/>
        </w:rPr>
        <w:t>48</w:t>
      </w:r>
      <w:r w:rsidRPr="27828C27">
        <w:rPr>
          <w:rFonts w:asciiTheme="majorHAnsi" w:hAnsiTheme="majorHAnsi" w:cstheme="majorBidi"/>
          <w:b/>
          <w:bCs/>
        </w:rPr>
        <w:t>.</w:t>
      </w:r>
      <w:r w:rsidR="006F78BC" w:rsidRPr="27828C27">
        <w:rPr>
          <w:rFonts w:asciiTheme="majorHAnsi" w:hAnsiTheme="majorHAnsi" w:cstheme="majorBidi"/>
          <w:b/>
          <w:bCs/>
        </w:rPr>
        <w:t xml:space="preserve"> What is the athletic trainer’s differential diagnosis of this athlete’s injury? </w:t>
      </w:r>
      <w:r w:rsidR="00A324D1" w:rsidRPr="27828C27">
        <w:rPr>
          <w:rFonts w:asciiTheme="majorHAnsi" w:hAnsiTheme="majorHAnsi" w:cstheme="majorBidi"/>
          <w:b/>
          <w:bCs/>
        </w:rPr>
        <w:t>What are</w:t>
      </w:r>
      <w:r w:rsidR="006F78BC" w:rsidRPr="27828C27">
        <w:rPr>
          <w:rFonts w:asciiTheme="majorHAnsi" w:hAnsiTheme="majorHAnsi" w:cstheme="majorBidi"/>
          <w:b/>
          <w:bCs/>
        </w:rPr>
        <w:t xml:space="preserve"> those injuries or conditions that are a result of the examination</w:t>
      </w:r>
      <w:r w:rsidR="00A324D1" w:rsidRPr="27828C27">
        <w:rPr>
          <w:rFonts w:asciiTheme="majorHAnsi" w:hAnsiTheme="majorHAnsi" w:cstheme="majorBidi"/>
          <w:b/>
          <w:bCs/>
        </w:rPr>
        <w:t>?</w:t>
      </w:r>
      <w:r w:rsidR="006F78BC" w:rsidRPr="27828C27">
        <w:rPr>
          <w:rFonts w:asciiTheme="majorHAnsi" w:hAnsiTheme="majorHAnsi" w:cstheme="majorBidi"/>
          <w:b/>
          <w:bCs/>
        </w:rPr>
        <w:t xml:space="preserve"> Choose all that apply.</w:t>
      </w:r>
    </w:p>
    <w:p w14:paraId="5F97E93E" w14:textId="77777777" w:rsidR="007607F7" w:rsidRPr="007607F7" w:rsidRDefault="00A324D1" w:rsidP="27828C27">
      <w:pPr>
        <w:spacing w:after="0" w:line="240" w:lineRule="auto"/>
        <w:ind w:left="357"/>
        <w:contextualSpacing/>
        <w:rPr>
          <w:rFonts w:asciiTheme="majorHAnsi" w:hAnsiTheme="majorHAnsi" w:cstheme="majorBidi"/>
          <w:color w:val="2B579A"/>
        </w:rPr>
      </w:pPr>
      <w:r w:rsidRPr="27828C27">
        <w:rPr>
          <w:rFonts w:asciiTheme="majorHAnsi" w:hAnsiTheme="majorHAnsi" w:cstheme="majorBidi"/>
          <w:color w:val="2B579A"/>
        </w:rPr>
        <w:t xml:space="preserve">a. </w:t>
      </w:r>
      <w:r w:rsidR="006F78BC" w:rsidRPr="27828C27">
        <w:rPr>
          <w:rFonts w:asciiTheme="majorHAnsi" w:hAnsiTheme="majorHAnsi" w:cstheme="majorBidi"/>
          <w:color w:val="2B579A"/>
        </w:rPr>
        <w:t>Abdominal aortic aneurysm</w:t>
      </w:r>
    </w:p>
    <w:p w14:paraId="0F23A462" w14:textId="3F4BF236" w:rsidR="006F78BC" w:rsidRPr="007607F7" w:rsidRDefault="00A324D1" w:rsidP="27828C27">
      <w:pPr>
        <w:spacing w:after="0" w:line="240" w:lineRule="auto"/>
        <w:ind w:left="357"/>
        <w:contextualSpacing/>
        <w:rPr>
          <w:rFonts w:asciiTheme="majorHAnsi" w:hAnsiTheme="majorHAnsi" w:cstheme="majorBidi"/>
        </w:rPr>
      </w:pPr>
      <w:r w:rsidRPr="27828C27">
        <w:rPr>
          <w:rFonts w:asciiTheme="majorHAnsi" w:hAnsiTheme="majorHAnsi" w:cstheme="majorBidi"/>
        </w:rPr>
        <w:t xml:space="preserve">b. </w:t>
      </w:r>
      <w:r w:rsidR="006F78BC" w:rsidRPr="27828C27">
        <w:rPr>
          <w:rFonts w:asciiTheme="majorHAnsi" w:hAnsiTheme="majorHAnsi" w:cstheme="majorBidi"/>
        </w:rPr>
        <w:t>Appendicitis</w:t>
      </w:r>
    </w:p>
    <w:p w14:paraId="65660563" w14:textId="49927B35" w:rsidR="006F78BC" w:rsidRPr="007607F7" w:rsidRDefault="00A324D1" w:rsidP="27828C27">
      <w:pPr>
        <w:spacing w:after="0" w:line="240" w:lineRule="auto"/>
        <w:ind w:left="357"/>
        <w:contextualSpacing/>
        <w:rPr>
          <w:rFonts w:asciiTheme="majorHAnsi" w:hAnsiTheme="majorHAnsi" w:cstheme="majorBidi"/>
        </w:rPr>
      </w:pPr>
      <w:r w:rsidRPr="27828C27">
        <w:rPr>
          <w:rFonts w:asciiTheme="majorHAnsi" w:hAnsiTheme="majorHAnsi" w:cstheme="majorBidi"/>
        </w:rPr>
        <w:t xml:space="preserve">c. </w:t>
      </w:r>
      <w:r w:rsidR="006F78BC" w:rsidRPr="27828C27">
        <w:rPr>
          <w:rFonts w:asciiTheme="majorHAnsi" w:hAnsiTheme="majorHAnsi" w:cstheme="majorBidi"/>
        </w:rPr>
        <w:t>Celiac disease</w:t>
      </w:r>
    </w:p>
    <w:p w14:paraId="15E9933D" w14:textId="2E642B2A" w:rsidR="006F78BC" w:rsidRPr="007607F7" w:rsidRDefault="00A324D1" w:rsidP="27828C27">
      <w:pPr>
        <w:spacing w:after="0" w:line="240" w:lineRule="auto"/>
        <w:ind w:left="357"/>
        <w:contextualSpacing/>
        <w:rPr>
          <w:rFonts w:asciiTheme="majorHAnsi" w:hAnsiTheme="majorHAnsi" w:cstheme="majorBidi"/>
        </w:rPr>
      </w:pPr>
      <w:r w:rsidRPr="27828C27">
        <w:rPr>
          <w:rFonts w:asciiTheme="majorHAnsi" w:hAnsiTheme="majorHAnsi" w:cstheme="majorBidi"/>
        </w:rPr>
        <w:t xml:space="preserve">d. </w:t>
      </w:r>
      <w:r w:rsidR="006F78BC" w:rsidRPr="27828C27">
        <w:rPr>
          <w:rFonts w:asciiTheme="majorHAnsi" w:hAnsiTheme="majorHAnsi" w:cstheme="majorBidi"/>
        </w:rPr>
        <w:t>Colorectal cancer</w:t>
      </w:r>
    </w:p>
    <w:p w14:paraId="3CC250B2" w14:textId="56606313" w:rsidR="006F78BC" w:rsidRPr="007607F7" w:rsidRDefault="00A324D1" w:rsidP="27828C27">
      <w:pPr>
        <w:spacing w:after="0" w:line="240" w:lineRule="auto"/>
        <w:ind w:left="357"/>
        <w:contextualSpacing/>
        <w:rPr>
          <w:rFonts w:asciiTheme="majorHAnsi" w:hAnsiTheme="majorHAnsi" w:cstheme="majorBidi"/>
        </w:rPr>
      </w:pPr>
      <w:r w:rsidRPr="27828C27">
        <w:rPr>
          <w:rFonts w:asciiTheme="majorHAnsi" w:hAnsiTheme="majorHAnsi" w:cstheme="majorBidi"/>
          <w:b/>
          <w:bCs/>
        </w:rPr>
        <w:t>*</w:t>
      </w:r>
      <w:r w:rsidRPr="27828C27">
        <w:rPr>
          <w:rFonts w:asciiTheme="majorHAnsi" w:hAnsiTheme="majorHAnsi" w:cstheme="majorBidi"/>
        </w:rPr>
        <w:t xml:space="preserve">e. </w:t>
      </w:r>
      <w:r w:rsidR="006F78BC" w:rsidRPr="27828C27">
        <w:rPr>
          <w:rFonts w:asciiTheme="majorHAnsi" w:hAnsiTheme="majorHAnsi" w:cstheme="majorBidi"/>
        </w:rPr>
        <w:t>Mononucleosis</w:t>
      </w:r>
    </w:p>
    <w:p w14:paraId="059E85B9" w14:textId="44A21FB2" w:rsidR="006F78BC" w:rsidRPr="007607F7" w:rsidRDefault="00A324D1" w:rsidP="27828C27">
      <w:pPr>
        <w:spacing w:after="0" w:line="240" w:lineRule="auto"/>
        <w:ind w:left="357"/>
        <w:contextualSpacing/>
        <w:rPr>
          <w:rFonts w:asciiTheme="majorHAnsi" w:hAnsiTheme="majorHAnsi" w:cstheme="majorBidi"/>
        </w:rPr>
      </w:pPr>
      <w:r w:rsidRPr="27828C27">
        <w:rPr>
          <w:rFonts w:asciiTheme="majorHAnsi" w:hAnsiTheme="majorHAnsi" w:cstheme="majorBidi"/>
          <w:b/>
          <w:bCs/>
        </w:rPr>
        <w:t>*</w:t>
      </w:r>
      <w:r w:rsidRPr="27828C27">
        <w:rPr>
          <w:rFonts w:asciiTheme="majorHAnsi" w:hAnsiTheme="majorHAnsi" w:cstheme="majorBidi"/>
        </w:rPr>
        <w:t xml:space="preserve">f. </w:t>
      </w:r>
      <w:r w:rsidR="006F78BC" w:rsidRPr="27828C27">
        <w:rPr>
          <w:rFonts w:asciiTheme="majorHAnsi" w:hAnsiTheme="majorHAnsi" w:cstheme="majorBidi"/>
        </w:rPr>
        <w:t>Peptic ulcer disease (PUD)</w:t>
      </w:r>
    </w:p>
    <w:p w14:paraId="415CE1A4" w14:textId="6A6901D7" w:rsidR="006F78BC" w:rsidRPr="007607F7" w:rsidRDefault="00A324D1" w:rsidP="27828C27">
      <w:pPr>
        <w:spacing w:after="0" w:line="240" w:lineRule="auto"/>
        <w:ind w:left="357"/>
        <w:contextualSpacing/>
        <w:rPr>
          <w:rFonts w:asciiTheme="majorHAnsi" w:hAnsiTheme="majorHAnsi" w:cstheme="majorBidi"/>
          <w:rPrChange w:id="133" w:author="" w16du:dateUtc="2026-05-15T16:43:00Z">
            <w:rPr/>
          </w:rPrChange>
        </w:rPr>
      </w:pPr>
      <w:r w:rsidRPr="27828C27">
        <w:rPr>
          <w:rFonts w:asciiTheme="majorHAnsi" w:hAnsiTheme="majorHAnsi" w:cstheme="majorBidi"/>
          <w:b/>
          <w:bCs/>
        </w:rPr>
        <w:t>*</w:t>
      </w:r>
      <w:r w:rsidRPr="27828C27">
        <w:rPr>
          <w:rFonts w:asciiTheme="majorHAnsi" w:hAnsiTheme="majorHAnsi" w:cstheme="majorBidi"/>
        </w:rPr>
        <w:t xml:space="preserve">g. </w:t>
      </w:r>
      <w:r w:rsidR="006F78BC" w:rsidRPr="27828C27">
        <w:rPr>
          <w:rFonts w:asciiTheme="majorHAnsi" w:hAnsiTheme="majorHAnsi" w:cstheme="majorBidi"/>
        </w:rPr>
        <w:t>Splenomegaly</w:t>
      </w:r>
    </w:p>
    <w:p w14:paraId="06E9E346" w14:textId="3E56FC26" w:rsidR="001D02A4" w:rsidRPr="007607F7" w:rsidRDefault="001D02A4" w:rsidP="00731512">
      <w:pPr>
        <w:pStyle w:val="Heading2"/>
        <w:spacing w:after="200" w:line="240" w:lineRule="auto"/>
        <w:rPr>
          <w:rFonts w:cstheme="majorHAnsi"/>
        </w:rPr>
      </w:pPr>
      <w:r w:rsidRPr="007607F7">
        <w:rPr>
          <w:rFonts w:cstheme="majorHAnsi"/>
        </w:rPr>
        <w:t xml:space="preserve">Testlet </w:t>
      </w:r>
      <w:r w:rsidR="00FF703A" w:rsidRPr="007607F7">
        <w:rPr>
          <w:rFonts w:cstheme="majorHAnsi"/>
        </w:rPr>
        <w:t>4</w:t>
      </w:r>
    </w:p>
    <w:p w14:paraId="38F0BF5B" w14:textId="70AE1772" w:rsidR="001D02A4" w:rsidRPr="007607F7" w:rsidRDefault="001D02A4" w:rsidP="00731512">
      <w:pPr>
        <w:spacing w:before="200" w:line="240" w:lineRule="auto"/>
        <w:rPr>
          <w:rFonts w:asciiTheme="majorHAnsi" w:hAnsiTheme="majorHAnsi" w:cstheme="majorHAnsi"/>
          <w:b/>
          <w:bCs/>
        </w:rPr>
      </w:pPr>
      <w:r w:rsidRPr="007607F7">
        <w:rPr>
          <w:rFonts w:asciiTheme="majorHAnsi" w:hAnsiTheme="majorHAnsi" w:cstheme="majorHAnsi"/>
          <w:b/>
          <w:bCs/>
        </w:rPr>
        <w:t>Please use the following information to answer the questions in this testlet.</w:t>
      </w:r>
    </w:p>
    <w:p w14:paraId="2D106307" w14:textId="2E07CBB0" w:rsidR="001B56E2" w:rsidRPr="007607F7" w:rsidRDefault="001B56E2" w:rsidP="27828C27">
      <w:pPr>
        <w:spacing w:after="0" w:line="240" w:lineRule="auto"/>
        <w:rPr>
          <w:rFonts w:asciiTheme="majorHAnsi" w:hAnsiTheme="majorHAnsi" w:cstheme="majorBidi"/>
        </w:rPr>
      </w:pPr>
      <w:r w:rsidRPr="27828C27">
        <w:rPr>
          <w:rFonts w:asciiTheme="majorHAnsi" w:hAnsiTheme="majorHAnsi" w:cstheme="majorBidi"/>
        </w:rPr>
        <w:t>It is preseason camp for a small college men’s soccer team. Right after lunch, two soccer players bring a third soccer player to the athletic training facility. The two friends tell the athletic trainer that there is something wrong with their teammate. They tell the athletic trainer that Joe (the injured player) was “talking nonsense during lunch” and “did not look or act right.” They voice their concern about Joe and state they want to have Joe examined by the athletic trainer.</w:t>
      </w:r>
    </w:p>
    <w:p w14:paraId="3AEF587E" w14:textId="5C05FCE5" w:rsidR="001D7437" w:rsidRPr="007607F7" w:rsidRDefault="001D7437" w:rsidP="27828C27">
      <w:pPr>
        <w:pStyle w:val="Heading3"/>
        <w:spacing w:after="200" w:line="240" w:lineRule="auto"/>
      </w:pPr>
      <w:r w:rsidRPr="27828C27">
        <w:t>Multiple Select Question</w:t>
      </w:r>
    </w:p>
    <w:p w14:paraId="70CD81F3" w14:textId="5C4D654B" w:rsidR="00007CDF" w:rsidRPr="007607F7" w:rsidRDefault="00EA4080" w:rsidP="00731512">
      <w:pPr>
        <w:spacing w:after="120" w:line="240" w:lineRule="auto"/>
        <w:rPr>
          <w:rFonts w:asciiTheme="majorHAnsi" w:hAnsiTheme="majorHAnsi" w:cstheme="majorHAnsi"/>
          <w:b/>
          <w:bCs/>
        </w:rPr>
      </w:pPr>
      <w:r w:rsidRPr="007607F7">
        <w:rPr>
          <w:rFonts w:asciiTheme="majorHAnsi" w:hAnsiTheme="majorHAnsi" w:cstheme="majorHAnsi"/>
          <w:b/>
          <w:bCs/>
        </w:rPr>
        <w:t>1</w:t>
      </w:r>
      <w:r w:rsidR="213CD4A1" w:rsidRPr="007607F7">
        <w:rPr>
          <w:rFonts w:asciiTheme="majorHAnsi" w:hAnsiTheme="majorHAnsi" w:cstheme="majorHAnsi"/>
          <w:b/>
          <w:bCs/>
        </w:rPr>
        <w:t>49</w:t>
      </w:r>
      <w:r w:rsidRPr="007607F7">
        <w:rPr>
          <w:rFonts w:asciiTheme="majorHAnsi" w:hAnsiTheme="majorHAnsi" w:cstheme="majorHAnsi"/>
          <w:b/>
          <w:bCs/>
        </w:rPr>
        <w:t xml:space="preserve">. </w:t>
      </w:r>
      <w:r w:rsidR="00C52A16" w:rsidRPr="007607F7">
        <w:rPr>
          <w:rFonts w:asciiTheme="majorHAnsi" w:hAnsiTheme="majorHAnsi" w:cstheme="majorHAnsi"/>
          <w:b/>
          <w:bCs/>
        </w:rPr>
        <w:t>What questions does the athletic trainer need to ask regarding a history for this injured athlete? Choose all that apply.</w:t>
      </w:r>
    </w:p>
    <w:p w14:paraId="2C9DB382" w14:textId="3A3F39BE" w:rsidR="005760C8" w:rsidRPr="007607F7" w:rsidRDefault="00EC0DDC" w:rsidP="27828C27">
      <w:pPr>
        <w:spacing w:after="0"/>
        <w:ind w:left="357"/>
        <w:contextualSpacing/>
        <w:rPr>
          <w:rFonts w:asciiTheme="majorHAnsi" w:hAnsiTheme="majorHAnsi" w:cstheme="majorBidi"/>
        </w:rPr>
      </w:pPr>
      <w:r w:rsidRPr="27828C27">
        <w:rPr>
          <w:rFonts w:asciiTheme="majorHAnsi" w:hAnsiTheme="majorHAnsi" w:cstheme="majorBidi"/>
        </w:rPr>
        <w:t xml:space="preserve">*a. </w:t>
      </w:r>
      <w:r w:rsidR="6BEE993B" w:rsidRPr="27828C27">
        <w:rPr>
          <w:rFonts w:asciiTheme="majorHAnsi" w:hAnsiTheme="majorHAnsi" w:cstheme="majorBidi"/>
        </w:rPr>
        <w:t xml:space="preserve">Can you tell me </w:t>
      </w:r>
      <w:r w:rsidRPr="27828C27">
        <w:rPr>
          <w:rFonts w:asciiTheme="majorHAnsi" w:hAnsiTheme="majorHAnsi" w:cstheme="majorBidi"/>
        </w:rPr>
        <w:t xml:space="preserve">what </w:t>
      </w:r>
      <w:r w:rsidR="005760C8" w:rsidRPr="27828C27">
        <w:rPr>
          <w:rFonts w:asciiTheme="majorHAnsi" w:hAnsiTheme="majorHAnsi" w:cstheme="majorBidi"/>
        </w:rPr>
        <w:t>happened?</w:t>
      </w:r>
    </w:p>
    <w:p w14:paraId="38FC57CC" w14:textId="3D08C1C7" w:rsidR="005760C8" w:rsidRPr="007607F7" w:rsidRDefault="00EC0DDC" w:rsidP="27828C27">
      <w:pPr>
        <w:spacing w:after="0"/>
        <w:ind w:left="357"/>
        <w:contextualSpacing/>
        <w:rPr>
          <w:rFonts w:asciiTheme="majorHAnsi" w:hAnsiTheme="majorHAnsi" w:cstheme="majorBidi"/>
        </w:rPr>
      </w:pPr>
      <w:r w:rsidRPr="27828C27">
        <w:rPr>
          <w:rFonts w:asciiTheme="majorHAnsi" w:hAnsiTheme="majorHAnsi" w:cstheme="majorBidi"/>
        </w:rPr>
        <w:lastRenderedPageBreak/>
        <w:t xml:space="preserve">*b. </w:t>
      </w:r>
      <w:r w:rsidR="005760C8" w:rsidRPr="27828C27">
        <w:rPr>
          <w:rFonts w:asciiTheme="majorHAnsi" w:hAnsiTheme="majorHAnsi" w:cstheme="majorBidi"/>
        </w:rPr>
        <w:t>Have you ever hurt your head previously?</w:t>
      </w:r>
    </w:p>
    <w:p w14:paraId="43C0F138" w14:textId="12C3E547" w:rsidR="005760C8" w:rsidRPr="007607F7" w:rsidRDefault="00EC0DDC" w:rsidP="27828C27">
      <w:pPr>
        <w:spacing w:after="0"/>
        <w:ind w:left="357"/>
        <w:contextualSpacing/>
        <w:rPr>
          <w:rFonts w:asciiTheme="majorHAnsi" w:hAnsiTheme="majorHAnsi" w:cstheme="majorBidi"/>
        </w:rPr>
      </w:pPr>
      <w:r w:rsidRPr="27828C27">
        <w:rPr>
          <w:rFonts w:asciiTheme="majorHAnsi" w:hAnsiTheme="majorHAnsi" w:cstheme="majorBidi"/>
        </w:rPr>
        <w:t xml:space="preserve">*c. </w:t>
      </w:r>
      <w:r w:rsidR="005760C8" w:rsidRPr="27828C27">
        <w:rPr>
          <w:rFonts w:asciiTheme="majorHAnsi" w:hAnsiTheme="majorHAnsi" w:cstheme="majorBidi"/>
        </w:rPr>
        <w:t>Do you have pain anywhere on your head?</w:t>
      </w:r>
    </w:p>
    <w:p w14:paraId="5BF2CF74" w14:textId="14AA5F2C" w:rsidR="005760C8" w:rsidRPr="007607F7" w:rsidRDefault="00EC0DDC" w:rsidP="27828C27">
      <w:pPr>
        <w:spacing w:after="0"/>
        <w:ind w:left="357"/>
        <w:contextualSpacing/>
        <w:rPr>
          <w:rFonts w:asciiTheme="majorHAnsi" w:hAnsiTheme="majorHAnsi" w:cstheme="majorBidi"/>
        </w:rPr>
      </w:pPr>
      <w:r w:rsidRPr="27828C27">
        <w:rPr>
          <w:rFonts w:asciiTheme="majorHAnsi" w:hAnsiTheme="majorHAnsi" w:cstheme="majorBidi"/>
        </w:rPr>
        <w:t xml:space="preserve">*d. </w:t>
      </w:r>
      <w:r w:rsidR="434245A4" w:rsidRPr="27828C27">
        <w:rPr>
          <w:rFonts w:asciiTheme="majorHAnsi" w:hAnsiTheme="majorHAnsi" w:cstheme="majorBidi"/>
        </w:rPr>
        <w:t>Are you having any other symptoms I should be aware of</w:t>
      </w:r>
      <w:r w:rsidR="005760C8" w:rsidRPr="27828C27">
        <w:rPr>
          <w:rFonts w:asciiTheme="majorHAnsi" w:hAnsiTheme="majorHAnsi" w:cstheme="majorBidi"/>
        </w:rPr>
        <w:t>?</w:t>
      </w:r>
    </w:p>
    <w:p w14:paraId="0D0D7461" w14:textId="0F160FAE" w:rsidR="005760C8" w:rsidRPr="007607F7" w:rsidRDefault="00EC0DDC" w:rsidP="27828C27">
      <w:pPr>
        <w:spacing w:after="0"/>
        <w:ind w:left="357"/>
        <w:contextualSpacing/>
        <w:rPr>
          <w:rFonts w:asciiTheme="majorHAnsi" w:hAnsiTheme="majorHAnsi" w:cstheme="majorBidi"/>
        </w:rPr>
      </w:pPr>
      <w:r w:rsidRPr="27828C27">
        <w:rPr>
          <w:rFonts w:asciiTheme="majorHAnsi" w:hAnsiTheme="majorHAnsi" w:cstheme="majorBidi"/>
        </w:rPr>
        <w:t xml:space="preserve">e. </w:t>
      </w:r>
      <w:r w:rsidR="005760C8" w:rsidRPr="27828C27">
        <w:rPr>
          <w:rFonts w:asciiTheme="majorHAnsi" w:hAnsiTheme="majorHAnsi" w:cstheme="majorBidi"/>
        </w:rPr>
        <w:t>Why did you continue to play after you hit your head?</w:t>
      </w:r>
    </w:p>
    <w:p w14:paraId="2437F625" w14:textId="03450DAD" w:rsidR="005760C8" w:rsidRDefault="00EC0DDC" w:rsidP="27828C27">
      <w:pPr>
        <w:spacing w:after="0"/>
        <w:ind w:left="357"/>
        <w:contextualSpacing/>
        <w:rPr>
          <w:rFonts w:asciiTheme="majorHAnsi" w:hAnsiTheme="majorHAnsi" w:cstheme="majorBidi"/>
        </w:rPr>
      </w:pPr>
      <w:r w:rsidRPr="27828C27">
        <w:rPr>
          <w:rFonts w:asciiTheme="majorHAnsi" w:hAnsiTheme="majorHAnsi" w:cstheme="majorBidi"/>
        </w:rPr>
        <w:t xml:space="preserve">*f. </w:t>
      </w:r>
      <w:r w:rsidR="005760C8" w:rsidRPr="27828C27">
        <w:rPr>
          <w:rFonts w:asciiTheme="majorHAnsi" w:hAnsiTheme="majorHAnsi" w:cstheme="majorBidi"/>
        </w:rPr>
        <w:t>Are you taking any medications?</w:t>
      </w:r>
    </w:p>
    <w:p w14:paraId="7EB20C12" w14:textId="77777777" w:rsidR="00731512" w:rsidRPr="007607F7" w:rsidRDefault="00731512" w:rsidP="00731512">
      <w:pPr>
        <w:spacing w:after="0"/>
        <w:contextualSpacing/>
        <w:rPr>
          <w:rFonts w:asciiTheme="majorHAnsi" w:hAnsiTheme="majorHAnsi" w:cstheme="majorHAnsi"/>
        </w:rPr>
      </w:pPr>
    </w:p>
    <w:p w14:paraId="59EC1C54" w14:textId="21C70A5A" w:rsidR="00007CDF" w:rsidRPr="007607F7" w:rsidRDefault="00D62BCE" w:rsidP="27828C27">
      <w:pPr>
        <w:spacing w:after="120" w:line="240" w:lineRule="auto"/>
        <w:rPr>
          <w:rFonts w:asciiTheme="majorHAnsi" w:hAnsiTheme="majorHAnsi" w:cstheme="majorBidi"/>
          <w:b/>
          <w:bCs/>
        </w:rPr>
      </w:pPr>
      <w:r w:rsidRPr="27828C27">
        <w:rPr>
          <w:rFonts w:asciiTheme="majorHAnsi" w:hAnsiTheme="majorHAnsi" w:cstheme="majorBidi"/>
          <w:b/>
          <w:bCs/>
        </w:rPr>
        <w:t>1</w:t>
      </w:r>
      <w:r w:rsidR="279332DC" w:rsidRPr="27828C27">
        <w:rPr>
          <w:rFonts w:asciiTheme="majorHAnsi" w:hAnsiTheme="majorHAnsi" w:cstheme="majorBidi"/>
          <w:b/>
          <w:bCs/>
        </w:rPr>
        <w:t>50</w:t>
      </w:r>
      <w:r w:rsidRPr="27828C27">
        <w:rPr>
          <w:rFonts w:asciiTheme="majorHAnsi" w:hAnsiTheme="majorHAnsi" w:cstheme="majorBidi"/>
          <w:b/>
          <w:bCs/>
        </w:rPr>
        <w:t xml:space="preserve">. What additional questions does the athletic trainer need to ask regarding a history for this injured athlete? Choose all that </w:t>
      </w:r>
      <w:r w:rsidR="00EC0DDC" w:rsidRPr="27828C27">
        <w:rPr>
          <w:rFonts w:asciiTheme="majorHAnsi" w:hAnsiTheme="majorHAnsi" w:cstheme="majorBidi"/>
          <w:b/>
          <w:bCs/>
        </w:rPr>
        <w:t>apply.</w:t>
      </w:r>
    </w:p>
    <w:p w14:paraId="58B9831D" w14:textId="2C4A1AC6" w:rsidR="00D62BCE" w:rsidRPr="007607F7" w:rsidRDefault="00EC0DDC" w:rsidP="27828C27">
      <w:pPr>
        <w:spacing w:after="0"/>
        <w:ind w:left="357"/>
        <w:contextualSpacing/>
        <w:rPr>
          <w:rFonts w:asciiTheme="majorHAnsi" w:hAnsiTheme="majorHAnsi" w:cstheme="majorBidi"/>
        </w:rPr>
      </w:pPr>
      <w:r w:rsidRPr="27828C27">
        <w:rPr>
          <w:rFonts w:asciiTheme="majorHAnsi" w:hAnsiTheme="majorHAnsi" w:cstheme="majorBidi"/>
        </w:rPr>
        <w:t xml:space="preserve">*a. </w:t>
      </w:r>
      <w:r w:rsidR="00D62BCE" w:rsidRPr="27828C27">
        <w:rPr>
          <w:rFonts w:asciiTheme="majorHAnsi" w:hAnsiTheme="majorHAnsi" w:cstheme="majorBidi"/>
        </w:rPr>
        <w:t>Did you lose consciousness or black out?</w:t>
      </w:r>
    </w:p>
    <w:p w14:paraId="5FE7DA4E" w14:textId="49387D33" w:rsidR="00D62BCE" w:rsidRPr="007607F7" w:rsidRDefault="00EC0DDC" w:rsidP="27828C27">
      <w:pPr>
        <w:spacing w:after="0"/>
        <w:ind w:left="357"/>
        <w:contextualSpacing/>
        <w:rPr>
          <w:rFonts w:asciiTheme="majorHAnsi" w:hAnsiTheme="majorHAnsi" w:cstheme="majorBidi"/>
        </w:rPr>
      </w:pPr>
      <w:r w:rsidRPr="27828C27">
        <w:rPr>
          <w:rFonts w:asciiTheme="majorHAnsi" w:hAnsiTheme="majorHAnsi" w:cstheme="majorBidi"/>
        </w:rPr>
        <w:t xml:space="preserve">*b. </w:t>
      </w:r>
      <w:r w:rsidR="00D62BCE" w:rsidRPr="27828C27">
        <w:rPr>
          <w:rFonts w:asciiTheme="majorHAnsi" w:hAnsiTheme="majorHAnsi" w:cstheme="majorBidi"/>
        </w:rPr>
        <w:t>Does your neck bother you at all?</w:t>
      </w:r>
    </w:p>
    <w:p w14:paraId="5CAEDC51" w14:textId="50C7CC46" w:rsidR="00D62BCE" w:rsidRPr="007607F7" w:rsidRDefault="00EC0DDC" w:rsidP="27828C27">
      <w:pPr>
        <w:spacing w:after="0"/>
        <w:ind w:left="357"/>
        <w:contextualSpacing/>
        <w:rPr>
          <w:rFonts w:asciiTheme="majorHAnsi" w:hAnsiTheme="majorHAnsi" w:cstheme="majorBidi"/>
        </w:rPr>
      </w:pPr>
      <w:r w:rsidRPr="27828C27">
        <w:rPr>
          <w:rFonts w:asciiTheme="majorHAnsi" w:hAnsiTheme="majorHAnsi" w:cstheme="majorBidi"/>
        </w:rPr>
        <w:t xml:space="preserve">*c. </w:t>
      </w:r>
      <w:r w:rsidR="00D62BCE" w:rsidRPr="27828C27">
        <w:rPr>
          <w:rFonts w:asciiTheme="majorHAnsi" w:hAnsiTheme="majorHAnsi" w:cstheme="majorBidi"/>
        </w:rPr>
        <w:t>Do you have any numbness and tingling down your arms or legs?</w:t>
      </w:r>
    </w:p>
    <w:p w14:paraId="3B47048A" w14:textId="3CAC425F" w:rsidR="00D62BCE" w:rsidRPr="007607F7" w:rsidRDefault="00EC0DDC" w:rsidP="27828C27">
      <w:pPr>
        <w:spacing w:after="0"/>
        <w:ind w:left="357"/>
        <w:contextualSpacing/>
        <w:rPr>
          <w:rFonts w:asciiTheme="majorHAnsi" w:hAnsiTheme="majorHAnsi" w:cstheme="majorBidi"/>
        </w:rPr>
      </w:pPr>
      <w:r w:rsidRPr="27828C27">
        <w:rPr>
          <w:rFonts w:asciiTheme="majorHAnsi" w:hAnsiTheme="majorHAnsi" w:cstheme="majorBidi"/>
          <w:b/>
          <w:bCs/>
        </w:rPr>
        <w:t>*</w:t>
      </w:r>
      <w:r w:rsidRPr="27828C27">
        <w:rPr>
          <w:rFonts w:asciiTheme="majorHAnsi" w:hAnsiTheme="majorHAnsi" w:cstheme="majorBidi"/>
        </w:rPr>
        <w:t xml:space="preserve">d. </w:t>
      </w:r>
      <w:r w:rsidR="00D62BCE" w:rsidRPr="27828C27">
        <w:rPr>
          <w:rFonts w:asciiTheme="majorHAnsi" w:hAnsiTheme="majorHAnsi" w:cstheme="majorBidi"/>
        </w:rPr>
        <w:t>What type of pain are you experiencing? In other words, is it a sharp pain? A dull ache? A throbbing pain?</w:t>
      </w:r>
    </w:p>
    <w:p w14:paraId="2E85F84D" w14:textId="52E99340" w:rsidR="00D62BCE" w:rsidRPr="007607F7" w:rsidRDefault="00EC0DDC" w:rsidP="27828C27">
      <w:pPr>
        <w:spacing w:after="0"/>
        <w:ind w:left="357"/>
        <w:contextualSpacing/>
        <w:rPr>
          <w:rFonts w:asciiTheme="majorHAnsi" w:hAnsiTheme="majorHAnsi" w:cstheme="majorBidi"/>
        </w:rPr>
      </w:pPr>
      <w:r w:rsidRPr="27828C27">
        <w:rPr>
          <w:rFonts w:asciiTheme="majorHAnsi" w:hAnsiTheme="majorHAnsi" w:cstheme="majorBidi"/>
        </w:rPr>
        <w:t xml:space="preserve">*e. </w:t>
      </w:r>
      <w:r w:rsidR="00D62BCE" w:rsidRPr="27828C27">
        <w:rPr>
          <w:rFonts w:asciiTheme="majorHAnsi" w:hAnsiTheme="majorHAnsi" w:cstheme="majorBidi"/>
        </w:rPr>
        <w:t>On a scale of 1 to 10, how would you rate your pain?</w:t>
      </w:r>
    </w:p>
    <w:p w14:paraId="34128102" w14:textId="346B0828" w:rsidR="00D62BCE" w:rsidRDefault="00EC0DDC" w:rsidP="27828C27">
      <w:pPr>
        <w:spacing w:after="0"/>
        <w:ind w:left="357"/>
        <w:contextualSpacing/>
        <w:rPr>
          <w:rFonts w:asciiTheme="majorHAnsi" w:hAnsiTheme="majorHAnsi" w:cstheme="majorBidi"/>
        </w:rPr>
      </w:pPr>
      <w:r w:rsidRPr="27828C27">
        <w:rPr>
          <w:rFonts w:asciiTheme="majorHAnsi" w:hAnsiTheme="majorHAnsi" w:cstheme="majorBidi"/>
        </w:rPr>
        <w:t xml:space="preserve">*f. </w:t>
      </w:r>
      <w:r w:rsidR="00D62BCE" w:rsidRPr="27828C27">
        <w:rPr>
          <w:rFonts w:asciiTheme="majorHAnsi" w:hAnsiTheme="majorHAnsi" w:cstheme="majorBidi"/>
        </w:rPr>
        <w:t>Does your pain come and go or is it fairly constant?</w:t>
      </w:r>
    </w:p>
    <w:p w14:paraId="52A97E32" w14:textId="77777777" w:rsidR="00731512" w:rsidRPr="007607F7" w:rsidRDefault="00731512" w:rsidP="27828C27">
      <w:pPr>
        <w:spacing w:after="0"/>
        <w:contextualSpacing/>
        <w:rPr>
          <w:rFonts w:asciiTheme="majorHAnsi" w:hAnsiTheme="majorHAnsi" w:cstheme="majorBidi"/>
        </w:rPr>
      </w:pPr>
    </w:p>
    <w:p w14:paraId="237B9959" w14:textId="07201D91" w:rsidR="00F45B6B" w:rsidRPr="007607F7" w:rsidRDefault="00F45B6B" w:rsidP="27828C27">
      <w:pPr>
        <w:spacing w:after="120" w:line="240" w:lineRule="auto"/>
        <w:rPr>
          <w:rFonts w:asciiTheme="majorHAnsi" w:hAnsiTheme="majorHAnsi" w:cstheme="majorBidi"/>
          <w:b/>
          <w:bCs/>
        </w:rPr>
      </w:pPr>
      <w:r w:rsidRPr="27828C27">
        <w:rPr>
          <w:rFonts w:asciiTheme="majorHAnsi" w:hAnsiTheme="majorHAnsi" w:cstheme="majorBidi"/>
          <w:b/>
          <w:bCs/>
        </w:rPr>
        <w:t>1</w:t>
      </w:r>
      <w:r w:rsidR="3CAD0BFE" w:rsidRPr="27828C27">
        <w:rPr>
          <w:rFonts w:asciiTheme="majorHAnsi" w:hAnsiTheme="majorHAnsi" w:cstheme="majorBidi"/>
          <w:b/>
          <w:bCs/>
        </w:rPr>
        <w:t>51</w:t>
      </w:r>
      <w:r w:rsidRPr="27828C27">
        <w:rPr>
          <w:rFonts w:asciiTheme="majorHAnsi" w:hAnsiTheme="majorHAnsi" w:cstheme="majorBidi"/>
          <w:b/>
          <w:bCs/>
        </w:rPr>
        <w:t>.</w:t>
      </w:r>
      <w:r w:rsidR="006F6483" w:rsidRPr="27828C27">
        <w:rPr>
          <w:rFonts w:asciiTheme="majorHAnsi" w:hAnsiTheme="majorHAnsi" w:cstheme="majorBidi"/>
          <w:b/>
          <w:bCs/>
        </w:rPr>
        <w:t xml:space="preserve"> </w:t>
      </w:r>
      <w:r w:rsidR="00EC0DDC" w:rsidRPr="27828C27">
        <w:rPr>
          <w:rFonts w:asciiTheme="majorHAnsi" w:hAnsiTheme="majorHAnsi" w:cstheme="majorBidi"/>
          <w:b/>
          <w:bCs/>
        </w:rPr>
        <w:t xml:space="preserve">The </w:t>
      </w:r>
      <w:r w:rsidR="00132383" w:rsidRPr="27828C27">
        <w:rPr>
          <w:rFonts w:asciiTheme="majorHAnsi" w:hAnsiTheme="majorHAnsi" w:cstheme="majorBidi"/>
          <w:b/>
          <w:bCs/>
        </w:rPr>
        <w:t xml:space="preserve">question text </w:t>
      </w:r>
      <w:r w:rsidR="00EC0DDC" w:rsidRPr="27828C27">
        <w:rPr>
          <w:rFonts w:asciiTheme="majorHAnsi" w:hAnsiTheme="majorHAnsi" w:cstheme="majorBidi"/>
          <w:b/>
          <w:bCs/>
        </w:rPr>
        <w:t xml:space="preserve">is </w:t>
      </w:r>
      <w:r w:rsidR="00132383" w:rsidRPr="27828C27">
        <w:rPr>
          <w:rFonts w:asciiTheme="majorHAnsi" w:hAnsiTheme="majorHAnsi" w:cstheme="majorBidi"/>
          <w:b/>
          <w:bCs/>
        </w:rPr>
        <w:t xml:space="preserve">in </w:t>
      </w:r>
      <w:r w:rsidR="00EC0DDC" w:rsidRPr="27828C27">
        <w:rPr>
          <w:rFonts w:asciiTheme="majorHAnsi" w:hAnsiTheme="majorHAnsi" w:cstheme="majorBidi"/>
          <w:b/>
          <w:bCs/>
        </w:rPr>
        <w:t xml:space="preserve">the </w:t>
      </w:r>
      <w:r w:rsidR="00132383" w:rsidRPr="27828C27">
        <w:rPr>
          <w:rFonts w:asciiTheme="majorHAnsi" w:hAnsiTheme="majorHAnsi" w:cstheme="majorBidi"/>
          <w:b/>
          <w:bCs/>
        </w:rPr>
        <w:t>image below:</w:t>
      </w:r>
    </w:p>
    <w:p w14:paraId="7D531150" w14:textId="76CC1A14" w:rsidR="00132383" w:rsidRPr="007607F7" w:rsidRDefault="00132383" w:rsidP="00F45B6B">
      <w:pPr>
        <w:rPr>
          <w:rFonts w:asciiTheme="majorHAnsi" w:hAnsiTheme="majorHAnsi" w:cstheme="majorHAnsi"/>
          <w:b/>
          <w:bCs/>
        </w:rPr>
      </w:pPr>
      <w:r>
        <w:rPr>
          <w:noProof/>
        </w:rPr>
        <w:drawing>
          <wp:inline distT="0" distB="0" distL="0" distR="0" wp14:anchorId="0F116063" wp14:editId="76DB829F">
            <wp:extent cx="5097248" cy="2869659"/>
            <wp:effectExtent l="0" t="0" r="8255" b="6985"/>
            <wp:docPr id="116" name="Slid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 image.jpg"/>
                    <pic:cNvPicPr/>
                  </pic:nvPicPr>
                  <pic:blipFill>
                    <a:blip r:embed="rId32" cstate="print"/>
                    <a:stretch>
                      <a:fillRect/>
                    </a:stretch>
                  </pic:blipFill>
                  <pic:spPr>
                    <a:xfrm>
                      <a:off x="0" y="0"/>
                      <a:ext cx="5109197" cy="2876386"/>
                    </a:xfrm>
                    <a:prstGeom prst="rect">
                      <a:avLst/>
                    </a:prstGeom>
                  </pic:spPr>
                </pic:pic>
              </a:graphicData>
            </a:graphic>
          </wp:inline>
        </w:drawing>
      </w:r>
    </w:p>
    <w:p w14:paraId="2893D3C1" w14:textId="21299937" w:rsidR="00132383" w:rsidRPr="007607F7" w:rsidRDefault="00ED7E2A" w:rsidP="00F45B6B">
      <w:pPr>
        <w:rPr>
          <w:rFonts w:asciiTheme="majorHAnsi" w:hAnsiTheme="majorHAnsi" w:cstheme="majorHAnsi"/>
          <w:b/>
          <w:bCs/>
        </w:rPr>
      </w:pPr>
      <w:r w:rsidRPr="007607F7">
        <w:rPr>
          <w:rFonts w:asciiTheme="majorHAnsi" w:hAnsiTheme="majorHAnsi" w:cstheme="majorHAnsi"/>
          <w:noProof/>
          <w:color w:val="2B579A"/>
        </w:rPr>
        <w:lastRenderedPageBreak/>
        <w:drawing>
          <wp:inline distT="0" distB="0" distL="0" distR="0" wp14:anchorId="2EE34420" wp14:editId="156B8D5B">
            <wp:extent cx="5155659" cy="2902543"/>
            <wp:effectExtent l="0" t="0" r="6985" b="0"/>
            <wp:docPr id="117" name="Slid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 image.jpg"/>
                    <pic:cNvPicPr/>
                  </pic:nvPicPr>
                  <pic:blipFill>
                    <a:blip r:embed="rId33" cstate="print"/>
                    <a:stretch>
                      <a:fillRect/>
                    </a:stretch>
                  </pic:blipFill>
                  <pic:spPr>
                    <a:xfrm>
                      <a:off x="0" y="0"/>
                      <a:ext cx="5163807" cy="2907130"/>
                    </a:xfrm>
                    <a:prstGeom prst="rect">
                      <a:avLst/>
                    </a:prstGeom>
                  </pic:spPr>
                </pic:pic>
              </a:graphicData>
            </a:graphic>
          </wp:inline>
        </w:drawing>
      </w:r>
    </w:p>
    <w:p w14:paraId="3EBE43DE" w14:textId="2CDC887D" w:rsidR="00ED7E2A" w:rsidRPr="007607F7" w:rsidRDefault="0056508B" w:rsidP="27828C27">
      <w:pPr>
        <w:spacing w:after="0" w:line="240" w:lineRule="auto"/>
        <w:ind w:left="357"/>
        <w:contextualSpacing/>
        <w:rPr>
          <w:rFonts w:asciiTheme="majorHAnsi" w:hAnsiTheme="majorHAnsi" w:cstheme="majorBidi"/>
        </w:rPr>
      </w:pPr>
      <w:r w:rsidRPr="27828C27">
        <w:rPr>
          <w:rFonts w:asciiTheme="majorHAnsi" w:hAnsiTheme="majorHAnsi" w:cstheme="majorBidi"/>
        </w:rPr>
        <w:t xml:space="preserve">*a. </w:t>
      </w:r>
      <w:r w:rsidR="00ED7E2A" w:rsidRPr="27828C27">
        <w:rPr>
          <w:rFonts w:asciiTheme="majorHAnsi" w:hAnsiTheme="majorHAnsi" w:cstheme="majorBidi"/>
        </w:rPr>
        <w:t>Balance problems</w:t>
      </w:r>
    </w:p>
    <w:p w14:paraId="0A2879DB" w14:textId="59F5A593" w:rsidR="00ED7E2A" w:rsidRPr="007607F7" w:rsidRDefault="0056508B" w:rsidP="27828C27">
      <w:pPr>
        <w:spacing w:after="0" w:line="240" w:lineRule="auto"/>
        <w:ind w:left="357"/>
        <w:contextualSpacing/>
        <w:rPr>
          <w:rFonts w:asciiTheme="majorHAnsi" w:hAnsiTheme="majorHAnsi" w:cstheme="majorBidi"/>
        </w:rPr>
      </w:pPr>
      <w:r w:rsidRPr="27828C27">
        <w:rPr>
          <w:rFonts w:asciiTheme="majorHAnsi" w:hAnsiTheme="majorHAnsi" w:cstheme="majorBidi"/>
        </w:rPr>
        <w:t xml:space="preserve">*b. </w:t>
      </w:r>
      <w:r w:rsidR="00ED7E2A" w:rsidRPr="27828C27">
        <w:rPr>
          <w:rFonts w:asciiTheme="majorHAnsi" w:hAnsiTheme="majorHAnsi" w:cstheme="majorBidi"/>
        </w:rPr>
        <w:t>Dizziness</w:t>
      </w:r>
    </w:p>
    <w:p w14:paraId="4DD770F8" w14:textId="0225AC21" w:rsidR="00ED7E2A" w:rsidRPr="007607F7" w:rsidRDefault="0056508B" w:rsidP="27828C27">
      <w:pPr>
        <w:spacing w:after="0" w:line="240" w:lineRule="auto"/>
        <w:ind w:left="357"/>
        <w:contextualSpacing/>
        <w:rPr>
          <w:rFonts w:asciiTheme="majorHAnsi" w:hAnsiTheme="majorHAnsi" w:cstheme="majorBidi"/>
        </w:rPr>
      </w:pPr>
      <w:r w:rsidRPr="27828C27">
        <w:rPr>
          <w:rFonts w:asciiTheme="majorHAnsi" w:hAnsiTheme="majorHAnsi" w:cstheme="majorBidi"/>
        </w:rPr>
        <w:t xml:space="preserve">*c. </w:t>
      </w:r>
      <w:r w:rsidR="00ED7E2A" w:rsidRPr="27828C27">
        <w:rPr>
          <w:rFonts w:asciiTheme="majorHAnsi" w:hAnsiTheme="majorHAnsi" w:cstheme="majorBidi"/>
        </w:rPr>
        <w:t>Blurred vision</w:t>
      </w:r>
    </w:p>
    <w:p w14:paraId="5D15AC97" w14:textId="4FDCC842" w:rsidR="00ED7E2A" w:rsidRPr="007607F7" w:rsidRDefault="0056508B" w:rsidP="27828C27">
      <w:pPr>
        <w:spacing w:after="0" w:line="240" w:lineRule="auto"/>
        <w:ind w:left="357"/>
        <w:contextualSpacing/>
        <w:rPr>
          <w:rFonts w:asciiTheme="majorHAnsi" w:hAnsiTheme="majorHAnsi" w:cstheme="majorBidi"/>
        </w:rPr>
      </w:pPr>
      <w:r w:rsidRPr="27828C27">
        <w:rPr>
          <w:rFonts w:asciiTheme="majorHAnsi" w:hAnsiTheme="majorHAnsi" w:cstheme="majorBidi"/>
        </w:rPr>
        <w:t xml:space="preserve">*d. </w:t>
      </w:r>
      <w:r w:rsidR="00ED7E2A" w:rsidRPr="27828C27">
        <w:rPr>
          <w:rFonts w:asciiTheme="majorHAnsi" w:hAnsiTheme="majorHAnsi" w:cstheme="majorBidi"/>
        </w:rPr>
        <w:t>Fatigue or low energy</w:t>
      </w:r>
    </w:p>
    <w:p w14:paraId="238AF62C" w14:textId="00B14EB8" w:rsidR="00ED7E2A" w:rsidRPr="007607F7" w:rsidRDefault="0056508B" w:rsidP="27828C27">
      <w:pPr>
        <w:spacing w:after="0" w:line="240" w:lineRule="auto"/>
        <w:ind w:left="357"/>
        <w:contextualSpacing/>
        <w:rPr>
          <w:rFonts w:asciiTheme="majorHAnsi" w:hAnsiTheme="majorHAnsi" w:cstheme="majorBidi"/>
        </w:rPr>
      </w:pPr>
      <w:r w:rsidRPr="27828C27">
        <w:rPr>
          <w:rFonts w:asciiTheme="majorHAnsi" w:hAnsiTheme="majorHAnsi" w:cstheme="majorBidi"/>
        </w:rPr>
        <w:t xml:space="preserve">*e. </w:t>
      </w:r>
      <w:r w:rsidR="00ED7E2A" w:rsidRPr="27828C27">
        <w:rPr>
          <w:rFonts w:asciiTheme="majorHAnsi" w:hAnsiTheme="majorHAnsi" w:cstheme="majorBidi"/>
        </w:rPr>
        <w:t>Confusion</w:t>
      </w:r>
    </w:p>
    <w:p w14:paraId="2512BD3E" w14:textId="132B5295" w:rsidR="00ED7E2A" w:rsidRPr="007607F7" w:rsidRDefault="0056508B" w:rsidP="27828C27">
      <w:pPr>
        <w:spacing w:after="0" w:line="240" w:lineRule="auto"/>
        <w:ind w:left="357"/>
        <w:contextualSpacing/>
        <w:rPr>
          <w:rFonts w:asciiTheme="majorHAnsi" w:hAnsiTheme="majorHAnsi" w:cstheme="majorBidi"/>
          <w:color w:val="2B579A"/>
        </w:rPr>
      </w:pPr>
      <w:r w:rsidRPr="27828C27">
        <w:rPr>
          <w:rFonts w:asciiTheme="majorHAnsi" w:hAnsiTheme="majorHAnsi" w:cstheme="majorBidi"/>
        </w:rPr>
        <w:t xml:space="preserve">f. </w:t>
      </w:r>
      <w:r w:rsidR="7BB5F10C" w:rsidRPr="27828C27">
        <w:rPr>
          <w:rFonts w:asciiTheme="majorHAnsi" w:hAnsiTheme="majorHAnsi" w:cstheme="majorBidi"/>
        </w:rPr>
        <w:t>Headache</w:t>
      </w:r>
    </w:p>
    <w:p w14:paraId="6B4DE139" w14:textId="1AD8BAD1" w:rsidR="00ED7E2A" w:rsidRPr="007607F7" w:rsidRDefault="0056508B" w:rsidP="27828C27">
      <w:pPr>
        <w:spacing w:after="0" w:line="240" w:lineRule="auto"/>
        <w:ind w:left="357"/>
        <w:contextualSpacing/>
        <w:rPr>
          <w:rFonts w:asciiTheme="majorHAnsi" w:hAnsiTheme="majorHAnsi" w:cstheme="majorBidi"/>
        </w:rPr>
      </w:pPr>
      <w:r w:rsidRPr="27828C27">
        <w:rPr>
          <w:rFonts w:asciiTheme="majorHAnsi" w:hAnsiTheme="majorHAnsi" w:cstheme="majorBidi"/>
          <w:b/>
          <w:bCs/>
        </w:rPr>
        <w:t>*</w:t>
      </w:r>
      <w:r w:rsidRPr="27828C27">
        <w:rPr>
          <w:rFonts w:asciiTheme="majorHAnsi" w:hAnsiTheme="majorHAnsi" w:cstheme="majorBidi"/>
        </w:rPr>
        <w:t xml:space="preserve">g. </w:t>
      </w:r>
      <w:r w:rsidR="00ED7E2A" w:rsidRPr="27828C27">
        <w:rPr>
          <w:rFonts w:asciiTheme="majorHAnsi" w:hAnsiTheme="majorHAnsi" w:cstheme="majorBidi"/>
        </w:rPr>
        <w:t xml:space="preserve">Difficulty </w:t>
      </w:r>
      <w:r w:rsidR="00832938" w:rsidRPr="27828C27">
        <w:rPr>
          <w:rFonts w:asciiTheme="majorHAnsi" w:hAnsiTheme="majorHAnsi" w:cstheme="majorBidi"/>
        </w:rPr>
        <w:t xml:space="preserve">in </w:t>
      </w:r>
      <w:r w:rsidR="00ED7E2A" w:rsidRPr="27828C27">
        <w:rPr>
          <w:rFonts w:asciiTheme="majorHAnsi" w:hAnsiTheme="majorHAnsi" w:cstheme="majorBidi"/>
        </w:rPr>
        <w:t>remembering</w:t>
      </w:r>
    </w:p>
    <w:p w14:paraId="675C828B" w14:textId="650E506D" w:rsidR="3FB3065B" w:rsidRDefault="059168D5" w:rsidP="27828C27">
      <w:pPr>
        <w:spacing w:after="0" w:line="240" w:lineRule="auto"/>
        <w:ind w:left="357"/>
        <w:contextualSpacing/>
        <w:rPr>
          <w:rFonts w:asciiTheme="majorHAnsi" w:hAnsiTheme="majorHAnsi" w:cstheme="majorBidi"/>
        </w:rPr>
      </w:pPr>
      <w:r w:rsidRPr="27828C27">
        <w:rPr>
          <w:rFonts w:asciiTheme="majorHAnsi" w:hAnsiTheme="majorHAnsi" w:cstheme="majorBidi"/>
        </w:rPr>
        <w:t>*h</w:t>
      </w:r>
      <w:r w:rsidR="3FB3065B" w:rsidRPr="27828C27">
        <w:rPr>
          <w:rFonts w:asciiTheme="majorHAnsi" w:hAnsiTheme="majorHAnsi" w:cstheme="majorBidi"/>
        </w:rPr>
        <w:t>. Difficulty in focusing</w:t>
      </w:r>
    </w:p>
    <w:p w14:paraId="5A3F597F" w14:textId="09AB685C" w:rsidR="00CA5A97" w:rsidRPr="00B05E48" w:rsidRDefault="00CA5A97" w:rsidP="27828C27">
      <w:pPr>
        <w:pStyle w:val="Heading3"/>
        <w:spacing w:after="200" w:line="240" w:lineRule="auto"/>
        <w:rPr>
          <w:sz w:val="24"/>
          <w:szCs w:val="24"/>
        </w:rPr>
      </w:pPr>
      <w:r w:rsidRPr="27828C27">
        <w:rPr>
          <w:sz w:val="24"/>
          <w:szCs w:val="24"/>
        </w:rPr>
        <w:t xml:space="preserve">Drag and </w:t>
      </w:r>
      <w:r w:rsidR="0056508B" w:rsidRPr="27828C27">
        <w:rPr>
          <w:sz w:val="24"/>
          <w:szCs w:val="24"/>
        </w:rPr>
        <w:t>D</w:t>
      </w:r>
      <w:r w:rsidRPr="27828C27">
        <w:rPr>
          <w:sz w:val="24"/>
          <w:szCs w:val="24"/>
        </w:rPr>
        <w:t>rop Question</w:t>
      </w:r>
    </w:p>
    <w:p w14:paraId="189FCA7B" w14:textId="0CCC606F" w:rsidR="008C2E08" w:rsidRPr="007607F7" w:rsidRDefault="008C2E08" w:rsidP="27828C27">
      <w:pPr>
        <w:spacing w:after="120" w:line="240" w:lineRule="auto"/>
        <w:rPr>
          <w:rFonts w:asciiTheme="majorHAnsi" w:hAnsiTheme="majorHAnsi" w:cstheme="majorBidi"/>
          <w:b/>
          <w:bCs/>
        </w:rPr>
      </w:pPr>
      <w:r w:rsidRPr="27828C27">
        <w:rPr>
          <w:rFonts w:asciiTheme="majorHAnsi" w:hAnsiTheme="majorHAnsi" w:cstheme="majorBidi"/>
          <w:b/>
          <w:bCs/>
        </w:rPr>
        <w:t>1</w:t>
      </w:r>
      <w:r w:rsidR="0C56C24A" w:rsidRPr="27828C27">
        <w:rPr>
          <w:rFonts w:asciiTheme="majorHAnsi" w:hAnsiTheme="majorHAnsi" w:cstheme="majorBidi"/>
          <w:b/>
          <w:bCs/>
        </w:rPr>
        <w:t>52</w:t>
      </w:r>
      <w:r w:rsidRPr="27828C27">
        <w:rPr>
          <w:rFonts w:asciiTheme="majorHAnsi" w:hAnsiTheme="majorHAnsi" w:cstheme="majorBidi"/>
          <w:b/>
          <w:bCs/>
        </w:rPr>
        <w:t>. Read the concussion evaluation. The athletic trainer inspects the head, face, and neck. Which of the following are</w:t>
      </w:r>
      <w:r w:rsidR="00832938" w:rsidRPr="27828C27">
        <w:rPr>
          <w:rFonts w:asciiTheme="majorHAnsi" w:hAnsiTheme="majorHAnsi" w:cstheme="majorBidi"/>
          <w:b/>
          <w:bCs/>
        </w:rPr>
        <w:t xml:space="preserve"> the</w:t>
      </w:r>
      <w:r w:rsidRPr="27828C27">
        <w:rPr>
          <w:rFonts w:asciiTheme="majorHAnsi" w:hAnsiTheme="majorHAnsi" w:cstheme="majorBidi"/>
          <w:b/>
          <w:bCs/>
        </w:rPr>
        <w:t xml:space="preserve"> specific features the athletic trainer needs to inspect for when conducting an evaluation of head and face? Choose all that apply.</w:t>
      </w:r>
    </w:p>
    <w:p w14:paraId="6D41393D" w14:textId="101F5261" w:rsidR="008C2E08" w:rsidRPr="007607F7" w:rsidRDefault="008C2E08" w:rsidP="00B05E48">
      <w:pPr>
        <w:spacing w:before="200" w:line="240" w:lineRule="auto"/>
        <w:rPr>
          <w:rFonts w:asciiTheme="majorHAnsi" w:hAnsiTheme="majorHAnsi" w:cstheme="majorHAnsi"/>
          <w:b/>
          <w:bCs/>
        </w:rPr>
      </w:pPr>
      <w:r w:rsidRPr="007607F7">
        <w:rPr>
          <w:rFonts w:asciiTheme="majorHAnsi" w:hAnsiTheme="majorHAnsi" w:cstheme="majorHAnsi"/>
          <w:b/>
          <w:bCs/>
        </w:rPr>
        <w:t>Concussion Evaluation:</w:t>
      </w:r>
    </w:p>
    <w:p w14:paraId="13001CC8" w14:textId="77777777" w:rsidR="007607F7" w:rsidRPr="007607F7" w:rsidRDefault="008C2E08" w:rsidP="00B05E48">
      <w:pPr>
        <w:spacing w:line="240" w:lineRule="auto"/>
        <w:rPr>
          <w:rFonts w:asciiTheme="majorHAnsi" w:hAnsiTheme="majorHAnsi" w:cstheme="majorHAnsi"/>
          <w:b/>
          <w:bCs/>
        </w:rPr>
      </w:pPr>
      <w:r w:rsidRPr="007607F7">
        <w:rPr>
          <w:rFonts w:asciiTheme="majorHAnsi" w:hAnsiTheme="majorHAnsi" w:cstheme="majorHAnsi"/>
          <w:b/>
          <w:bCs/>
        </w:rPr>
        <w:t>The patient reveals the following information from the concussion evaluation:</w:t>
      </w:r>
    </w:p>
    <w:p w14:paraId="780DC1D8" w14:textId="1043C598" w:rsidR="008C2E08" w:rsidRPr="007607F7" w:rsidRDefault="008C2E08" w:rsidP="00B05E48">
      <w:pPr>
        <w:pStyle w:val="ListParagraph"/>
        <w:numPr>
          <w:ilvl w:val="0"/>
          <w:numId w:val="67"/>
        </w:numPr>
        <w:spacing w:line="240" w:lineRule="auto"/>
        <w:rPr>
          <w:rFonts w:asciiTheme="majorHAnsi" w:hAnsiTheme="majorHAnsi" w:cstheme="majorHAnsi"/>
          <w:b/>
          <w:bCs/>
        </w:rPr>
      </w:pPr>
      <w:r w:rsidRPr="007607F7">
        <w:rPr>
          <w:rFonts w:asciiTheme="majorHAnsi" w:hAnsiTheme="majorHAnsi" w:cstheme="majorHAnsi"/>
          <w:b/>
          <w:bCs/>
        </w:rPr>
        <w:t>The patient has light sensitivity and a stiff and sore neck.</w:t>
      </w:r>
    </w:p>
    <w:p w14:paraId="42D26558" w14:textId="5BE47C31" w:rsidR="008C2E08" w:rsidRDefault="008C2E08" w:rsidP="27828C27">
      <w:pPr>
        <w:pStyle w:val="ListParagraph"/>
        <w:numPr>
          <w:ilvl w:val="0"/>
          <w:numId w:val="67"/>
        </w:numPr>
        <w:spacing w:line="240" w:lineRule="auto"/>
        <w:rPr>
          <w:rFonts w:asciiTheme="majorHAnsi" w:hAnsiTheme="majorHAnsi" w:cstheme="majorBidi"/>
          <w:b/>
          <w:bCs/>
        </w:rPr>
      </w:pPr>
      <w:r w:rsidRPr="27828C27">
        <w:rPr>
          <w:rFonts w:asciiTheme="majorHAnsi" w:hAnsiTheme="majorHAnsi" w:cstheme="majorBidi"/>
          <w:b/>
          <w:bCs/>
        </w:rPr>
        <w:t xml:space="preserve">He has a headache and is having difficulty </w:t>
      </w:r>
      <w:r w:rsidR="00790BFE" w:rsidRPr="27828C27">
        <w:rPr>
          <w:rFonts w:asciiTheme="majorHAnsi" w:hAnsiTheme="majorHAnsi" w:cstheme="majorBidi"/>
          <w:b/>
          <w:bCs/>
        </w:rPr>
        <w:t xml:space="preserve">in </w:t>
      </w:r>
      <w:r w:rsidRPr="27828C27">
        <w:rPr>
          <w:rFonts w:asciiTheme="majorHAnsi" w:hAnsiTheme="majorHAnsi" w:cstheme="majorBidi"/>
          <w:b/>
          <w:bCs/>
        </w:rPr>
        <w:t>remembering things.</w:t>
      </w:r>
    </w:p>
    <w:p w14:paraId="726BE693" w14:textId="77777777" w:rsidR="00B05E48" w:rsidRPr="00B05E48" w:rsidRDefault="00B05E48" w:rsidP="00B05E48">
      <w:pPr>
        <w:spacing w:line="240" w:lineRule="auto"/>
        <w:ind w:left="360"/>
        <w:rPr>
          <w:rFonts w:asciiTheme="majorHAnsi" w:hAnsiTheme="majorHAnsi" w:cstheme="majorHAnsi"/>
          <w:b/>
          <w:bCs/>
        </w:rPr>
      </w:pPr>
    </w:p>
    <w:p w14:paraId="05B01964" w14:textId="4991E3A7" w:rsidR="008C2E08" w:rsidRPr="007607F7" w:rsidRDefault="0056508B" w:rsidP="27828C27">
      <w:pPr>
        <w:spacing w:after="0" w:line="240" w:lineRule="auto"/>
        <w:ind w:left="357"/>
        <w:contextualSpacing/>
        <w:rPr>
          <w:rFonts w:asciiTheme="majorHAnsi" w:hAnsiTheme="majorHAnsi" w:cstheme="majorBidi"/>
        </w:rPr>
      </w:pPr>
      <w:r w:rsidRPr="27828C27">
        <w:rPr>
          <w:rFonts w:asciiTheme="majorHAnsi" w:hAnsiTheme="majorHAnsi" w:cstheme="majorBidi"/>
        </w:rPr>
        <w:t xml:space="preserve">*a. </w:t>
      </w:r>
      <w:r w:rsidR="008C2E08" w:rsidRPr="27828C27">
        <w:rPr>
          <w:rFonts w:asciiTheme="majorHAnsi" w:hAnsiTheme="majorHAnsi" w:cstheme="majorBidi"/>
        </w:rPr>
        <w:t>Discoloration behind the eyes, known as “racoon eyes”</w:t>
      </w:r>
    </w:p>
    <w:p w14:paraId="4FCAC840" w14:textId="765E8BE5" w:rsidR="008C2E08" w:rsidRPr="007607F7" w:rsidRDefault="0056508B" w:rsidP="27828C27">
      <w:pPr>
        <w:spacing w:after="0" w:line="240" w:lineRule="auto"/>
        <w:ind w:left="357"/>
        <w:contextualSpacing/>
        <w:rPr>
          <w:rFonts w:asciiTheme="majorHAnsi" w:hAnsiTheme="majorHAnsi" w:cstheme="majorBidi"/>
        </w:rPr>
      </w:pPr>
      <w:r w:rsidRPr="27828C27">
        <w:rPr>
          <w:rFonts w:asciiTheme="majorHAnsi" w:hAnsiTheme="majorHAnsi" w:cstheme="majorBidi"/>
        </w:rPr>
        <w:t xml:space="preserve">*b. </w:t>
      </w:r>
      <w:r w:rsidR="008C2E08" w:rsidRPr="27828C27">
        <w:rPr>
          <w:rFonts w:asciiTheme="majorHAnsi" w:hAnsiTheme="majorHAnsi" w:cstheme="majorBidi"/>
          <w:color w:val="2B579A"/>
        </w:rPr>
        <w:t>Discoloration behind the ear at the mastoid process, known as a “Battle’s Sign”</w:t>
      </w:r>
    </w:p>
    <w:p w14:paraId="31711E8F" w14:textId="74ADA41F" w:rsidR="008C2E08" w:rsidRPr="007607F7" w:rsidRDefault="0056508B" w:rsidP="27828C27">
      <w:pPr>
        <w:spacing w:after="0" w:line="240" w:lineRule="auto"/>
        <w:ind w:left="357"/>
        <w:contextualSpacing/>
        <w:rPr>
          <w:rFonts w:asciiTheme="majorHAnsi" w:hAnsiTheme="majorHAnsi" w:cstheme="majorBidi"/>
        </w:rPr>
      </w:pPr>
      <w:r w:rsidRPr="27828C27">
        <w:rPr>
          <w:rFonts w:asciiTheme="majorHAnsi" w:hAnsiTheme="majorHAnsi" w:cstheme="majorBidi"/>
        </w:rPr>
        <w:t xml:space="preserve">c. </w:t>
      </w:r>
      <w:r w:rsidR="008C2E08" w:rsidRPr="27828C27">
        <w:rPr>
          <w:rFonts w:asciiTheme="majorHAnsi" w:hAnsiTheme="majorHAnsi" w:cstheme="majorBidi"/>
        </w:rPr>
        <w:t>Bleeding around the gumline of the teeth</w:t>
      </w:r>
    </w:p>
    <w:p w14:paraId="5BAE2F96" w14:textId="23A031BE" w:rsidR="008C2E08" w:rsidRPr="007607F7" w:rsidRDefault="0056508B" w:rsidP="27828C27">
      <w:pPr>
        <w:spacing w:after="0" w:line="240" w:lineRule="auto"/>
        <w:ind w:left="357"/>
        <w:contextualSpacing/>
        <w:rPr>
          <w:rFonts w:asciiTheme="majorHAnsi" w:hAnsiTheme="majorHAnsi" w:cstheme="majorBidi"/>
        </w:rPr>
      </w:pPr>
      <w:r w:rsidRPr="27828C27">
        <w:rPr>
          <w:rFonts w:asciiTheme="majorHAnsi" w:hAnsiTheme="majorHAnsi" w:cstheme="majorBidi"/>
        </w:rPr>
        <w:t xml:space="preserve">d. </w:t>
      </w:r>
      <w:r w:rsidR="008C2E08" w:rsidRPr="27828C27">
        <w:rPr>
          <w:rFonts w:asciiTheme="majorHAnsi" w:hAnsiTheme="majorHAnsi" w:cstheme="majorBidi"/>
        </w:rPr>
        <w:t>Fluid coming from the eye, known as opthorrhea</w:t>
      </w:r>
    </w:p>
    <w:p w14:paraId="44646CF3" w14:textId="30823147" w:rsidR="008C2E08" w:rsidRPr="007607F7" w:rsidRDefault="0056508B" w:rsidP="27828C27">
      <w:pPr>
        <w:spacing w:after="0" w:line="240" w:lineRule="auto"/>
        <w:ind w:left="357"/>
        <w:contextualSpacing/>
        <w:rPr>
          <w:rFonts w:asciiTheme="majorHAnsi" w:hAnsiTheme="majorHAnsi" w:cstheme="majorBidi"/>
        </w:rPr>
      </w:pPr>
      <w:r w:rsidRPr="27828C27">
        <w:rPr>
          <w:rFonts w:asciiTheme="majorHAnsi" w:hAnsiTheme="majorHAnsi" w:cstheme="majorBidi"/>
          <w:b/>
          <w:bCs/>
        </w:rPr>
        <w:t>*</w:t>
      </w:r>
      <w:r w:rsidRPr="27828C27">
        <w:rPr>
          <w:rFonts w:asciiTheme="majorHAnsi" w:hAnsiTheme="majorHAnsi" w:cstheme="majorBidi"/>
        </w:rPr>
        <w:t xml:space="preserve">e. </w:t>
      </w:r>
      <w:r w:rsidR="008C2E08" w:rsidRPr="27828C27">
        <w:rPr>
          <w:rFonts w:asciiTheme="majorHAnsi" w:hAnsiTheme="majorHAnsi" w:cstheme="majorBidi"/>
        </w:rPr>
        <w:t>Fluid coming from ears, known as otorrhea</w:t>
      </w:r>
    </w:p>
    <w:p w14:paraId="5BB48FDA" w14:textId="6FAF3677" w:rsidR="008C2E08" w:rsidRPr="007607F7" w:rsidRDefault="0056508B" w:rsidP="27828C27">
      <w:pPr>
        <w:spacing w:after="0" w:line="240" w:lineRule="auto"/>
        <w:ind w:left="357"/>
        <w:contextualSpacing/>
        <w:rPr>
          <w:rFonts w:asciiTheme="majorHAnsi" w:hAnsiTheme="majorHAnsi" w:cstheme="majorBidi"/>
        </w:rPr>
      </w:pPr>
      <w:r w:rsidRPr="27828C27">
        <w:rPr>
          <w:rFonts w:asciiTheme="majorHAnsi" w:hAnsiTheme="majorHAnsi" w:cstheme="majorBidi"/>
        </w:rPr>
        <w:t xml:space="preserve">f. </w:t>
      </w:r>
      <w:r w:rsidR="008C2E08" w:rsidRPr="27828C27">
        <w:rPr>
          <w:rFonts w:asciiTheme="majorHAnsi" w:hAnsiTheme="majorHAnsi" w:cstheme="majorBidi"/>
        </w:rPr>
        <w:t>Deviation of the trachea</w:t>
      </w:r>
    </w:p>
    <w:p w14:paraId="38FF756A" w14:textId="108C45FF" w:rsidR="008C2E08" w:rsidRPr="007607F7" w:rsidRDefault="0056508B" w:rsidP="27828C27">
      <w:pPr>
        <w:spacing w:after="0" w:line="240" w:lineRule="auto"/>
        <w:ind w:left="357"/>
        <w:contextualSpacing/>
        <w:rPr>
          <w:rFonts w:asciiTheme="majorHAnsi" w:hAnsiTheme="majorHAnsi" w:cstheme="majorBidi"/>
        </w:rPr>
      </w:pPr>
      <w:r w:rsidRPr="27828C27">
        <w:rPr>
          <w:rFonts w:asciiTheme="majorHAnsi" w:hAnsiTheme="majorHAnsi" w:cstheme="majorBidi"/>
          <w:b/>
          <w:bCs/>
        </w:rPr>
        <w:t>*</w:t>
      </w:r>
      <w:r w:rsidRPr="27828C27">
        <w:rPr>
          <w:rFonts w:asciiTheme="majorHAnsi" w:hAnsiTheme="majorHAnsi" w:cstheme="majorBidi"/>
        </w:rPr>
        <w:t xml:space="preserve">g. </w:t>
      </w:r>
      <w:r w:rsidR="008C2E08" w:rsidRPr="27828C27">
        <w:rPr>
          <w:rFonts w:asciiTheme="majorHAnsi" w:hAnsiTheme="majorHAnsi" w:cstheme="majorBidi"/>
        </w:rPr>
        <w:t>Fluid coming from the nostrils, known as rhinorrhea</w:t>
      </w:r>
    </w:p>
    <w:p w14:paraId="04424CD1" w14:textId="6198D0A5" w:rsidR="008C2E08" w:rsidRPr="007607F7" w:rsidRDefault="0056508B" w:rsidP="27828C27">
      <w:pPr>
        <w:spacing w:after="0" w:line="240" w:lineRule="auto"/>
        <w:ind w:left="357"/>
        <w:contextualSpacing/>
        <w:rPr>
          <w:rFonts w:asciiTheme="majorHAnsi" w:hAnsiTheme="majorHAnsi" w:cstheme="majorBidi"/>
        </w:rPr>
      </w:pPr>
      <w:r w:rsidRPr="27828C27">
        <w:rPr>
          <w:rFonts w:asciiTheme="majorHAnsi" w:hAnsiTheme="majorHAnsi" w:cstheme="majorBidi"/>
        </w:rPr>
        <w:lastRenderedPageBreak/>
        <w:t xml:space="preserve">h. </w:t>
      </w:r>
      <w:r w:rsidR="008C2E08" w:rsidRPr="27828C27">
        <w:rPr>
          <w:rFonts w:asciiTheme="majorHAnsi" w:hAnsiTheme="majorHAnsi" w:cstheme="majorBidi"/>
        </w:rPr>
        <w:t>Discoloration around the neck and throat region</w:t>
      </w:r>
    </w:p>
    <w:p w14:paraId="66E8E6D4" w14:textId="690178AF" w:rsidR="00832938" w:rsidRPr="00B05E48" w:rsidRDefault="00832938" w:rsidP="00B05E48">
      <w:pPr>
        <w:pStyle w:val="Heading3"/>
        <w:spacing w:after="200" w:line="240" w:lineRule="auto"/>
        <w:rPr>
          <w:sz w:val="24"/>
          <w:szCs w:val="24"/>
        </w:rPr>
      </w:pPr>
      <w:r w:rsidRPr="27828C27">
        <w:rPr>
          <w:sz w:val="24"/>
          <w:szCs w:val="24"/>
        </w:rPr>
        <w:t>Matching Question</w:t>
      </w:r>
    </w:p>
    <w:p w14:paraId="0AB5CB40" w14:textId="741980D8" w:rsidR="004112FB" w:rsidRPr="007607F7" w:rsidRDefault="008C2E08" w:rsidP="00B05E48">
      <w:pPr>
        <w:spacing w:after="120" w:line="240" w:lineRule="auto"/>
        <w:rPr>
          <w:rFonts w:asciiTheme="majorHAnsi" w:hAnsiTheme="majorHAnsi" w:cstheme="majorHAnsi"/>
          <w:b/>
          <w:bCs/>
        </w:rPr>
      </w:pPr>
      <w:r w:rsidRPr="007607F7">
        <w:rPr>
          <w:rFonts w:asciiTheme="majorHAnsi" w:hAnsiTheme="majorHAnsi" w:cstheme="majorHAnsi"/>
          <w:b/>
          <w:bCs/>
        </w:rPr>
        <w:t>1</w:t>
      </w:r>
      <w:r w:rsidR="0B8D1AB0" w:rsidRPr="007607F7">
        <w:rPr>
          <w:rFonts w:asciiTheme="majorHAnsi" w:hAnsiTheme="majorHAnsi" w:cstheme="majorHAnsi"/>
          <w:b/>
          <w:bCs/>
        </w:rPr>
        <w:t>53</w:t>
      </w:r>
      <w:r w:rsidRPr="007607F7">
        <w:rPr>
          <w:rFonts w:asciiTheme="majorHAnsi" w:hAnsiTheme="majorHAnsi" w:cstheme="majorHAnsi"/>
          <w:b/>
          <w:bCs/>
        </w:rPr>
        <w:t>.</w:t>
      </w:r>
      <w:r w:rsidR="004112FB" w:rsidRPr="007607F7">
        <w:rPr>
          <w:rFonts w:asciiTheme="majorHAnsi" w:hAnsiTheme="majorHAnsi" w:cstheme="majorHAnsi"/>
          <w:b/>
          <w:bCs/>
        </w:rPr>
        <w:t xml:space="preserve"> The athletic trainer performs an evaluation of the cranial nerves. Match the cranial nerve numbers with their name.</w:t>
      </w:r>
    </w:p>
    <w:tbl>
      <w:tblPr>
        <w:tblStyle w:val="TableGrid"/>
        <w:tblW w:w="0" w:type="auto"/>
        <w:tblLook w:val="04A0" w:firstRow="1" w:lastRow="0" w:firstColumn="1" w:lastColumn="0" w:noHBand="0" w:noVBand="1"/>
      </w:tblPr>
      <w:tblGrid>
        <w:gridCol w:w="1255"/>
        <w:gridCol w:w="4050"/>
      </w:tblGrid>
      <w:tr w:rsidR="004112FB" w:rsidRPr="007607F7" w14:paraId="3117F6EE" w14:textId="77777777" w:rsidTr="004112FB">
        <w:tc>
          <w:tcPr>
            <w:tcW w:w="1255" w:type="dxa"/>
          </w:tcPr>
          <w:p w14:paraId="207FEE25" w14:textId="24A3A9D2" w:rsidR="004112FB" w:rsidRPr="007607F7" w:rsidRDefault="004112FB" w:rsidP="00007CDF">
            <w:pPr>
              <w:rPr>
                <w:rFonts w:asciiTheme="majorHAnsi" w:hAnsiTheme="majorHAnsi" w:cstheme="majorHAnsi"/>
                <w:b/>
                <w:bCs/>
              </w:rPr>
            </w:pPr>
            <w:r w:rsidRPr="007607F7">
              <w:rPr>
                <w:rFonts w:asciiTheme="majorHAnsi" w:hAnsiTheme="majorHAnsi" w:cstheme="majorHAnsi"/>
                <w:b/>
                <w:bCs/>
              </w:rPr>
              <w:t>I</w:t>
            </w:r>
          </w:p>
        </w:tc>
        <w:tc>
          <w:tcPr>
            <w:tcW w:w="4050" w:type="dxa"/>
          </w:tcPr>
          <w:p w14:paraId="66DFC1BA" w14:textId="0F2AF434" w:rsidR="004112FB" w:rsidRPr="007607F7" w:rsidRDefault="004112FB" w:rsidP="00007CDF">
            <w:pPr>
              <w:rPr>
                <w:rFonts w:asciiTheme="majorHAnsi" w:hAnsiTheme="majorHAnsi" w:cstheme="majorHAnsi"/>
                <w:b/>
                <w:bCs/>
              </w:rPr>
            </w:pPr>
            <w:r w:rsidRPr="007607F7">
              <w:rPr>
                <w:rFonts w:asciiTheme="majorHAnsi" w:hAnsiTheme="majorHAnsi" w:cstheme="majorHAnsi"/>
                <w:b/>
                <w:bCs/>
              </w:rPr>
              <w:t>Drop spot 1</w:t>
            </w:r>
          </w:p>
        </w:tc>
      </w:tr>
      <w:tr w:rsidR="004112FB" w:rsidRPr="007607F7" w14:paraId="27116BBA" w14:textId="77777777" w:rsidTr="004112FB">
        <w:tc>
          <w:tcPr>
            <w:tcW w:w="1255" w:type="dxa"/>
          </w:tcPr>
          <w:p w14:paraId="7F68D3AF" w14:textId="2C1D930D" w:rsidR="004112FB" w:rsidRPr="007607F7" w:rsidRDefault="004112FB" w:rsidP="00007CDF">
            <w:pPr>
              <w:rPr>
                <w:rFonts w:asciiTheme="majorHAnsi" w:hAnsiTheme="majorHAnsi" w:cstheme="majorHAnsi"/>
                <w:b/>
                <w:bCs/>
              </w:rPr>
            </w:pPr>
            <w:r w:rsidRPr="007607F7">
              <w:rPr>
                <w:rFonts w:asciiTheme="majorHAnsi" w:hAnsiTheme="majorHAnsi" w:cstheme="majorHAnsi"/>
                <w:b/>
                <w:bCs/>
              </w:rPr>
              <w:t>II</w:t>
            </w:r>
          </w:p>
        </w:tc>
        <w:tc>
          <w:tcPr>
            <w:tcW w:w="4050" w:type="dxa"/>
          </w:tcPr>
          <w:p w14:paraId="738DEEDC" w14:textId="0EE11E19" w:rsidR="004112FB" w:rsidRPr="007607F7" w:rsidRDefault="004112FB" w:rsidP="00007CDF">
            <w:pPr>
              <w:rPr>
                <w:rFonts w:asciiTheme="majorHAnsi" w:hAnsiTheme="majorHAnsi" w:cstheme="majorHAnsi"/>
                <w:b/>
                <w:bCs/>
              </w:rPr>
            </w:pPr>
            <w:r w:rsidRPr="007607F7">
              <w:rPr>
                <w:rFonts w:asciiTheme="majorHAnsi" w:hAnsiTheme="majorHAnsi" w:cstheme="majorHAnsi"/>
                <w:b/>
                <w:bCs/>
              </w:rPr>
              <w:t>Drop spot 2</w:t>
            </w:r>
          </w:p>
        </w:tc>
      </w:tr>
      <w:tr w:rsidR="004112FB" w:rsidRPr="007607F7" w14:paraId="00A9C5A2" w14:textId="77777777" w:rsidTr="004112FB">
        <w:tc>
          <w:tcPr>
            <w:tcW w:w="1255" w:type="dxa"/>
          </w:tcPr>
          <w:p w14:paraId="625E9782" w14:textId="1FDCB874" w:rsidR="004112FB" w:rsidRPr="007607F7" w:rsidRDefault="004112FB" w:rsidP="00007CDF">
            <w:pPr>
              <w:rPr>
                <w:rFonts w:asciiTheme="majorHAnsi" w:hAnsiTheme="majorHAnsi" w:cstheme="majorHAnsi"/>
                <w:b/>
                <w:bCs/>
              </w:rPr>
            </w:pPr>
            <w:r w:rsidRPr="007607F7">
              <w:rPr>
                <w:rFonts w:asciiTheme="majorHAnsi" w:hAnsiTheme="majorHAnsi" w:cstheme="majorHAnsi"/>
                <w:b/>
                <w:bCs/>
              </w:rPr>
              <w:t>III</w:t>
            </w:r>
          </w:p>
        </w:tc>
        <w:tc>
          <w:tcPr>
            <w:tcW w:w="4050" w:type="dxa"/>
          </w:tcPr>
          <w:p w14:paraId="61E7475E" w14:textId="24899C26" w:rsidR="004112FB" w:rsidRPr="007607F7" w:rsidRDefault="004112FB" w:rsidP="00007CDF">
            <w:pPr>
              <w:rPr>
                <w:rFonts w:asciiTheme="majorHAnsi" w:hAnsiTheme="majorHAnsi" w:cstheme="majorHAnsi"/>
                <w:b/>
                <w:bCs/>
              </w:rPr>
            </w:pPr>
            <w:r w:rsidRPr="007607F7">
              <w:rPr>
                <w:rFonts w:asciiTheme="majorHAnsi" w:hAnsiTheme="majorHAnsi" w:cstheme="majorHAnsi"/>
                <w:b/>
                <w:bCs/>
              </w:rPr>
              <w:t>Drop spot 3</w:t>
            </w:r>
          </w:p>
        </w:tc>
      </w:tr>
      <w:tr w:rsidR="004112FB" w:rsidRPr="007607F7" w14:paraId="426F12D6" w14:textId="77777777" w:rsidTr="004112FB">
        <w:tc>
          <w:tcPr>
            <w:tcW w:w="1255" w:type="dxa"/>
          </w:tcPr>
          <w:p w14:paraId="0C0F7B39" w14:textId="30FD8267" w:rsidR="004112FB" w:rsidRPr="007607F7" w:rsidRDefault="004112FB" w:rsidP="00007CDF">
            <w:pPr>
              <w:rPr>
                <w:rFonts w:asciiTheme="majorHAnsi" w:hAnsiTheme="majorHAnsi" w:cstheme="majorHAnsi"/>
                <w:b/>
                <w:bCs/>
              </w:rPr>
            </w:pPr>
            <w:r w:rsidRPr="007607F7">
              <w:rPr>
                <w:rFonts w:asciiTheme="majorHAnsi" w:hAnsiTheme="majorHAnsi" w:cstheme="majorHAnsi"/>
                <w:b/>
                <w:bCs/>
              </w:rPr>
              <w:t>IV</w:t>
            </w:r>
          </w:p>
        </w:tc>
        <w:tc>
          <w:tcPr>
            <w:tcW w:w="4050" w:type="dxa"/>
          </w:tcPr>
          <w:p w14:paraId="48F6E2FE" w14:textId="5C4B972A" w:rsidR="004112FB" w:rsidRPr="007607F7" w:rsidRDefault="004112FB" w:rsidP="00007CDF">
            <w:pPr>
              <w:rPr>
                <w:rFonts w:asciiTheme="majorHAnsi" w:hAnsiTheme="majorHAnsi" w:cstheme="majorHAnsi"/>
                <w:b/>
                <w:bCs/>
              </w:rPr>
            </w:pPr>
            <w:r w:rsidRPr="007607F7">
              <w:rPr>
                <w:rFonts w:asciiTheme="majorHAnsi" w:hAnsiTheme="majorHAnsi" w:cstheme="majorHAnsi"/>
                <w:b/>
                <w:bCs/>
              </w:rPr>
              <w:t>Drop spot 4</w:t>
            </w:r>
          </w:p>
        </w:tc>
      </w:tr>
      <w:tr w:rsidR="004112FB" w:rsidRPr="007607F7" w14:paraId="2E665311" w14:textId="77777777" w:rsidTr="004112FB">
        <w:tc>
          <w:tcPr>
            <w:tcW w:w="1255" w:type="dxa"/>
          </w:tcPr>
          <w:p w14:paraId="3A3274C2" w14:textId="08806CA2" w:rsidR="004112FB" w:rsidRPr="007607F7" w:rsidRDefault="004112FB" w:rsidP="00007CDF">
            <w:pPr>
              <w:rPr>
                <w:rFonts w:asciiTheme="majorHAnsi" w:hAnsiTheme="majorHAnsi" w:cstheme="majorHAnsi"/>
                <w:b/>
                <w:bCs/>
              </w:rPr>
            </w:pPr>
            <w:r w:rsidRPr="007607F7">
              <w:rPr>
                <w:rFonts w:asciiTheme="majorHAnsi" w:hAnsiTheme="majorHAnsi" w:cstheme="majorHAnsi"/>
                <w:b/>
                <w:bCs/>
              </w:rPr>
              <w:t>V</w:t>
            </w:r>
          </w:p>
        </w:tc>
        <w:tc>
          <w:tcPr>
            <w:tcW w:w="4050" w:type="dxa"/>
          </w:tcPr>
          <w:p w14:paraId="3CB60839" w14:textId="3B961FDF" w:rsidR="004112FB" w:rsidRPr="007607F7" w:rsidRDefault="004112FB" w:rsidP="00007CDF">
            <w:pPr>
              <w:rPr>
                <w:rFonts w:asciiTheme="majorHAnsi" w:hAnsiTheme="majorHAnsi" w:cstheme="majorHAnsi"/>
                <w:b/>
                <w:bCs/>
              </w:rPr>
            </w:pPr>
            <w:r w:rsidRPr="007607F7">
              <w:rPr>
                <w:rFonts w:asciiTheme="majorHAnsi" w:hAnsiTheme="majorHAnsi" w:cstheme="majorHAnsi"/>
                <w:b/>
                <w:bCs/>
              </w:rPr>
              <w:t>Drop spot 5</w:t>
            </w:r>
          </w:p>
        </w:tc>
      </w:tr>
      <w:tr w:rsidR="004112FB" w:rsidRPr="007607F7" w14:paraId="704D5BF9" w14:textId="77777777" w:rsidTr="004112FB">
        <w:tc>
          <w:tcPr>
            <w:tcW w:w="1255" w:type="dxa"/>
          </w:tcPr>
          <w:p w14:paraId="268D7D48" w14:textId="04D06AB8" w:rsidR="004112FB" w:rsidRPr="007607F7" w:rsidRDefault="004112FB" w:rsidP="00007CDF">
            <w:pPr>
              <w:rPr>
                <w:rFonts w:asciiTheme="majorHAnsi" w:hAnsiTheme="majorHAnsi" w:cstheme="majorHAnsi"/>
                <w:b/>
                <w:bCs/>
              </w:rPr>
            </w:pPr>
            <w:r w:rsidRPr="007607F7">
              <w:rPr>
                <w:rFonts w:asciiTheme="majorHAnsi" w:hAnsiTheme="majorHAnsi" w:cstheme="majorHAnsi"/>
                <w:b/>
                <w:bCs/>
              </w:rPr>
              <w:t>VI</w:t>
            </w:r>
          </w:p>
        </w:tc>
        <w:tc>
          <w:tcPr>
            <w:tcW w:w="4050" w:type="dxa"/>
          </w:tcPr>
          <w:p w14:paraId="1D0BFF49" w14:textId="144930BD" w:rsidR="004112FB" w:rsidRPr="007607F7" w:rsidRDefault="004112FB" w:rsidP="00007CDF">
            <w:pPr>
              <w:rPr>
                <w:rFonts w:asciiTheme="majorHAnsi" w:hAnsiTheme="majorHAnsi" w:cstheme="majorHAnsi"/>
                <w:b/>
                <w:bCs/>
              </w:rPr>
            </w:pPr>
            <w:r w:rsidRPr="007607F7">
              <w:rPr>
                <w:rFonts w:asciiTheme="majorHAnsi" w:hAnsiTheme="majorHAnsi" w:cstheme="majorHAnsi"/>
                <w:b/>
                <w:bCs/>
              </w:rPr>
              <w:t>Drop spot 6</w:t>
            </w:r>
          </w:p>
        </w:tc>
      </w:tr>
      <w:tr w:rsidR="004112FB" w:rsidRPr="007607F7" w14:paraId="43F15C7D" w14:textId="77777777" w:rsidTr="004112FB">
        <w:tc>
          <w:tcPr>
            <w:tcW w:w="1255" w:type="dxa"/>
          </w:tcPr>
          <w:p w14:paraId="70911E86" w14:textId="50107EF9" w:rsidR="004112FB" w:rsidRPr="007607F7" w:rsidRDefault="004112FB" w:rsidP="00007CDF">
            <w:pPr>
              <w:rPr>
                <w:rFonts w:asciiTheme="majorHAnsi" w:hAnsiTheme="majorHAnsi" w:cstheme="majorHAnsi"/>
                <w:b/>
                <w:bCs/>
              </w:rPr>
            </w:pPr>
            <w:r w:rsidRPr="007607F7">
              <w:rPr>
                <w:rFonts w:asciiTheme="majorHAnsi" w:hAnsiTheme="majorHAnsi" w:cstheme="majorHAnsi"/>
                <w:b/>
                <w:bCs/>
              </w:rPr>
              <w:t>VII</w:t>
            </w:r>
          </w:p>
        </w:tc>
        <w:tc>
          <w:tcPr>
            <w:tcW w:w="4050" w:type="dxa"/>
          </w:tcPr>
          <w:p w14:paraId="0A4CEB73" w14:textId="0C243C26" w:rsidR="004112FB" w:rsidRPr="007607F7" w:rsidRDefault="004112FB" w:rsidP="00007CDF">
            <w:pPr>
              <w:rPr>
                <w:rFonts w:asciiTheme="majorHAnsi" w:hAnsiTheme="majorHAnsi" w:cstheme="majorHAnsi"/>
                <w:b/>
                <w:bCs/>
              </w:rPr>
            </w:pPr>
            <w:r w:rsidRPr="007607F7">
              <w:rPr>
                <w:rFonts w:asciiTheme="majorHAnsi" w:hAnsiTheme="majorHAnsi" w:cstheme="majorHAnsi"/>
                <w:b/>
                <w:bCs/>
              </w:rPr>
              <w:t>Drop spot 7</w:t>
            </w:r>
          </w:p>
        </w:tc>
      </w:tr>
      <w:tr w:rsidR="004112FB" w:rsidRPr="007607F7" w14:paraId="2D3D1166" w14:textId="77777777" w:rsidTr="004112FB">
        <w:tc>
          <w:tcPr>
            <w:tcW w:w="1255" w:type="dxa"/>
          </w:tcPr>
          <w:p w14:paraId="1D760CB7" w14:textId="50959EDF" w:rsidR="004112FB" w:rsidRPr="007607F7" w:rsidRDefault="004112FB" w:rsidP="00007CDF">
            <w:pPr>
              <w:rPr>
                <w:rFonts w:asciiTheme="majorHAnsi" w:hAnsiTheme="majorHAnsi" w:cstheme="majorHAnsi"/>
                <w:b/>
                <w:bCs/>
              </w:rPr>
            </w:pPr>
            <w:r w:rsidRPr="007607F7">
              <w:rPr>
                <w:rFonts w:asciiTheme="majorHAnsi" w:hAnsiTheme="majorHAnsi" w:cstheme="majorHAnsi"/>
                <w:b/>
                <w:bCs/>
              </w:rPr>
              <w:t>VIII</w:t>
            </w:r>
          </w:p>
        </w:tc>
        <w:tc>
          <w:tcPr>
            <w:tcW w:w="4050" w:type="dxa"/>
          </w:tcPr>
          <w:p w14:paraId="54D29222" w14:textId="372A7859" w:rsidR="004112FB" w:rsidRPr="007607F7" w:rsidRDefault="004112FB" w:rsidP="00007CDF">
            <w:pPr>
              <w:rPr>
                <w:rFonts w:asciiTheme="majorHAnsi" w:hAnsiTheme="majorHAnsi" w:cstheme="majorHAnsi"/>
                <w:b/>
                <w:bCs/>
              </w:rPr>
            </w:pPr>
            <w:r w:rsidRPr="007607F7">
              <w:rPr>
                <w:rFonts w:asciiTheme="majorHAnsi" w:hAnsiTheme="majorHAnsi" w:cstheme="majorHAnsi"/>
                <w:b/>
                <w:bCs/>
              </w:rPr>
              <w:t>Drop spot 8</w:t>
            </w:r>
          </w:p>
        </w:tc>
      </w:tr>
      <w:tr w:rsidR="004112FB" w:rsidRPr="007607F7" w14:paraId="2B2419F1" w14:textId="77777777" w:rsidTr="004112FB">
        <w:tc>
          <w:tcPr>
            <w:tcW w:w="1255" w:type="dxa"/>
          </w:tcPr>
          <w:p w14:paraId="1AD130E0" w14:textId="77FC4A4D" w:rsidR="004112FB" w:rsidRPr="007607F7" w:rsidRDefault="004112FB" w:rsidP="00007CDF">
            <w:pPr>
              <w:rPr>
                <w:rFonts w:asciiTheme="majorHAnsi" w:hAnsiTheme="majorHAnsi" w:cstheme="majorHAnsi"/>
                <w:b/>
                <w:bCs/>
              </w:rPr>
            </w:pPr>
            <w:r w:rsidRPr="007607F7">
              <w:rPr>
                <w:rFonts w:asciiTheme="majorHAnsi" w:hAnsiTheme="majorHAnsi" w:cstheme="majorHAnsi"/>
                <w:b/>
                <w:bCs/>
              </w:rPr>
              <w:t>IX</w:t>
            </w:r>
          </w:p>
        </w:tc>
        <w:tc>
          <w:tcPr>
            <w:tcW w:w="4050" w:type="dxa"/>
          </w:tcPr>
          <w:p w14:paraId="664CCB67" w14:textId="08F4D9AE" w:rsidR="004112FB" w:rsidRPr="007607F7" w:rsidRDefault="004112FB" w:rsidP="00007CDF">
            <w:pPr>
              <w:rPr>
                <w:rFonts w:asciiTheme="majorHAnsi" w:hAnsiTheme="majorHAnsi" w:cstheme="majorHAnsi"/>
                <w:b/>
                <w:bCs/>
              </w:rPr>
            </w:pPr>
            <w:r w:rsidRPr="007607F7">
              <w:rPr>
                <w:rFonts w:asciiTheme="majorHAnsi" w:hAnsiTheme="majorHAnsi" w:cstheme="majorHAnsi"/>
                <w:b/>
                <w:bCs/>
              </w:rPr>
              <w:t>Drop spot 9</w:t>
            </w:r>
          </w:p>
        </w:tc>
      </w:tr>
      <w:tr w:rsidR="004112FB" w:rsidRPr="007607F7" w14:paraId="4514E4BE" w14:textId="77777777" w:rsidTr="004112FB">
        <w:tc>
          <w:tcPr>
            <w:tcW w:w="1255" w:type="dxa"/>
          </w:tcPr>
          <w:p w14:paraId="2303FF21" w14:textId="24BB68A8" w:rsidR="004112FB" w:rsidRPr="007607F7" w:rsidRDefault="004112FB" w:rsidP="00007CDF">
            <w:pPr>
              <w:rPr>
                <w:rFonts w:asciiTheme="majorHAnsi" w:hAnsiTheme="majorHAnsi" w:cstheme="majorHAnsi"/>
                <w:b/>
                <w:bCs/>
              </w:rPr>
            </w:pPr>
            <w:r w:rsidRPr="007607F7">
              <w:rPr>
                <w:rFonts w:asciiTheme="majorHAnsi" w:hAnsiTheme="majorHAnsi" w:cstheme="majorHAnsi"/>
                <w:b/>
                <w:bCs/>
              </w:rPr>
              <w:t>X</w:t>
            </w:r>
          </w:p>
        </w:tc>
        <w:tc>
          <w:tcPr>
            <w:tcW w:w="4050" w:type="dxa"/>
          </w:tcPr>
          <w:p w14:paraId="6B5F60E3" w14:textId="3D1445BE" w:rsidR="004112FB" w:rsidRPr="007607F7" w:rsidRDefault="004112FB" w:rsidP="00007CDF">
            <w:pPr>
              <w:rPr>
                <w:rFonts w:asciiTheme="majorHAnsi" w:hAnsiTheme="majorHAnsi" w:cstheme="majorHAnsi"/>
                <w:b/>
                <w:bCs/>
              </w:rPr>
            </w:pPr>
            <w:r w:rsidRPr="007607F7">
              <w:rPr>
                <w:rFonts w:asciiTheme="majorHAnsi" w:hAnsiTheme="majorHAnsi" w:cstheme="majorHAnsi"/>
                <w:b/>
                <w:bCs/>
              </w:rPr>
              <w:t>Drop spot 10</w:t>
            </w:r>
          </w:p>
        </w:tc>
      </w:tr>
      <w:tr w:rsidR="004112FB" w:rsidRPr="007607F7" w14:paraId="02789B26" w14:textId="77777777" w:rsidTr="004112FB">
        <w:tc>
          <w:tcPr>
            <w:tcW w:w="1255" w:type="dxa"/>
          </w:tcPr>
          <w:p w14:paraId="4D9825AA" w14:textId="637F4458" w:rsidR="004112FB" w:rsidRPr="007607F7" w:rsidRDefault="004112FB" w:rsidP="00007CDF">
            <w:pPr>
              <w:rPr>
                <w:rFonts w:asciiTheme="majorHAnsi" w:hAnsiTheme="majorHAnsi" w:cstheme="majorHAnsi"/>
                <w:b/>
                <w:bCs/>
              </w:rPr>
            </w:pPr>
            <w:r w:rsidRPr="007607F7">
              <w:rPr>
                <w:rFonts w:asciiTheme="majorHAnsi" w:hAnsiTheme="majorHAnsi" w:cstheme="majorHAnsi"/>
                <w:b/>
                <w:bCs/>
              </w:rPr>
              <w:t>XI</w:t>
            </w:r>
          </w:p>
        </w:tc>
        <w:tc>
          <w:tcPr>
            <w:tcW w:w="4050" w:type="dxa"/>
          </w:tcPr>
          <w:p w14:paraId="60E9C006" w14:textId="7BB1E015" w:rsidR="004112FB" w:rsidRPr="007607F7" w:rsidRDefault="004112FB" w:rsidP="00007CDF">
            <w:pPr>
              <w:rPr>
                <w:rFonts w:asciiTheme="majorHAnsi" w:hAnsiTheme="majorHAnsi" w:cstheme="majorHAnsi"/>
                <w:b/>
                <w:bCs/>
              </w:rPr>
            </w:pPr>
            <w:r w:rsidRPr="007607F7">
              <w:rPr>
                <w:rFonts w:asciiTheme="majorHAnsi" w:hAnsiTheme="majorHAnsi" w:cstheme="majorHAnsi"/>
                <w:b/>
                <w:bCs/>
              </w:rPr>
              <w:t>Drop spot 11</w:t>
            </w:r>
          </w:p>
        </w:tc>
      </w:tr>
      <w:tr w:rsidR="004112FB" w:rsidRPr="007607F7" w14:paraId="70942419" w14:textId="77777777" w:rsidTr="004112FB">
        <w:tc>
          <w:tcPr>
            <w:tcW w:w="1255" w:type="dxa"/>
          </w:tcPr>
          <w:p w14:paraId="67E4A2AC" w14:textId="7F1443D2" w:rsidR="004112FB" w:rsidRPr="007607F7" w:rsidRDefault="004112FB" w:rsidP="00007CDF">
            <w:pPr>
              <w:rPr>
                <w:rFonts w:asciiTheme="majorHAnsi" w:hAnsiTheme="majorHAnsi" w:cstheme="majorHAnsi"/>
                <w:b/>
                <w:bCs/>
              </w:rPr>
            </w:pPr>
            <w:r w:rsidRPr="007607F7">
              <w:rPr>
                <w:rFonts w:asciiTheme="majorHAnsi" w:hAnsiTheme="majorHAnsi" w:cstheme="majorHAnsi"/>
                <w:b/>
                <w:bCs/>
              </w:rPr>
              <w:t>XII</w:t>
            </w:r>
          </w:p>
        </w:tc>
        <w:tc>
          <w:tcPr>
            <w:tcW w:w="4050" w:type="dxa"/>
          </w:tcPr>
          <w:p w14:paraId="49417E39" w14:textId="4EAA99D7" w:rsidR="004112FB" w:rsidRPr="007607F7" w:rsidRDefault="004112FB" w:rsidP="00007CDF">
            <w:pPr>
              <w:rPr>
                <w:rFonts w:asciiTheme="majorHAnsi" w:hAnsiTheme="majorHAnsi" w:cstheme="majorHAnsi"/>
                <w:b/>
                <w:bCs/>
              </w:rPr>
            </w:pPr>
            <w:r w:rsidRPr="007607F7">
              <w:rPr>
                <w:rFonts w:asciiTheme="majorHAnsi" w:hAnsiTheme="majorHAnsi" w:cstheme="majorHAnsi"/>
                <w:b/>
                <w:bCs/>
              </w:rPr>
              <w:t>Drop spot 12</w:t>
            </w:r>
          </w:p>
        </w:tc>
      </w:tr>
    </w:tbl>
    <w:p w14:paraId="0FC584E6" w14:textId="77777777" w:rsidR="004112FB" w:rsidRPr="007607F7" w:rsidRDefault="004112FB" w:rsidP="00007CDF">
      <w:pPr>
        <w:rPr>
          <w:rFonts w:asciiTheme="majorHAnsi" w:hAnsiTheme="majorHAnsi" w:cstheme="majorHAnsi"/>
        </w:rPr>
      </w:pPr>
    </w:p>
    <w:p w14:paraId="35B39F62" w14:textId="2B1ADF2A" w:rsidR="004112FB" w:rsidRPr="007607F7" w:rsidRDefault="004112FB" w:rsidP="27828C27">
      <w:pPr>
        <w:pStyle w:val="ListParagraph"/>
        <w:numPr>
          <w:ilvl w:val="0"/>
          <w:numId w:val="69"/>
        </w:numPr>
        <w:rPr>
          <w:rFonts w:asciiTheme="majorHAnsi" w:hAnsiTheme="majorHAnsi" w:cstheme="majorBidi"/>
        </w:rPr>
      </w:pPr>
      <w:r w:rsidRPr="27828C27">
        <w:rPr>
          <w:rFonts w:asciiTheme="majorHAnsi" w:hAnsiTheme="majorHAnsi" w:cstheme="majorBidi"/>
        </w:rPr>
        <w:t xml:space="preserve">Olfactory nerve → </w:t>
      </w:r>
      <w:r w:rsidRPr="27828C27">
        <w:rPr>
          <w:rFonts w:asciiTheme="majorHAnsi" w:hAnsiTheme="majorHAnsi" w:cstheme="majorBidi"/>
          <w:b/>
          <w:bCs/>
        </w:rPr>
        <w:t>Drop spot 1</w:t>
      </w:r>
    </w:p>
    <w:p w14:paraId="46F637C3" w14:textId="53D56B94" w:rsidR="004112FB" w:rsidRPr="007607F7" w:rsidRDefault="004112FB" w:rsidP="27828C27">
      <w:pPr>
        <w:pStyle w:val="ListParagraph"/>
        <w:numPr>
          <w:ilvl w:val="0"/>
          <w:numId w:val="69"/>
        </w:numPr>
        <w:rPr>
          <w:rFonts w:asciiTheme="majorHAnsi" w:hAnsiTheme="majorHAnsi" w:cstheme="majorBidi"/>
        </w:rPr>
      </w:pPr>
      <w:r w:rsidRPr="27828C27">
        <w:rPr>
          <w:rFonts w:asciiTheme="majorHAnsi" w:hAnsiTheme="majorHAnsi" w:cstheme="majorBidi"/>
        </w:rPr>
        <w:t xml:space="preserve">Trochlear nerve → </w:t>
      </w:r>
      <w:r w:rsidRPr="27828C27">
        <w:rPr>
          <w:rFonts w:asciiTheme="majorHAnsi" w:hAnsiTheme="majorHAnsi" w:cstheme="majorBidi"/>
          <w:b/>
          <w:bCs/>
        </w:rPr>
        <w:t>Drop spot</w:t>
      </w:r>
      <w:r w:rsidRPr="27828C27">
        <w:rPr>
          <w:rFonts w:asciiTheme="majorHAnsi" w:hAnsiTheme="majorHAnsi" w:cstheme="majorBidi"/>
        </w:rPr>
        <w:t xml:space="preserve"> </w:t>
      </w:r>
      <w:r w:rsidRPr="27828C27">
        <w:rPr>
          <w:rFonts w:asciiTheme="majorHAnsi" w:hAnsiTheme="majorHAnsi" w:cstheme="majorBidi"/>
          <w:b/>
          <w:bCs/>
        </w:rPr>
        <w:t>4</w:t>
      </w:r>
    </w:p>
    <w:p w14:paraId="6EC6006A" w14:textId="62A56C66" w:rsidR="004112FB" w:rsidRPr="007607F7" w:rsidRDefault="004112FB" w:rsidP="27828C27">
      <w:pPr>
        <w:pStyle w:val="ListParagraph"/>
        <w:numPr>
          <w:ilvl w:val="0"/>
          <w:numId w:val="69"/>
        </w:numPr>
        <w:rPr>
          <w:rFonts w:asciiTheme="majorHAnsi" w:hAnsiTheme="majorHAnsi" w:cstheme="majorBidi"/>
        </w:rPr>
      </w:pPr>
      <w:r w:rsidRPr="27828C27">
        <w:rPr>
          <w:rFonts w:asciiTheme="majorHAnsi" w:hAnsiTheme="majorHAnsi" w:cstheme="majorBidi"/>
        </w:rPr>
        <w:t xml:space="preserve">Oculomotor nerve → </w:t>
      </w:r>
      <w:r w:rsidRPr="27828C27">
        <w:rPr>
          <w:rFonts w:asciiTheme="majorHAnsi" w:hAnsiTheme="majorHAnsi" w:cstheme="majorBidi"/>
          <w:b/>
          <w:bCs/>
        </w:rPr>
        <w:t>Drop spot 3</w:t>
      </w:r>
    </w:p>
    <w:p w14:paraId="3D0AD4C6" w14:textId="4E24B9EB" w:rsidR="004112FB" w:rsidRPr="007607F7" w:rsidRDefault="004112FB" w:rsidP="27828C27">
      <w:pPr>
        <w:pStyle w:val="ListParagraph"/>
        <w:numPr>
          <w:ilvl w:val="0"/>
          <w:numId w:val="69"/>
        </w:numPr>
        <w:rPr>
          <w:rFonts w:asciiTheme="majorHAnsi" w:hAnsiTheme="majorHAnsi" w:cstheme="majorBidi"/>
        </w:rPr>
      </w:pPr>
      <w:r w:rsidRPr="27828C27">
        <w:rPr>
          <w:rFonts w:asciiTheme="majorHAnsi" w:hAnsiTheme="majorHAnsi" w:cstheme="majorBidi"/>
        </w:rPr>
        <w:t xml:space="preserve">Optic nerve → </w:t>
      </w:r>
      <w:r w:rsidRPr="27828C27">
        <w:rPr>
          <w:rFonts w:asciiTheme="majorHAnsi" w:hAnsiTheme="majorHAnsi" w:cstheme="majorBidi"/>
          <w:b/>
          <w:bCs/>
        </w:rPr>
        <w:t>Drop spot</w:t>
      </w:r>
      <w:r w:rsidRPr="27828C27">
        <w:rPr>
          <w:rFonts w:asciiTheme="majorHAnsi" w:hAnsiTheme="majorHAnsi" w:cstheme="majorBidi"/>
        </w:rPr>
        <w:t xml:space="preserve"> </w:t>
      </w:r>
      <w:r w:rsidRPr="27828C27">
        <w:rPr>
          <w:rFonts w:asciiTheme="majorHAnsi" w:hAnsiTheme="majorHAnsi" w:cstheme="majorBidi"/>
          <w:b/>
          <w:bCs/>
        </w:rPr>
        <w:t>2</w:t>
      </w:r>
    </w:p>
    <w:p w14:paraId="639189EB" w14:textId="1C75978D" w:rsidR="004112FB" w:rsidRPr="007607F7" w:rsidRDefault="004112FB" w:rsidP="27828C27">
      <w:pPr>
        <w:pStyle w:val="ListParagraph"/>
        <w:numPr>
          <w:ilvl w:val="0"/>
          <w:numId w:val="69"/>
        </w:numPr>
        <w:rPr>
          <w:rFonts w:asciiTheme="majorHAnsi" w:hAnsiTheme="majorHAnsi" w:cstheme="majorBidi"/>
        </w:rPr>
      </w:pPr>
      <w:r w:rsidRPr="27828C27">
        <w:rPr>
          <w:rFonts w:asciiTheme="majorHAnsi" w:hAnsiTheme="majorHAnsi" w:cstheme="majorBidi"/>
        </w:rPr>
        <w:t xml:space="preserve">Abducens nerve → </w:t>
      </w:r>
      <w:r w:rsidRPr="27828C27">
        <w:rPr>
          <w:rFonts w:asciiTheme="majorHAnsi" w:hAnsiTheme="majorHAnsi" w:cstheme="majorBidi"/>
          <w:b/>
          <w:bCs/>
        </w:rPr>
        <w:t>Drop spot 6</w:t>
      </w:r>
    </w:p>
    <w:p w14:paraId="6164DBFA" w14:textId="60A5C99E" w:rsidR="004112FB" w:rsidRPr="007607F7" w:rsidRDefault="004112FB" w:rsidP="27828C27">
      <w:pPr>
        <w:pStyle w:val="ListParagraph"/>
        <w:numPr>
          <w:ilvl w:val="0"/>
          <w:numId w:val="69"/>
        </w:numPr>
        <w:rPr>
          <w:rFonts w:asciiTheme="majorHAnsi" w:hAnsiTheme="majorHAnsi" w:cstheme="majorBidi"/>
        </w:rPr>
      </w:pPr>
      <w:r w:rsidRPr="27828C27">
        <w:rPr>
          <w:rFonts w:asciiTheme="majorHAnsi" w:hAnsiTheme="majorHAnsi" w:cstheme="majorBidi"/>
        </w:rPr>
        <w:t xml:space="preserve">Facial nerve → </w:t>
      </w:r>
      <w:r w:rsidRPr="27828C27">
        <w:rPr>
          <w:rFonts w:asciiTheme="majorHAnsi" w:hAnsiTheme="majorHAnsi" w:cstheme="majorBidi"/>
          <w:b/>
          <w:bCs/>
        </w:rPr>
        <w:t>Drop spot</w:t>
      </w:r>
      <w:r w:rsidR="00562051" w:rsidRPr="27828C27">
        <w:rPr>
          <w:rFonts w:asciiTheme="majorHAnsi" w:hAnsiTheme="majorHAnsi" w:cstheme="majorBidi"/>
          <w:b/>
          <w:bCs/>
        </w:rPr>
        <w:t xml:space="preserve"> </w:t>
      </w:r>
      <w:r w:rsidR="00A05E19" w:rsidRPr="27828C27">
        <w:rPr>
          <w:rFonts w:asciiTheme="majorHAnsi" w:hAnsiTheme="majorHAnsi" w:cstheme="majorBidi"/>
          <w:b/>
          <w:bCs/>
        </w:rPr>
        <w:t>7</w:t>
      </w:r>
    </w:p>
    <w:p w14:paraId="7557FD54" w14:textId="139DB0CB" w:rsidR="004112FB" w:rsidRPr="007607F7" w:rsidRDefault="004112FB" w:rsidP="27828C27">
      <w:pPr>
        <w:pStyle w:val="ListParagraph"/>
        <w:numPr>
          <w:ilvl w:val="0"/>
          <w:numId w:val="69"/>
        </w:numPr>
        <w:rPr>
          <w:rFonts w:asciiTheme="majorHAnsi" w:hAnsiTheme="majorHAnsi" w:cstheme="majorBidi"/>
        </w:rPr>
      </w:pPr>
      <w:r w:rsidRPr="27828C27">
        <w:rPr>
          <w:rFonts w:asciiTheme="majorHAnsi" w:hAnsiTheme="majorHAnsi" w:cstheme="majorBidi"/>
        </w:rPr>
        <w:t>Trigeminal nerve →</w:t>
      </w:r>
      <w:r w:rsidRPr="27828C27">
        <w:rPr>
          <w:rFonts w:asciiTheme="majorHAnsi" w:hAnsiTheme="majorHAnsi" w:cstheme="majorBidi"/>
          <w:b/>
          <w:bCs/>
        </w:rPr>
        <w:t xml:space="preserve"> Drop spot 5</w:t>
      </w:r>
    </w:p>
    <w:p w14:paraId="4B9E74DA" w14:textId="0B23349B" w:rsidR="004112FB" w:rsidRPr="007607F7" w:rsidRDefault="004112FB" w:rsidP="27828C27">
      <w:pPr>
        <w:pStyle w:val="ListParagraph"/>
        <w:numPr>
          <w:ilvl w:val="0"/>
          <w:numId w:val="69"/>
        </w:numPr>
        <w:rPr>
          <w:rFonts w:asciiTheme="majorHAnsi" w:hAnsiTheme="majorHAnsi" w:cstheme="majorBidi"/>
        </w:rPr>
      </w:pPr>
      <w:r w:rsidRPr="27828C27">
        <w:rPr>
          <w:rFonts w:asciiTheme="majorHAnsi" w:hAnsiTheme="majorHAnsi" w:cstheme="majorBidi"/>
        </w:rPr>
        <w:t xml:space="preserve">Vestibulocochlear nerve → </w:t>
      </w:r>
      <w:r w:rsidRPr="27828C27">
        <w:rPr>
          <w:rFonts w:asciiTheme="majorHAnsi" w:hAnsiTheme="majorHAnsi" w:cstheme="majorBidi"/>
          <w:b/>
          <w:bCs/>
        </w:rPr>
        <w:t xml:space="preserve">Drop spot </w:t>
      </w:r>
      <w:r w:rsidR="00562051" w:rsidRPr="27828C27">
        <w:rPr>
          <w:rFonts w:asciiTheme="majorHAnsi" w:hAnsiTheme="majorHAnsi" w:cstheme="majorBidi"/>
          <w:b/>
          <w:bCs/>
        </w:rPr>
        <w:t>8</w:t>
      </w:r>
    </w:p>
    <w:p w14:paraId="18F5BA6C" w14:textId="327C366D" w:rsidR="004112FB" w:rsidRPr="007607F7" w:rsidRDefault="004112FB" w:rsidP="27828C27">
      <w:pPr>
        <w:pStyle w:val="ListParagraph"/>
        <w:numPr>
          <w:ilvl w:val="0"/>
          <w:numId w:val="69"/>
        </w:numPr>
        <w:rPr>
          <w:rFonts w:asciiTheme="majorHAnsi" w:hAnsiTheme="majorHAnsi" w:cstheme="majorBidi"/>
        </w:rPr>
      </w:pPr>
      <w:r w:rsidRPr="27828C27">
        <w:rPr>
          <w:rFonts w:asciiTheme="majorHAnsi" w:hAnsiTheme="majorHAnsi" w:cstheme="majorBidi"/>
        </w:rPr>
        <w:t xml:space="preserve">Glossopharyngeal nerve → </w:t>
      </w:r>
      <w:r w:rsidRPr="27828C27">
        <w:rPr>
          <w:rFonts w:asciiTheme="majorHAnsi" w:hAnsiTheme="majorHAnsi" w:cstheme="majorBidi"/>
          <w:b/>
          <w:bCs/>
        </w:rPr>
        <w:t xml:space="preserve">Drop spot </w:t>
      </w:r>
      <w:r w:rsidR="00562051" w:rsidRPr="27828C27">
        <w:rPr>
          <w:rFonts w:asciiTheme="majorHAnsi" w:hAnsiTheme="majorHAnsi" w:cstheme="majorBidi"/>
          <w:b/>
          <w:bCs/>
        </w:rPr>
        <w:t>9</w:t>
      </w:r>
    </w:p>
    <w:p w14:paraId="25FD71F1" w14:textId="05A873E0" w:rsidR="004112FB" w:rsidRPr="007607F7" w:rsidRDefault="004112FB" w:rsidP="00A44AFE">
      <w:pPr>
        <w:pStyle w:val="ListParagraph"/>
        <w:numPr>
          <w:ilvl w:val="0"/>
          <w:numId w:val="69"/>
        </w:numPr>
        <w:rPr>
          <w:rFonts w:asciiTheme="majorHAnsi" w:hAnsiTheme="majorHAnsi" w:cstheme="majorHAnsi"/>
        </w:rPr>
      </w:pPr>
      <w:r w:rsidRPr="007607F7">
        <w:rPr>
          <w:rFonts w:asciiTheme="majorHAnsi" w:hAnsiTheme="majorHAnsi" w:cstheme="majorHAnsi"/>
        </w:rPr>
        <w:t>Vagus nerve →</w:t>
      </w:r>
      <w:r w:rsidRPr="007607F7">
        <w:rPr>
          <w:rFonts w:asciiTheme="majorHAnsi" w:hAnsiTheme="majorHAnsi" w:cstheme="majorHAnsi"/>
          <w:b/>
          <w:bCs/>
        </w:rPr>
        <w:t>Drop spot</w:t>
      </w:r>
      <w:r w:rsidR="00562051" w:rsidRPr="007607F7">
        <w:rPr>
          <w:rFonts w:asciiTheme="majorHAnsi" w:hAnsiTheme="majorHAnsi" w:cstheme="majorHAnsi"/>
          <w:b/>
          <w:bCs/>
        </w:rPr>
        <w:t xml:space="preserve"> 10</w:t>
      </w:r>
    </w:p>
    <w:p w14:paraId="0708E094" w14:textId="5252A0D2" w:rsidR="004112FB" w:rsidRPr="007607F7" w:rsidRDefault="004112FB" w:rsidP="27828C27">
      <w:pPr>
        <w:pStyle w:val="ListParagraph"/>
        <w:numPr>
          <w:ilvl w:val="0"/>
          <w:numId w:val="69"/>
        </w:numPr>
        <w:rPr>
          <w:rFonts w:asciiTheme="majorHAnsi" w:hAnsiTheme="majorHAnsi" w:cstheme="majorBidi"/>
        </w:rPr>
      </w:pPr>
      <w:r w:rsidRPr="27828C27">
        <w:rPr>
          <w:rFonts w:asciiTheme="majorHAnsi" w:hAnsiTheme="majorHAnsi" w:cstheme="majorBidi"/>
        </w:rPr>
        <w:t xml:space="preserve">Spinal accessory nerve → </w:t>
      </w:r>
      <w:r w:rsidRPr="27828C27">
        <w:rPr>
          <w:rFonts w:asciiTheme="majorHAnsi" w:hAnsiTheme="majorHAnsi" w:cstheme="majorBidi"/>
          <w:b/>
          <w:bCs/>
        </w:rPr>
        <w:t xml:space="preserve">Drop spot </w:t>
      </w:r>
      <w:r w:rsidR="00562051" w:rsidRPr="27828C27">
        <w:rPr>
          <w:rFonts w:asciiTheme="majorHAnsi" w:hAnsiTheme="majorHAnsi" w:cstheme="majorBidi"/>
          <w:b/>
          <w:bCs/>
        </w:rPr>
        <w:t>11</w:t>
      </w:r>
    </w:p>
    <w:p w14:paraId="317B6B09" w14:textId="50E3F587" w:rsidR="004112FB" w:rsidRPr="00AB142C" w:rsidRDefault="004112FB" w:rsidP="27828C27">
      <w:pPr>
        <w:pStyle w:val="ListParagraph"/>
        <w:numPr>
          <w:ilvl w:val="0"/>
          <w:numId w:val="69"/>
        </w:numPr>
        <w:rPr>
          <w:rFonts w:asciiTheme="majorHAnsi" w:hAnsiTheme="majorHAnsi" w:cstheme="majorBidi"/>
        </w:rPr>
      </w:pPr>
      <w:r w:rsidRPr="27828C27">
        <w:rPr>
          <w:rFonts w:asciiTheme="majorHAnsi" w:hAnsiTheme="majorHAnsi" w:cstheme="majorBidi"/>
        </w:rPr>
        <w:t xml:space="preserve">Hypoglossal nerve → </w:t>
      </w:r>
      <w:r w:rsidRPr="27828C27">
        <w:rPr>
          <w:rFonts w:asciiTheme="majorHAnsi" w:hAnsiTheme="majorHAnsi" w:cstheme="majorBidi"/>
          <w:b/>
          <w:bCs/>
        </w:rPr>
        <w:t xml:space="preserve">Drop spot </w:t>
      </w:r>
      <w:r w:rsidR="00562051" w:rsidRPr="27828C27">
        <w:rPr>
          <w:rFonts w:asciiTheme="majorHAnsi" w:hAnsiTheme="majorHAnsi" w:cstheme="majorBidi"/>
          <w:b/>
          <w:bCs/>
        </w:rPr>
        <w:t>12</w:t>
      </w:r>
    </w:p>
    <w:p w14:paraId="09ACEC9D" w14:textId="77777777" w:rsidR="00AB142C" w:rsidRPr="00AB142C" w:rsidRDefault="00AB142C" w:rsidP="00AB142C">
      <w:pPr>
        <w:spacing w:after="0" w:line="240" w:lineRule="auto"/>
        <w:rPr>
          <w:rFonts w:asciiTheme="majorHAnsi" w:hAnsiTheme="majorHAnsi" w:cstheme="majorHAnsi"/>
        </w:rPr>
      </w:pPr>
    </w:p>
    <w:p w14:paraId="2F6CD3F5" w14:textId="4AA04818" w:rsidR="004B0890" w:rsidRPr="007607F7" w:rsidRDefault="004B0890" w:rsidP="00AB142C">
      <w:pPr>
        <w:spacing w:after="120" w:line="240" w:lineRule="auto"/>
        <w:rPr>
          <w:rFonts w:asciiTheme="majorHAnsi" w:hAnsiTheme="majorHAnsi" w:cstheme="majorHAnsi"/>
          <w:b/>
          <w:bCs/>
        </w:rPr>
      </w:pPr>
      <w:r w:rsidRPr="007607F7">
        <w:rPr>
          <w:rFonts w:asciiTheme="majorHAnsi" w:hAnsiTheme="majorHAnsi" w:cstheme="majorHAnsi"/>
          <w:b/>
          <w:bCs/>
        </w:rPr>
        <w:t>1</w:t>
      </w:r>
      <w:r w:rsidR="695FC7DC" w:rsidRPr="007607F7">
        <w:rPr>
          <w:rFonts w:asciiTheme="majorHAnsi" w:hAnsiTheme="majorHAnsi" w:cstheme="majorHAnsi"/>
          <w:b/>
          <w:bCs/>
        </w:rPr>
        <w:t>54</w:t>
      </w:r>
      <w:r w:rsidRPr="007607F7">
        <w:rPr>
          <w:rFonts w:asciiTheme="majorHAnsi" w:hAnsiTheme="majorHAnsi" w:cstheme="majorHAnsi"/>
          <w:b/>
          <w:bCs/>
        </w:rPr>
        <w:t>. Match the cranial nerves with the testing method. Start by dragging the first six testing methods to the correct cells. One item is already completed for you.</w:t>
      </w:r>
    </w:p>
    <w:tbl>
      <w:tblPr>
        <w:tblStyle w:val="TableGrid"/>
        <w:tblW w:w="0" w:type="auto"/>
        <w:tblLook w:val="04A0" w:firstRow="1" w:lastRow="0" w:firstColumn="1" w:lastColumn="0" w:noHBand="0" w:noVBand="1"/>
      </w:tblPr>
      <w:tblGrid>
        <w:gridCol w:w="1182"/>
        <w:gridCol w:w="3701"/>
        <w:gridCol w:w="3747"/>
      </w:tblGrid>
      <w:tr w:rsidR="001849E7" w:rsidRPr="007607F7" w14:paraId="37404DFB" w14:textId="77777777" w:rsidTr="001849E7">
        <w:tc>
          <w:tcPr>
            <w:tcW w:w="1182" w:type="dxa"/>
          </w:tcPr>
          <w:p w14:paraId="77CCC828" w14:textId="77777777" w:rsidR="001849E7" w:rsidRPr="007607F7" w:rsidRDefault="001849E7" w:rsidP="00617BD7">
            <w:pPr>
              <w:rPr>
                <w:rFonts w:asciiTheme="majorHAnsi" w:hAnsiTheme="majorHAnsi" w:cstheme="majorHAnsi"/>
                <w:b/>
                <w:bCs/>
              </w:rPr>
            </w:pPr>
            <w:r w:rsidRPr="007607F7">
              <w:rPr>
                <w:rFonts w:asciiTheme="majorHAnsi" w:hAnsiTheme="majorHAnsi" w:cstheme="majorHAnsi"/>
                <w:b/>
                <w:bCs/>
              </w:rPr>
              <w:t>I</w:t>
            </w:r>
          </w:p>
        </w:tc>
        <w:tc>
          <w:tcPr>
            <w:tcW w:w="3701" w:type="dxa"/>
          </w:tcPr>
          <w:p w14:paraId="7934C477" w14:textId="11281202" w:rsidR="001849E7" w:rsidRPr="007607F7" w:rsidRDefault="001849E7" w:rsidP="00617BD7">
            <w:pPr>
              <w:rPr>
                <w:rFonts w:asciiTheme="majorHAnsi" w:hAnsiTheme="majorHAnsi" w:cstheme="majorHAnsi"/>
                <w:b/>
                <w:bCs/>
              </w:rPr>
            </w:pPr>
            <w:r w:rsidRPr="007607F7">
              <w:rPr>
                <w:rFonts w:asciiTheme="majorHAnsi" w:hAnsiTheme="majorHAnsi" w:cstheme="majorHAnsi"/>
                <w:b/>
                <w:bCs/>
              </w:rPr>
              <w:t>Olfactory nerve</w:t>
            </w:r>
          </w:p>
        </w:tc>
        <w:tc>
          <w:tcPr>
            <w:tcW w:w="3747" w:type="dxa"/>
          </w:tcPr>
          <w:p w14:paraId="06279308" w14:textId="644D0139" w:rsidR="001849E7" w:rsidRPr="007607F7" w:rsidRDefault="001849E7" w:rsidP="00617BD7">
            <w:pPr>
              <w:rPr>
                <w:rFonts w:asciiTheme="majorHAnsi" w:hAnsiTheme="majorHAnsi" w:cstheme="majorHAnsi"/>
                <w:b/>
                <w:bCs/>
              </w:rPr>
            </w:pPr>
            <w:r w:rsidRPr="007607F7">
              <w:rPr>
                <w:rFonts w:asciiTheme="majorHAnsi" w:hAnsiTheme="majorHAnsi" w:cstheme="majorHAnsi"/>
                <w:b/>
                <w:bCs/>
              </w:rPr>
              <w:t>Drop spot 1</w:t>
            </w:r>
          </w:p>
        </w:tc>
      </w:tr>
      <w:tr w:rsidR="001849E7" w:rsidRPr="007607F7" w14:paraId="210BD023" w14:textId="77777777" w:rsidTr="001849E7">
        <w:tc>
          <w:tcPr>
            <w:tcW w:w="1182" w:type="dxa"/>
          </w:tcPr>
          <w:p w14:paraId="38FC793D" w14:textId="77777777" w:rsidR="001849E7" w:rsidRPr="007607F7" w:rsidRDefault="001849E7" w:rsidP="00617BD7">
            <w:pPr>
              <w:rPr>
                <w:rFonts w:asciiTheme="majorHAnsi" w:hAnsiTheme="majorHAnsi" w:cstheme="majorHAnsi"/>
                <w:b/>
                <w:bCs/>
              </w:rPr>
            </w:pPr>
            <w:r w:rsidRPr="007607F7">
              <w:rPr>
                <w:rFonts w:asciiTheme="majorHAnsi" w:hAnsiTheme="majorHAnsi" w:cstheme="majorHAnsi"/>
                <w:b/>
                <w:bCs/>
              </w:rPr>
              <w:t>II</w:t>
            </w:r>
          </w:p>
        </w:tc>
        <w:tc>
          <w:tcPr>
            <w:tcW w:w="3701" w:type="dxa"/>
          </w:tcPr>
          <w:p w14:paraId="568FBF25" w14:textId="1D353D5B" w:rsidR="001849E7" w:rsidRPr="007607F7" w:rsidRDefault="001849E7" w:rsidP="00617BD7">
            <w:pPr>
              <w:rPr>
                <w:rFonts w:asciiTheme="majorHAnsi" w:hAnsiTheme="majorHAnsi" w:cstheme="majorHAnsi"/>
                <w:b/>
                <w:bCs/>
              </w:rPr>
            </w:pPr>
            <w:r w:rsidRPr="007607F7">
              <w:rPr>
                <w:rFonts w:asciiTheme="majorHAnsi" w:hAnsiTheme="majorHAnsi" w:cstheme="majorHAnsi"/>
                <w:b/>
                <w:bCs/>
              </w:rPr>
              <w:t>Optic nerve</w:t>
            </w:r>
          </w:p>
        </w:tc>
        <w:tc>
          <w:tcPr>
            <w:tcW w:w="3747" w:type="dxa"/>
          </w:tcPr>
          <w:p w14:paraId="48C3F7F2" w14:textId="02717B31" w:rsidR="001849E7" w:rsidRPr="007607F7" w:rsidRDefault="001849E7" w:rsidP="00617BD7">
            <w:pPr>
              <w:rPr>
                <w:rFonts w:asciiTheme="majorHAnsi" w:hAnsiTheme="majorHAnsi" w:cstheme="majorHAnsi"/>
                <w:b/>
                <w:bCs/>
              </w:rPr>
            </w:pPr>
            <w:r w:rsidRPr="007607F7">
              <w:rPr>
                <w:rFonts w:asciiTheme="majorHAnsi" w:hAnsiTheme="majorHAnsi" w:cstheme="majorHAnsi"/>
                <w:b/>
                <w:bCs/>
              </w:rPr>
              <w:t>Drop spot 2</w:t>
            </w:r>
          </w:p>
        </w:tc>
      </w:tr>
      <w:tr w:rsidR="001849E7" w:rsidRPr="007607F7" w14:paraId="748A380C" w14:textId="77777777" w:rsidTr="001849E7">
        <w:tc>
          <w:tcPr>
            <w:tcW w:w="1182" w:type="dxa"/>
          </w:tcPr>
          <w:p w14:paraId="5D3CA4A8" w14:textId="77777777" w:rsidR="001849E7" w:rsidRPr="007607F7" w:rsidRDefault="001849E7" w:rsidP="00617BD7">
            <w:pPr>
              <w:rPr>
                <w:rFonts w:asciiTheme="majorHAnsi" w:hAnsiTheme="majorHAnsi" w:cstheme="majorHAnsi"/>
                <w:b/>
                <w:bCs/>
              </w:rPr>
            </w:pPr>
            <w:r w:rsidRPr="007607F7">
              <w:rPr>
                <w:rFonts w:asciiTheme="majorHAnsi" w:hAnsiTheme="majorHAnsi" w:cstheme="majorHAnsi"/>
                <w:b/>
                <w:bCs/>
              </w:rPr>
              <w:t>III</w:t>
            </w:r>
          </w:p>
        </w:tc>
        <w:tc>
          <w:tcPr>
            <w:tcW w:w="3701" w:type="dxa"/>
          </w:tcPr>
          <w:p w14:paraId="21459F15" w14:textId="5D7ECCAF" w:rsidR="001849E7" w:rsidRPr="007607F7" w:rsidRDefault="001849E7" w:rsidP="00617BD7">
            <w:pPr>
              <w:rPr>
                <w:rFonts w:asciiTheme="majorHAnsi" w:hAnsiTheme="majorHAnsi" w:cstheme="majorHAnsi"/>
                <w:b/>
                <w:bCs/>
              </w:rPr>
            </w:pPr>
            <w:r w:rsidRPr="007607F7">
              <w:rPr>
                <w:rFonts w:asciiTheme="majorHAnsi" w:hAnsiTheme="majorHAnsi" w:cstheme="majorHAnsi"/>
                <w:b/>
                <w:bCs/>
              </w:rPr>
              <w:t>Oculomotor nerve</w:t>
            </w:r>
          </w:p>
        </w:tc>
        <w:tc>
          <w:tcPr>
            <w:tcW w:w="3747" w:type="dxa"/>
          </w:tcPr>
          <w:p w14:paraId="7A85A7FB" w14:textId="6330AABF" w:rsidR="001849E7" w:rsidRPr="007607F7" w:rsidRDefault="001849E7" w:rsidP="00617BD7">
            <w:pPr>
              <w:rPr>
                <w:rFonts w:asciiTheme="majorHAnsi" w:hAnsiTheme="majorHAnsi" w:cstheme="majorHAnsi"/>
                <w:b/>
                <w:bCs/>
              </w:rPr>
            </w:pPr>
            <w:r w:rsidRPr="007607F7">
              <w:rPr>
                <w:rFonts w:asciiTheme="majorHAnsi" w:hAnsiTheme="majorHAnsi" w:cstheme="majorHAnsi"/>
                <w:b/>
                <w:bCs/>
              </w:rPr>
              <w:t>Look up</w:t>
            </w:r>
          </w:p>
        </w:tc>
      </w:tr>
      <w:tr w:rsidR="001849E7" w:rsidRPr="007607F7" w14:paraId="1253FB2C" w14:textId="77777777" w:rsidTr="001849E7">
        <w:tc>
          <w:tcPr>
            <w:tcW w:w="1182" w:type="dxa"/>
          </w:tcPr>
          <w:p w14:paraId="75952BE7" w14:textId="77777777" w:rsidR="001849E7" w:rsidRPr="007607F7" w:rsidRDefault="001849E7" w:rsidP="00617BD7">
            <w:pPr>
              <w:rPr>
                <w:rFonts w:asciiTheme="majorHAnsi" w:hAnsiTheme="majorHAnsi" w:cstheme="majorHAnsi"/>
                <w:b/>
                <w:bCs/>
              </w:rPr>
            </w:pPr>
            <w:r w:rsidRPr="007607F7">
              <w:rPr>
                <w:rFonts w:asciiTheme="majorHAnsi" w:hAnsiTheme="majorHAnsi" w:cstheme="majorHAnsi"/>
                <w:b/>
                <w:bCs/>
              </w:rPr>
              <w:t>IV</w:t>
            </w:r>
          </w:p>
        </w:tc>
        <w:tc>
          <w:tcPr>
            <w:tcW w:w="3701" w:type="dxa"/>
          </w:tcPr>
          <w:p w14:paraId="48C29B5B" w14:textId="1BD83F2F" w:rsidR="001849E7" w:rsidRPr="007607F7" w:rsidRDefault="005B65A4" w:rsidP="00617BD7">
            <w:pPr>
              <w:rPr>
                <w:rFonts w:asciiTheme="majorHAnsi" w:hAnsiTheme="majorHAnsi" w:cstheme="majorHAnsi"/>
                <w:b/>
                <w:bCs/>
              </w:rPr>
            </w:pPr>
            <w:r w:rsidRPr="007607F7">
              <w:rPr>
                <w:rFonts w:asciiTheme="majorHAnsi" w:hAnsiTheme="majorHAnsi" w:cstheme="majorHAnsi"/>
                <w:b/>
                <w:bCs/>
              </w:rPr>
              <w:t>Trochlear nerve</w:t>
            </w:r>
          </w:p>
        </w:tc>
        <w:tc>
          <w:tcPr>
            <w:tcW w:w="3747" w:type="dxa"/>
          </w:tcPr>
          <w:p w14:paraId="76C22D62" w14:textId="60021729" w:rsidR="001849E7" w:rsidRPr="007607F7" w:rsidRDefault="001849E7" w:rsidP="00617BD7">
            <w:pPr>
              <w:rPr>
                <w:rFonts w:asciiTheme="majorHAnsi" w:hAnsiTheme="majorHAnsi" w:cstheme="majorHAnsi"/>
                <w:b/>
                <w:bCs/>
              </w:rPr>
            </w:pPr>
            <w:r w:rsidRPr="007607F7">
              <w:rPr>
                <w:rFonts w:asciiTheme="majorHAnsi" w:hAnsiTheme="majorHAnsi" w:cstheme="majorHAnsi"/>
                <w:b/>
                <w:bCs/>
              </w:rPr>
              <w:t xml:space="preserve">Drop spot </w:t>
            </w:r>
            <w:r w:rsidR="005B65A4" w:rsidRPr="007607F7">
              <w:rPr>
                <w:rFonts w:asciiTheme="majorHAnsi" w:hAnsiTheme="majorHAnsi" w:cstheme="majorHAnsi"/>
                <w:b/>
                <w:bCs/>
              </w:rPr>
              <w:t>3</w:t>
            </w:r>
          </w:p>
        </w:tc>
      </w:tr>
      <w:tr w:rsidR="001849E7" w:rsidRPr="007607F7" w14:paraId="5881BC9C" w14:textId="77777777" w:rsidTr="001849E7">
        <w:tc>
          <w:tcPr>
            <w:tcW w:w="1182" w:type="dxa"/>
          </w:tcPr>
          <w:p w14:paraId="3AD7701F" w14:textId="77777777" w:rsidR="001849E7" w:rsidRPr="007607F7" w:rsidRDefault="001849E7" w:rsidP="00617BD7">
            <w:pPr>
              <w:rPr>
                <w:rFonts w:asciiTheme="majorHAnsi" w:hAnsiTheme="majorHAnsi" w:cstheme="majorHAnsi"/>
                <w:b/>
                <w:bCs/>
              </w:rPr>
            </w:pPr>
            <w:r w:rsidRPr="007607F7">
              <w:rPr>
                <w:rFonts w:asciiTheme="majorHAnsi" w:hAnsiTheme="majorHAnsi" w:cstheme="majorHAnsi"/>
                <w:b/>
                <w:bCs/>
              </w:rPr>
              <w:t>V</w:t>
            </w:r>
          </w:p>
        </w:tc>
        <w:tc>
          <w:tcPr>
            <w:tcW w:w="3701" w:type="dxa"/>
          </w:tcPr>
          <w:p w14:paraId="1067CAF7" w14:textId="1501568E" w:rsidR="001849E7" w:rsidRPr="007607F7" w:rsidRDefault="005B65A4" w:rsidP="00617BD7">
            <w:pPr>
              <w:rPr>
                <w:rFonts w:asciiTheme="majorHAnsi" w:hAnsiTheme="majorHAnsi" w:cstheme="majorHAnsi"/>
                <w:b/>
                <w:bCs/>
              </w:rPr>
            </w:pPr>
            <w:r w:rsidRPr="007607F7">
              <w:rPr>
                <w:rFonts w:asciiTheme="majorHAnsi" w:hAnsiTheme="majorHAnsi" w:cstheme="majorHAnsi"/>
                <w:b/>
                <w:bCs/>
              </w:rPr>
              <w:t>Trigeminal nerve</w:t>
            </w:r>
          </w:p>
        </w:tc>
        <w:tc>
          <w:tcPr>
            <w:tcW w:w="3747" w:type="dxa"/>
          </w:tcPr>
          <w:p w14:paraId="75F52462" w14:textId="5B1433EE" w:rsidR="001849E7" w:rsidRPr="007607F7" w:rsidRDefault="001849E7" w:rsidP="00617BD7">
            <w:pPr>
              <w:rPr>
                <w:rFonts w:asciiTheme="majorHAnsi" w:hAnsiTheme="majorHAnsi" w:cstheme="majorHAnsi"/>
                <w:b/>
                <w:bCs/>
              </w:rPr>
            </w:pPr>
            <w:r w:rsidRPr="007607F7">
              <w:rPr>
                <w:rFonts w:asciiTheme="majorHAnsi" w:hAnsiTheme="majorHAnsi" w:cstheme="majorHAnsi"/>
                <w:b/>
                <w:bCs/>
              </w:rPr>
              <w:t xml:space="preserve">Drop spot </w:t>
            </w:r>
            <w:r w:rsidR="005B65A4" w:rsidRPr="007607F7">
              <w:rPr>
                <w:rFonts w:asciiTheme="majorHAnsi" w:hAnsiTheme="majorHAnsi" w:cstheme="majorHAnsi"/>
                <w:b/>
                <w:bCs/>
              </w:rPr>
              <w:t>4</w:t>
            </w:r>
          </w:p>
        </w:tc>
      </w:tr>
      <w:tr w:rsidR="001849E7" w:rsidRPr="007607F7" w14:paraId="2E21550D" w14:textId="77777777" w:rsidTr="001849E7">
        <w:tc>
          <w:tcPr>
            <w:tcW w:w="1182" w:type="dxa"/>
          </w:tcPr>
          <w:p w14:paraId="042D9401" w14:textId="77777777" w:rsidR="001849E7" w:rsidRPr="007607F7" w:rsidRDefault="001849E7" w:rsidP="00617BD7">
            <w:pPr>
              <w:rPr>
                <w:rFonts w:asciiTheme="majorHAnsi" w:hAnsiTheme="majorHAnsi" w:cstheme="majorHAnsi"/>
                <w:b/>
                <w:bCs/>
              </w:rPr>
            </w:pPr>
            <w:r w:rsidRPr="007607F7">
              <w:rPr>
                <w:rFonts w:asciiTheme="majorHAnsi" w:hAnsiTheme="majorHAnsi" w:cstheme="majorHAnsi"/>
                <w:b/>
                <w:bCs/>
              </w:rPr>
              <w:t>VI</w:t>
            </w:r>
          </w:p>
        </w:tc>
        <w:tc>
          <w:tcPr>
            <w:tcW w:w="3701" w:type="dxa"/>
          </w:tcPr>
          <w:p w14:paraId="08F54F9C" w14:textId="500BB0D3" w:rsidR="001849E7" w:rsidRPr="007607F7" w:rsidRDefault="005B65A4" w:rsidP="00617BD7">
            <w:pPr>
              <w:rPr>
                <w:rFonts w:asciiTheme="majorHAnsi" w:hAnsiTheme="majorHAnsi" w:cstheme="majorHAnsi"/>
                <w:b/>
                <w:bCs/>
              </w:rPr>
            </w:pPr>
            <w:r w:rsidRPr="007607F7">
              <w:rPr>
                <w:rFonts w:asciiTheme="majorHAnsi" w:hAnsiTheme="majorHAnsi" w:cstheme="majorHAnsi"/>
                <w:b/>
                <w:bCs/>
              </w:rPr>
              <w:t>Abducens nerve</w:t>
            </w:r>
          </w:p>
        </w:tc>
        <w:tc>
          <w:tcPr>
            <w:tcW w:w="3747" w:type="dxa"/>
          </w:tcPr>
          <w:p w14:paraId="639389FB" w14:textId="2A040CF0" w:rsidR="001849E7" w:rsidRPr="007607F7" w:rsidRDefault="001849E7" w:rsidP="00617BD7">
            <w:pPr>
              <w:rPr>
                <w:rFonts w:asciiTheme="majorHAnsi" w:hAnsiTheme="majorHAnsi" w:cstheme="majorHAnsi"/>
                <w:b/>
                <w:bCs/>
              </w:rPr>
            </w:pPr>
            <w:r w:rsidRPr="007607F7">
              <w:rPr>
                <w:rFonts w:asciiTheme="majorHAnsi" w:hAnsiTheme="majorHAnsi" w:cstheme="majorHAnsi"/>
                <w:b/>
                <w:bCs/>
              </w:rPr>
              <w:t xml:space="preserve">Drop spot </w:t>
            </w:r>
            <w:r w:rsidR="005B65A4" w:rsidRPr="007607F7">
              <w:rPr>
                <w:rFonts w:asciiTheme="majorHAnsi" w:hAnsiTheme="majorHAnsi" w:cstheme="majorHAnsi"/>
                <w:b/>
                <w:bCs/>
              </w:rPr>
              <w:t>5</w:t>
            </w:r>
          </w:p>
        </w:tc>
      </w:tr>
    </w:tbl>
    <w:p w14:paraId="5942EEB7" w14:textId="77777777" w:rsidR="004B0890" w:rsidRPr="007607F7" w:rsidRDefault="004B0890" w:rsidP="00007CDF">
      <w:pPr>
        <w:rPr>
          <w:rFonts w:asciiTheme="majorHAnsi" w:hAnsiTheme="majorHAnsi" w:cstheme="majorHAnsi"/>
        </w:rPr>
      </w:pPr>
    </w:p>
    <w:p w14:paraId="6C614BE1" w14:textId="00E6113F" w:rsidR="005B65A4" w:rsidRPr="007607F7" w:rsidRDefault="005B65A4" w:rsidP="00AB142C">
      <w:pPr>
        <w:pStyle w:val="ListParagraph"/>
        <w:numPr>
          <w:ilvl w:val="0"/>
          <w:numId w:val="70"/>
        </w:numPr>
        <w:spacing w:after="0" w:line="240" w:lineRule="auto"/>
        <w:ind w:left="714" w:hanging="357"/>
        <w:rPr>
          <w:rFonts w:asciiTheme="majorHAnsi" w:hAnsiTheme="majorHAnsi" w:cstheme="majorHAnsi"/>
        </w:rPr>
      </w:pPr>
      <w:r w:rsidRPr="007607F7">
        <w:rPr>
          <w:rFonts w:asciiTheme="majorHAnsi" w:hAnsiTheme="majorHAnsi" w:cstheme="majorHAnsi"/>
        </w:rPr>
        <w:t>Smell an alcohol wipe → Drop spot 1</w:t>
      </w:r>
    </w:p>
    <w:p w14:paraId="6BA8EDF2" w14:textId="4500531D" w:rsidR="005B65A4" w:rsidRPr="007607F7" w:rsidRDefault="005B65A4" w:rsidP="00AB142C">
      <w:pPr>
        <w:pStyle w:val="ListParagraph"/>
        <w:numPr>
          <w:ilvl w:val="0"/>
          <w:numId w:val="70"/>
        </w:numPr>
        <w:spacing w:after="0" w:line="240" w:lineRule="auto"/>
        <w:ind w:left="714" w:hanging="357"/>
        <w:rPr>
          <w:rFonts w:asciiTheme="majorHAnsi" w:hAnsiTheme="majorHAnsi" w:cstheme="majorHAnsi"/>
        </w:rPr>
      </w:pPr>
      <w:r w:rsidRPr="007607F7">
        <w:rPr>
          <w:rFonts w:asciiTheme="majorHAnsi" w:hAnsiTheme="majorHAnsi" w:cstheme="majorHAnsi"/>
        </w:rPr>
        <w:lastRenderedPageBreak/>
        <w:t xml:space="preserve">Check pupils with a light pen → Drop spot </w:t>
      </w:r>
      <w:r w:rsidR="00A83EA1" w:rsidRPr="007607F7">
        <w:rPr>
          <w:rFonts w:asciiTheme="majorHAnsi" w:hAnsiTheme="majorHAnsi" w:cstheme="majorHAnsi"/>
        </w:rPr>
        <w:t>2</w:t>
      </w:r>
    </w:p>
    <w:p w14:paraId="4ABD5CD1" w14:textId="6EDE8E7E" w:rsidR="005B65A4" w:rsidRPr="007607F7" w:rsidRDefault="005B65A4" w:rsidP="00AB142C">
      <w:pPr>
        <w:pStyle w:val="ListParagraph"/>
        <w:numPr>
          <w:ilvl w:val="0"/>
          <w:numId w:val="70"/>
        </w:numPr>
        <w:spacing w:after="0" w:line="240" w:lineRule="auto"/>
        <w:ind w:left="714" w:hanging="357"/>
        <w:rPr>
          <w:rFonts w:asciiTheme="majorHAnsi" w:hAnsiTheme="majorHAnsi" w:cstheme="majorHAnsi"/>
        </w:rPr>
      </w:pPr>
      <w:r w:rsidRPr="007607F7">
        <w:rPr>
          <w:rFonts w:asciiTheme="majorHAnsi" w:hAnsiTheme="majorHAnsi" w:cstheme="majorHAnsi"/>
        </w:rPr>
        <w:t xml:space="preserve">Clench teeth tightly together → Drop spot </w:t>
      </w:r>
      <w:r w:rsidR="00DF7AED" w:rsidRPr="007607F7">
        <w:rPr>
          <w:rFonts w:asciiTheme="majorHAnsi" w:hAnsiTheme="majorHAnsi" w:cstheme="majorHAnsi"/>
        </w:rPr>
        <w:t>4</w:t>
      </w:r>
    </w:p>
    <w:p w14:paraId="5D9E9A29" w14:textId="7A065A16" w:rsidR="005B65A4" w:rsidRPr="007607F7" w:rsidRDefault="005B65A4" w:rsidP="00AB142C">
      <w:pPr>
        <w:pStyle w:val="ListParagraph"/>
        <w:numPr>
          <w:ilvl w:val="0"/>
          <w:numId w:val="70"/>
        </w:numPr>
        <w:spacing w:after="0" w:line="240" w:lineRule="auto"/>
        <w:ind w:left="714" w:hanging="357"/>
        <w:rPr>
          <w:rFonts w:asciiTheme="majorHAnsi" w:hAnsiTheme="majorHAnsi" w:cstheme="majorHAnsi"/>
        </w:rPr>
      </w:pPr>
      <w:r w:rsidRPr="007607F7">
        <w:rPr>
          <w:rFonts w:asciiTheme="majorHAnsi" w:hAnsiTheme="majorHAnsi" w:cstheme="majorHAnsi"/>
        </w:rPr>
        <w:t xml:space="preserve">Look up → Drop spot </w:t>
      </w:r>
      <w:r w:rsidR="00DF7AED" w:rsidRPr="007607F7">
        <w:rPr>
          <w:rFonts w:asciiTheme="majorHAnsi" w:hAnsiTheme="majorHAnsi" w:cstheme="majorHAnsi"/>
        </w:rPr>
        <w:t>3</w:t>
      </w:r>
    </w:p>
    <w:p w14:paraId="34CFA7B3" w14:textId="7E49B1D7" w:rsidR="005B65A4" w:rsidRDefault="005B65A4" w:rsidP="00AB142C">
      <w:pPr>
        <w:pStyle w:val="ListParagraph"/>
        <w:numPr>
          <w:ilvl w:val="0"/>
          <w:numId w:val="70"/>
        </w:numPr>
        <w:spacing w:after="0" w:line="240" w:lineRule="auto"/>
        <w:ind w:left="714" w:hanging="357"/>
        <w:rPr>
          <w:rFonts w:asciiTheme="majorHAnsi" w:hAnsiTheme="majorHAnsi" w:cstheme="majorHAnsi"/>
        </w:rPr>
      </w:pPr>
      <w:r w:rsidRPr="007607F7">
        <w:rPr>
          <w:rFonts w:asciiTheme="majorHAnsi" w:hAnsiTheme="majorHAnsi" w:cstheme="majorHAnsi"/>
        </w:rPr>
        <w:t xml:space="preserve">Look side to side → Drop spot </w:t>
      </w:r>
      <w:r w:rsidR="00DF7AED" w:rsidRPr="007607F7">
        <w:rPr>
          <w:rFonts w:asciiTheme="majorHAnsi" w:hAnsiTheme="majorHAnsi" w:cstheme="majorHAnsi"/>
        </w:rPr>
        <w:t>5</w:t>
      </w:r>
    </w:p>
    <w:p w14:paraId="161522DC" w14:textId="77777777" w:rsidR="00AB142C" w:rsidRPr="00AB142C" w:rsidRDefault="00AB142C" w:rsidP="00AB142C">
      <w:pPr>
        <w:spacing w:after="0" w:line="240" w:lineRule="auto"/>
        <w:rPr>
          <w:rFonts w:asciiTheme="majorHAnsi" w:hAnsiTheme="majorHAnsi" w:cstheme="majorHAnsi"/>
        </w:rPr>
      </w:pPr>
    </w:p>
    <w:p w14:paraId="1F77984B" w14:textId="362CD322" w:rsidR="00007CDF" w:rsidRPr="007607F7" w:rsidRDefault="005B65A4" w:rsidP="00AB142C">
      <w:pPr>
        <w:spacing w:after="120" w:line="240" w:lineRule="auto"/>
        <w:rPr>
          <w:rFonts w:asciiTheme="majorHAnsi" w:hAnsiTheme="majorHAnsi" w:cstheme="majorHAnsi"/>
          <w:b/>
          <w:bCs/>
        </w:rPr>
      </w:pPr>
      <w:r w:rsidRPr="007607F7">
        <w:rPr>
          <w:rFonts w:asciiTheme="majorHAnsi" w:hAnsiTheme="majorHAnsi" w:cstheme="majorHAnsi"/>
          <w:b/>
          <w:bCs/>
        </w:rPr>
        <w:t>1</w:t>
      </w:r>
      <w:r w:rsidR="72B4FDAD" w:rsidRPr="007607F7">
        <w:rPr>
          <w:rFonts w:asciiTheme="majorHAnsi" w:hAnsiTheme="majorHAnsi" w:cstheme="majorHAnsi"/>
          <w:b/>
          <w:bCs/>
        </w:rPr>
        <w:t>55</w:t>
      </w:r>
      <w:r w:rsidRPr="007607F7">
        <w:rPr>
          <w:rFonts w:asciiTheme="majorHAnsi" w:hAnsiTheme="majorHAnsi" w:cstheme="majorHAnsi"/>
          <w:b/>
          <w:bCs/>
        </w:rPr>
        <w:t xml:space="preserve">. </w:t>
      </w:r>
      <w:r w:rsidR="005D74F1" w:rsidRPr="007607F7">
        <w:rPr>
          <w:rFonts w:asciiTheme="majorHAnsi" w:hAnsiTheme="majorHAnsi" w:cstheme="majorHAnsi"/>
          <w:b/>
          <w:bCs/>
        </w:rPr>
        <w:t>Match the remaining six cranial nerves with the testing method.</w:t>
      </w:r>
    </w:p>
    <w:tbl>
      <w:tblPr>
        <w:tblStyle w:val="TableGrid"/>
        <w:tblW w:w="0" w:type="auto"/>
        <w:tblLook w:val="04A0" w:firstRow="1" w:lastRow="0" w:firstColumn="1" w:lastColumn="0" w:noHBand="0" w:noVBand="1"/>
      </w:tblPr>
      <w:tblGrid>
        <w:gridCol w:w="1182"/>
        <w:gridCol w:w="3701"/>
        <w:gridCol w:w="3747"/>
      </w:tblGrid>
      <w:tr w:rsidR="005D74F1" w:rsidRPr="007607F7" w14:paraId="172C646F" w14:textId="77777777" w:rsidTr="00617BD7">
        <w:tc>
          <w:tcPr>
            <w:tcW w:w="1182" w:type="dxa"/>
          </w:tcPr>
          <w:p w14:paraId="37177B3B" w14:textId="77777777" w:rsidR="005D74F1" w:rsidRPr="007607F7" w:rsidRDefault="005D74F1" w:rsidP="00617BD7">
            <w:pPr>
              <w:rPr>
                <w:rFonts w:asciiTheme="majorHAnsi" w:hAnsiTheme="majorHAnsi" w:cstheme="majorHAnsi"/>
                <w:b/>
                <w:bCs/>
              </w:rPr>
            </w:pPr>
            <w:r w:rsidRPr="007607F7">
              <w:rPr>
                <w:rFonts w:asciiTheme="majorHAnsi" w:hAnsiTheme="majorHAnsi" w:cstheme="majorHAnsi"/>
                <w:b/>
                <w:bCs/>
              </w:rPr>
              <w:t>I</w:t>
            </w:r>
          </w:p>
        </w:tc>
        <w:tc>
          <w:tcPr>
            <w:tcW w:w="3701" w:type="dxa"/>
          </w:tcPr>
          <w:p w14:paraId="1ADF66B8" w14:textId="0079BE10" w:rsidR="005D74F1" w:rsidRPr="007607F7" w:rsidRDefault="005D523F" w:rsidP="00617BD7">
            <w:pPr>
              <w:rPr>
                <w:rFonts w:asciiTheme="majorHAnsi" w:hAnsiTheme="majorHAnsi" w:cstheme="majorHAnsi"/>
                <w:b/>
                <w:bCs/>
              </w:rPr>
            </w:pPr>
            <w:r w:rsidRPr="007607F7">
              <w:rPr>
                <w:rFonts w:asciiTheme="majorHAnsi" w:hAnsiTheme="majorHAnsi" w:cstheme="majorHAnsi"/>
                <w:b/>
                <w:bCs/>
              </w:rPr>
              <w:t>Facial nerve</w:t>
            </w:r>
          </w:p>
        </w:tc>
        <w:tc>
          <w:tcPr>
            <w:tcW w:w="3747" w:type="dxa"/>
          </w:tcPr>
          <w:p w14:paraId="077463FC" w14:textId="77777777" w:rsidR="005D74F1" w:rsidRPr="007607F7" w:rsidRDefault="005D74F1" w:rsidP="00617BD7">
            <w:pPr>
              <w:rPr>
                <w:rFonts w:asciiTheme="majorHAnsi" w:hAnsiTheme="majorHAnsi" w:cstheme="majorHAnsi"/>
                <w:b/>
                <w:bCs/>
              </w:rPr>
            </w:pPr>
            <w:r w:rsidRPr="007607F7">
              <w:rPr>
                <w:rFonts w:asciiTheme="majorHAnsi" w:hAnsiTheme="majorHAnsi" w:cstheme="majorHAnsi"/>
                <w:b/>
                <w:bCs/>
              </w:rPr>
              <w:t>Drop spot 1</w:t>
            </w:r>
          </w:p>
        </w:tc>
      </w:tr>
      <w:tr w:rsidR="005D74F1" w:rsidRPr="007607F7" w14:paraId="6F32DC5D" w14:textId="77777777" w:rsidTr="00617BD7">
        <w:tc>
          <w:tcPr>
            <w:tcW w:w="1182" w:type="dxa"/>
          </w:tcPr>
          <w:p w14:paraId="1D15BE68" w14:textId="77777777" w:rsidR="005D74F1" w:rsidRPr="007607F7" w:rsidRDefault="005D74F1" w:rsidP="00617BD7">
            <w:pPr>
              <w:rPr>
                <w:rFonts w:asciiTheme="majorHAnsi" w:hAnsiTheme="majorHAnsi" w:cstheme="majorHAnsi"/>
                <w:b/>
                <w:bCs/>
              </w:rPr>
            </w:pPr>
            <w:r w:rsidRPr="007607F7">
              <w:rPr>
                <w:rFonts w:asciiTheme="majorHAnsi" w:hAnsiTheme="majorHAnsi" w:cstheme="majorHAnsi"/>
                <w:b/>
                <w:bCs/>
              </w:rPr>
              <w:t>II</w:t>
            </w:r>
          </w:p>
        </w:tc>
        <w:tc>
          <w:tcPr>
            <w:tcW w:w="3701" w:type="dxa"/>
          </w:tcPr>
          <w:p w14:paraId="66366B94" w14:textId="22D7D4BF" w:rsidR="005D74F1" w:rsidRPr="007607F7" w:rsidRDefault="005D523F" w:rsidP="00617BD7">
            <w:pPr>
              <w:rPr>
                <w:rFonts w:asciiTheme="majorHAnsi" w:hAnsiTheme="majorHAnsi" w:cstheme="majorHAnsi"/>
                <w:b/>
                <w:bCs/>
              </w:rPr>
            </w:pPr>
            <w:r w:rsidRPr="007607F7">
              <w:rPr>
                <w:rFonts w:asciiTheme="majorHAnsi" w:hAnsiTheme="majorHAnsi" w:cstheme="majorHAnsi"/>
                <w:b/>
                <w:bCs/>
              </w:rPr>
              <w:t>Glossopharyngeal nerve</w:t>
            </w:r>
          </w:p>
        </w:tc>
        <w:tc>
          <w:tcPr>
            <w:tcW w:w="3747" w:type="dxa"/>
          </w:tcPr>
          <w:p w14:paraId="50C9F7C3" w14:textId="77777777" w:rsidR="005D74F1" w:rsidRPr="007607F7" w:rsidRDefault="005D74F1" w:rsidP="00617BD7">
            <w:pPr>
              <w:rPr>
                <w:rFonts w:asciiTheme="majorHAnsi" w:hAnsiTheme="majorHAnsi" w:cstheme="majorHAnsi"/>
                <w:b/>
                <w:bCs/>
              </w:rPr>
            </w:pPr>
            <w:r w:rsidRPr="007607F7">
              <w:rPr>
                <w:rFonts w:asciiTheme="majorHAnsi" w:hAnsiTheme="majorHAnsi" w:cstheme="majorHAnsi"/>
                <w:b/>
                <w:bCs/>
              </w:rPr>
              <w:t>Drop spot 2</w:t>
            </w:r>
          </w:p>
        </w:tc>
      </w:tr>
      <w:tr w:rsidR="005D74F1" w:rsidRPr="007607F7" w14:paraId="2600F402" w14:textId="77777777" w:rsidTr="00617BD7">
        <w:tc>
          <w:tcPr>
            <w:tcW w:w="1182" w:type="dxa"/>
          </w:tcPr>
          <w:p w14:paraId="0D3CC48A" w14:textId="77777777" w:rsidR="005D74F1" w:rsidRPr="007607F7" w:rsidRDefault="005D74F1" w:rsidP="00617BD7">
            <w:pPr>
              <w:rPr>
                <w:rFonts w:asciiTheme="majorHAnsi" w:hAnsiTheme="majorHAnsi" w:cstheme="majorHAnsi"/>
                <w:b/>
                <w:bCs/>
              </w:rPr>
            </w:pPr>
            <w:r w:rsidRPr="007607F7">
              <w:rPr>
                <w:rFonts w:asciiTheme="majorHAnsi" w:hAnsiTheme="majorHAnsi" w:cstheme="majorHAnsi"/>
                <w:b/>
                <w:bCs/>
              </w:rPr>
              <w:t>III</w:t>
            </w:r>
          </w:p>
        </w:tc>
        <w:tc>
          <w:tcPr>
            <w:tcW w:w="3701" w:type="dxa"/>
          </w:tcPr>
          <w:p w14:paraId="6F4C9335" w14:textId="068BEDF7" w:rsidR="005D74F1" w:rsidRPr="007607F7" w:rsidRDefault="005D523F" w:rsidP="00617BD7">
            <w:pPr>
              <w:rPr>
                <w:rFonts w:asciiTheme="majorHAnsi" w:hAnsiTheme="majorHAnsi" w:cstheme="majorHAnsi"/>
                <w:b/>
                <w:bCs/>
              </w:rPr>
            </w:pPr>
            <w:r w:rsidRPr="007607F7">
              <w:rPr>
                <w:rFonts w:asciiTheme="majorHAnsi" w:hAnsiTheme="majorHAnsi" w:cstheme="majorHAnsi"/>
                <w:b/>
                <w:bCs/>
              </w:rPr>
              <w:t>Hypoglossal nerve</w:t>
            </w:r>
          </w:p>
        </w:tc>
        <w:tc>
          <w:tcPr>
            <w:tcW w:w="3747" w:type="dxa"/>
          </w:tcPr>
          <w:p w14:paraId="67B8577B" w14:textId="2197DA6F" w:rsidR="005D74F1" w:rsidRPr="007607F7" w:rsidRDefault="00C819F1" w:rsidP="00617BD7">
            <w:pPr>
              <w:rPr>
                <w:rFonts w:asciiTheme="majorHAnsi" w:hAnsiTheme="majorHAnsi" w:cstheme="majorHAnsi"/>
                <w:b/>
                <w:bCs/>
              </w:rPr>
            </w:pPr>
            <w:r w:rsidRPr="007607F7">
              <w:rPr>
                <w:rFonts w:asciiTheme="majorHAnsi" w:hAnsiTheme="majorHAnsi" w:cstheme="majorHAnsi"/>
                <w:b/>
                <w:bCs/>
              </w:rPr>
              <w:t>Drop spot 3</w:t>
            </w:r>
          </w:p>
        </w:tc>
      </w:tr>
      <w:tr w:rsidR="005D74F1" w:rsidRPr="007607F7" w14:paraId="78920E46" w14:textId="77777777" w:rsidTr="00617BD7">
        <w:tc>
          <w:tcPr>
            <w:tcW w:w="1182" w:type="dxa"/>
          </w:tcPr>
          <w:p w14:paraId="0D9DC0E7" w14:textId="77777777" w:rsidR="005D74F1" w:rsidRPr="007607F7" w:rsidRDefault="005D74F1" w:rsidP="00617BD7">
            <w:pPr>
              <w:rPr>
                <w:rFonts w:asciiTheme="majorHAnsi" w:hAnsiTheme="majorHAnsi" w:cstheme="majorHAnsi"/>
                <w:b/>
                <w:bCs/>
              </w:rPr>
            </w:pPr>
            <w:r w:rsidRPr="007607F7">
              <w:rPr>
                <w:rFonts w:asciiTheme="majorHAnsi" w:hAnsiTheme="majorHAnsi" w:cstheme="majorHAnsi"/>
                <w:b/>
                <w:bCs/>
              </w:rPr>
              <w:t>IV</w:t>
            </w:r>
          </w:p>
        </w:tc>
        <w:tc>
          <w:tcPr>
            <w:tcW w:w="3701" w:type="dxa"/>
          </w:tcPr>
          <w:p w14:paraId="77FE1F07" w14:textId="5552AE6D" w:rsidR="005D74F1" w:rsidRPr="007607F7" w:rsidRDefault="005D523F" w:rsidP="00617BD7">
            <w:pPr>
              <w:rPr>
                <w:rFonts w:asciiTheme="majorHAnsi" w:hAnsiTheme="majorHAnsi" w:cstheme="majorHAnsi"/>
                <w:b/>
                <w:bCs/>
              </w:rPr>
            </w:pPr>
            <w:r w:rsidRPr="007607F7">
              <w:rPr>
                <w:rFonts w:asciiTheme="majorHAnsi" w:hAnsiTheme="majorHAnsi" w:cstheme="majorHAnsi"/>
                <w:b/>
                <w:bCs/>
              </w:rPr>
              <w:t>Spinal accessory nerve</w:t>
            </w:r>
          </w:p>
        </w:tc>
        <w:tc>
          <w:tcPr>
            <w:tcW w:w="3747" w:type="dxa"/>
          </w:tcPr>
          <w:p w14:paraId="6AF949D3" w14:textId="73698073" w:rsidR="005D74F1" w:rsidRPr="007607F7" w:rsidRDefault="005D74F1" w:rsidP="00617BD7">
            <w:pPr>
              <w:rPr>
                <w:rFonts w:asciiTheme="majorHAnsi" w:hAnsiTheme="majorHAnsi" w:cstheme="majorHAnsi"/>
                <w:b/>
                <w:bCs/>
              </w:rPr>
            </w:pPr>
            <w:r w:rsidRPr="007607F7">
              <w:rPr>
                <w:rFonts w:asciiTheme="majorHAnsi" w:hAnsiTheme="majorHAnsi" w:cstheme="majorHAnsi"/>
                <w:b/>
                <w:bCs/>
              </w:rPr>
              <w:t xml:space="preserve">Drop spot </w:t>
            </w:r>
            <w:r w:rsidR="00C819F1" w:rsidRPr="007607F7">
              <w:rPr>
                <w:rFonts w:asciiTheme="majorHAnsi" w:hAnsiTheme="majorHAnsi" w:cstheme="majorHAnsi"/>
                <w:b/>
                <w:bCs/>
              </w:rPr>
              <w:t>4</w:t>
            </w:r>
          </w:p>
        </w:tc>
      </w:tr>
      <w:tr w:rsidR="005D74F1" w:rsidRPr="007607F7" w14:paraId="49912150" w14:textId="77777777" w:rsidTr="00617BD7">
        <w:tc>
          <w:tcPr>
            <w:tcW w:w="1182" w:type="dxa"/>
          </w:tcPr>
          <w:p w14:paraId="163A7F8E" w14:textId="77777777" w:rsidR="005D74F1" w:rsidRPr="007607F7" w:rsidRDefault="005D74F1" w:rsidP="00617BD7">
            <w:pPr>
              <w:rPr>
                <w:rFonts w:asciiTheme="majorHAnsi" w:hAnsiTheme="majorHAnsi" w:cstheme="majorHAnsi"/>
                <w:b/>
                <w:bCs/>
              </w:rPr>
            </w:pPr>
            <w:r w:rsidRPr="007607F7">
              <w:rPr>
                <w:rFonts w:asciiTheme="majorHAnsi" w:hAnsiTheme="majorHAnsi" w:cstheme="majorHAnsi"/>
                <w:b/>
                <w:bCs/>
              </w:rPr>
              <w:t>V</w:t>
            </w:r>
          </w:p>
        </w:tc>
        <w:tc>
          <w:tcPr>
            <w:tcW w:w="3701" w:type="dxa"/>
          </w:tcPr>
          <w:p w14:paraId="5D3C2242" w14:textId="0B2AE247" w:rsidR="005D74F1" w:rsidRPr="007607F7" w:rsidRDefault="005D523F" w:rsidP="00617BD7">
            <w:pPr>
              <w:rPr>
                <w:rFonts w:asciiTheme="majorHAnsi" w:hAnsiTheme="majorHAnsi" w:cstheme="majorHAnsi"/>
                <w:b/>
                <w:bCs/>
              </w:rPr>
            </w:pPr>
            <w:r w:rsidRPr="007607F7">
              <w:rPr>
                <w:rFonts w:asciiTheme="majorHAnsi" w:hAnsiTheme="majorHAnsi" w:cstheme="majorHAnsi"/>
                <w:b/>
                <w:bCs/>
              </w:rPr>
              <w:t>Vagus nerve</w:t>
            </w:r>
          </w:p>
        </w:tc>
        <w:tc>
          <w:tcPr>
            <w:tcW w:w="3747" w:type="dxa"/>
          </w:tcPr>
          <w:p w14:paraId="66FB163D" w14:textId="72202B1E" w:rsidR="005D74F1" w:rsidRPr="007607F7" w:rsidRDefault="005D74F1" w:rsidP="00617BD7">
            <w:pPr>
              <w:rPr>
                <w:rFonts w:asciiTheme="majorHAnsi" w:hAnsiTheme="majorHAnsi" w:cstheme="majorHAnsi"/>
                <w:b/>
                <w:bCs/>
              </w:rPr>
            </w:pPr>
            <w:r w:rsidRPr="007607F7">
              <w:rPr>
                <w:rFonts w:asciiTheme="majorHAnsi" w:hAnsiTheme="majorHAnsi" w:cstheme="majorHAnsi"/>
                <w:b/>
                <w:bCs/>
              </w:rPr>
              <w:t xml:space="preserve">Drop spot </w:t>
            </w:r>
            <w:r w:rsidR="00C819F1" w:rsidRPr="007607F7">
              <w:rPr>
                <w:rFonts w:asciiTheme="majorHAnsi" w:hAnsiTheme="majorHAnsi" w:cstheme="majorHAnsi"/>
                <w:b/>
                <w:bCs/>
              </w:rPr>
              <w:t>5</w:t>
            </w:r>
          </w:p>
        </w:tc>
      </w:tr>
      <w:tr w:rsidR="005D74F1" w:rsidRPr="007607F7" w14:paraId="69F90075" w14:textId="77777777" w:rsidTr="00617BD7">
        <w:tc>
          <w:tcPr>
            <w:tcW w:w="1182" w:type="dxa"/>
          </w:tcPr>
          <w:p w14:paraId="5FB7DD44" w14:textId="77777777" w:rsidR="005D74F1" w:rsidRPr="007607F7" w:rsidRDefault="005D74F1" w:rsidP="00617BD7">
            <w:pPr>
              <w:rPr>
                <w:rFonts w:asciiTheme="majorHAnsi" w:hAnsiTheme="majorHAnsi" w:cstheme="majorHAnsi"/>
                <w:b/>
                <w:bCs/>
              </w:rPr>
            </w:pPr>
            <w:r w:rsidRPr="007607F7">
              <w:rPr>
                <w:rFonts w:asciiTheme="majorHAnsi" w:hAnsiTheme="majorHAnsi" w:cstheme="majorHAnsi"/>
                <w:b/>
                <w:bCs/>
              </w:rPr>
              <w:t>VI</w:t>
            </w:r>
          </w:p>
        </w:tc>
        <w:tc>
          <w:tcPr>
            <w:tcW w:w="3701" w:type="dxa"/>
          </w:tcPr>
          <w:p w14:paraId="2BB0666D" w14:textId="39843387" w:rsidR="005D74F1" w:rsidRPr="007607F7" w:rsidRDefault="00C819F1" w:rsidP="00617BD7">
            <w:pPr>
              <w:rPr>
                <w:rFonts w:asciiTheme="majorHAnsi" w:hAnsiTheme="majorHAnsi" w:cstheme="majorHAnsi"/>
                <w:b/>
                <w:bCs/>
              </w:rPr>
            </w:pPr>
            <w:r w:rsidRPr="007607F7">
              <w:rPr>
                <w:rFonts w:asciiTheme="majorHAnsi" w:hAnsiTheme="majorHAnsi" w:cstheme="majorHAnsi"/>
                <w:b/>
                <w:bCs/>
              </w:rPr>
              <w:t>Vestibulocochlear nerve</w:t>
            </w:r>
          </w:p>
        </w:tc>
        <w:tc>
          <w:tcPr>
            <w:tcW w:w="3747" w:type="dxa"/>
          </w:tcPr>
          <w:p w14:paraId="29562C94" w14:textId="7A0174B5" w:rsidR="005D74F1" w:rsidRPr="007607F7" w:rsidRDefault="005D74F1" w:rsidP="00617BD7">
            <w:pPr>
              <w:rPr>
                <w:rFonts w:asciiTheme="majorHAnsi" w:hAnsiTheme="majorHAnsi" w:cstheme="majorHAnsi"/>
                <w:b/>
                <w:bCs/>
              </w:rPr>
            </w:pPr>
            <w:r w:rsidRPr="007607F7">
              <w:rPr>
                <w:rFonts w:asciiTheme="majorHAnsi" w:hAnsiTheme="majorHAnsi" w:cstheme="majorHAnsi"/>
                <w:b/>
                <w:bCs/>
              </w:rPr>
              <w:t xml:space="preserve">Drop spot </w:t>
            </w:r>
            <w:r w:rsidR="00C819F1" w:rsidRPr="007607F7">
              <w:rPr>
                <w:rFonts w:asciiTheme="majorHAnsi" w:hAnsiTheme="majorHAnsi" w:cstheme="majorHAnsi"/>
                <w:b/>
                <w:bCs/>
              </w:rPr>
              <w:t>6</w:t>
            </w:r>
          </w:p>
        </w:tc>
      </w:tr>
    </w:tbl>
    <w:p w14:paraId="7CABC9A9" w14:textId="77777777" w:rsidR="00562051" w:rsidRPr="007607F7" w:rsidRDefault="00562051" w:rsidP="00007CDF">
      <w:pPr>
        <w:rPr>
          <w:rFonts w:asciiTheme="majorHAnsi" w:hAnsiTheme="majorHAnsi" w:cstheme="majorHAnsi"/>
        </w:rPr>
      </w:pPr>
    </w:p>
    <w:p w14:paraId="79581BA4" w14:textId="3FE2E7B6" w:rsidR="00562051" w:rsidRPr="007607F7" w:rsidRDefault="00790BFE" w:rsidP="27828C27">
      <w:pPr>
        <w:pStyle w:val="ListParagraph"/>
        <w:numPr>
          <w:ilvl w:val="0"/>
          <w:numId w:val="71"/>
        </w:numPr>
        <w:spacing w:after="0" w:line="240" w:lineRule="auto"/>
        <w:ind w:left="714" w:hanging="357"/>
        <w:rPr>
          <w:rFonts w:asciiTheme="majorHAnsi" w:hAnsiTheme="majorHAnsi" w:cstheme="majorBidi"/>
        </w:rPr>
      </w:pPr>
      <w:r w:rsidRPr="27828C27">
        <w:rPr>
          <w:rFonts w:asciiTheme="majorHAnsi" w:hAnsiTheme="majorHAnsi" w:cstheme="majorBidi"/>
        </w:rPr>
        <w:t>Have the patient s</w:t>
      </w:r>
      <w:r w:rsidR="00562051" w:rsidRPr="27828C27">
        <w:rPr>
          <w:rFonts w:asciiTheme="majorHAnsi" w:hAnsiTheme="majorHAnsi" w:cstheme="majorBidi"/>
        </w:rPr>
        <w:t xml:space="preserve">tick </w:t>
      </w:r>
      <w:r w:rsidRPr="27828C27">
        <w:rPr>
          <w:rFonts w:asciiTheme="majorHAnsi" w:hAnsiTheme="majorHAnsi" w:cstheme="majorBidi"/>
        </w:rPr>
        <w:t xml:space="preserve">their </w:t>
      </w:r>
      <w:r w:rsidR="00562051" w:rsidRPr="27828C27">
        <w:rPr>
          <w:rFonts w:asciiTheme="majorHAnsi" w:hAnsiTheme="majorHAnsi" w:cstheme="majorBidi"/>
        </w:rPr>
        <w:t xml:space="preserve">tongue out, move tongue side to side, swallow → </w:t>
      </w:r>
      <w:r w:rsidR="008933D4" w:rsidRPr="27828C27">
        <w:rPr>
          <w:rFonts w:asciiTheme="majorHAnsi" w:hAnsiTheme="majorHAnsi" w:cstheme="majorBidi"/>
        </w:rPr>
        <w:t>drop spot</w:t>
      </w:r>
      <w:r w:rsidR="00562051" w:rsidRPr="27828C27">
        <w:rPr>
          <w:rFonts w:asciiTheme="majorHAnsi" w:hAnsiTheme="majorHAnsi" w:cstheme="majorBidi"/>
        </w:rPr>
        <w:t xml:space="preserve"> 6</w:t>
      </w:r>
    </w:p>
    <w:p w14:paraId="44294C74" w14:textId="474C6F8E" w:rsidR="00562051" w:rsidRPr="007607F7" w:rsidRDefault="00790BFE" w:rsidP="27828C27">
      <w:pPr>
        <w:pStyle w:val="ListParagraph"/>
        <w:numPr>
          <w:ilvl w:val="0"/>
          <w:numId w:val="71"/>
        </w:numPr>
        <w:spacing w:after="0" w:line="240" w:lineRule="auto"/>
        <w:ind w:left="714" w:hanging="357"/>
        <w:rPr>
          <w:rFonts w:asciiTheme="majorHAnsi" w:hAnsiTheme="majorHAnsi" w:cstheme="majorBidi"/>
        </w:rPr>
      </w:pPr>
      <w:r w:rsidRPr="27828C27">
        <w:rPr>
          <w:rFonts w:asciiTheme="majorHAnsi" w:hAnsiTheme="majorHAnsi" w:cstheme="majorBidi"/>
        </w:rPr>
        <w:t>Have the patient s</w:t>
      </w:r>
      <w:r w:rsidR="00562051" w:rsidRPr="27828C27">
        <w:rPr>
          <w:rFonts w:asciiTheme="majorHAnsi" w:hAnsiTheme="majorHAnsi" w:cstheme="majorBidi"/>
        </w:rPr>
        <w:t xml:space="preserve">mile, frown, wrinkle forehead → </w:t>
      </w:r>
      <w:r w:rsidR="008933D4" w:rsidRPr="27828C27">
        <w:rPr>
          <w:rFonts w:asciiTheme="majorHAnsi" w:hAnsiTheme="majorHAnsi" w:cstheme="majorBidi"/>
        </w:rPr>
        <w:t>drop spot</w:t>
      </w:r>
      <w:r w:rsidR="00562051" w:rsidRPr="27828C27">
        <w:rPr>
          <w:rFonts w:asciiTheme="majorHAnsi" w:hAnsiTheme="majorHAnsi" w:cstheme="majorBidi"/>
        </w:rPr>
        <w:t xml:space="preserve"> 1</w:t>
      </w:r>
    </w:p>
    <w:p w14:paraId="7F66CAF0" w14:textId="362D93EE" w:rsidR="00562051" w:rsidRPr="007607F7" w:rsidRDefault="00562051" w:rsidP="27828C27">
      <w:pPr>
        <w:pStyle w:val="ListParagraph"/>
        <w:numPr>
          <w:ilvl w:val="0"/>
          <w:numId w:val="71"/>
        </w:numPr>
        <w:spacing w:after="0" w:line="240" w:lineRule="auto"/>
        <w:ind w:left="714" w:hanging="357"/>
        <w:rPr>
          <w:rFonts w:asciiTheme="majorHAnsi" w:hAnsiTheme="majorHAnsi" w:cstheme="majorBidi"/>
        </w:rPr>
      </w:pPr>
      <w:r w:rsidRPr="27828C27">
        <w:rPr>
          <w:rFonts w:asciiTheme="majorHAnsi" w:hAnsiTheme="majorHAnsi" w:cstheme="majorBidi"/>
        </w:rPr>
        <w:t xml:space="preserve">Have </w:t>
      </w:r>
      <w:r w:rsidR="00790BFE" w:rsidRPr="27828C27">
        <w:rPr>
          <w:rFonts w:asciiTheme="majorHAnsi" w:hAnsiTheme="majorHAnsi" w:cstheme="majorBidi"/>
        </w:rPr>
        <w:t xml:space="preserve">the </w:t>
      </w:r>
      <w:r w:rsidRPr="27828C27">
        <w:rPr>
          <w:rFonts w:asciiTheme="majorHAnsi" w:hAnsiTheme="majorHAnsi" w:cstheme="majorBidi"/>
        </w:rPr>
        <w:t xml:space="preserve">patient taste something → </w:t>
      </w:r>
      <w:r w:rsidR="008933D4" w:rsidRPr="27828C27">
        <w:rPr>
          <w:rFonts w:asciiTheme="majorHAnsi" w:hAnsiTheme="majorHAnsi" w:cstheme="majorBidi"/>
        </w:rPr>
        <w:t>drop spo</w:t>
      </w:r>
      <w:r w:rsidRPr="27828C27">
        <w:rPr>
          <w:rFonts w:asciiTheme="majorHAnsi" w:hAnsiTheme="majorHAnsi" w:cstheme="majorBidi"/>
        </w:rPr>
        <w:t xml:space="preserve">t </w:t>
      </w:r>
      <w:r w:rsidR="008933D4" w:rsidRPr="27828C27">
        <w:rPr>
          <w:rFonts w:asciiTheme="majorHAnsi" w:hAnsiTheme="majorHAnsi" w:cstheme="majorBidi"/>
        </w:rPr>
        <w:t>3</w:t>
      </w:r>
    </w:p>
    <w:p w14:paraId="2584605C" w14:textId="710E78C1" w:rsidR="00562051" w:rsidRPr="007607F7" w:rsidRDefault="00790BFE" w:rsidP="27828C27">
      <w:pPr>
        <w:pStyle w:val="ListParagraph"/>
        <w:numPr>
          <w:ilvl w:val="0"/>
          <w:numId w:val="71"/>
        </w:numPr>
        <w:spacing w:after="0" w:line="240" w:lineRule="auto"/>
        <w:ind w:left="714" w:hanging="357"/>
        <w:rPr>
          <w:rFonts w:asciiTheme="majorHAnsi" w:hAnsiTheme="majorHAnsi" w:cstheme="majorBidi"/>
        </w:rPr>
      </w:pPr>
      <w:r w:rsidRPr="27828C27">
        <w:rPr>
          <w:rFonts w:asciiTheme="majorHAnsi" w:hAnsiTheme="majorHAnsi" w:cstheme="majorBidi"/>
        </w:rPr>
        <w:t>Have the patient r</w:t>
      </w:r>
      <w:r w:rsidR="00562051" w:rsidRPr="27828C27">
        <w:rPr>
          <w:rFonts w:asciiTheme="majorHAnsi" w:hAnsiTheme="majorHAnsi" w:cstheme="majorBidi"/>
        </w:rPr>
        <w:t xml:space="preserve">esist shoulder shrug → </w:t>
      </w:r>
      <w:r w:rsidR="008933D4" w:rsidRPr="27828C27">
        <w:rPr>
          <w:rFonts w:asciiTheme="majorHAnsi" w:hAnsiTheme="majorHAnsi" w:cstheme="majorBidi"/>
        </w:rPr>
        <w:t>drop spot 5</w:t>
      </w:r>
    </w:p>
    <w:p w14:paraId="627176F9" w14:textId="2644C940" w:rsidR="00562051" w:rsidRPr="007607F7" w:rsidRDefault="00790BFE" w:rsidP="27828C27">
      <w:pPr>
        <w:pStyle w:val="ListParagraph"/>
        <w:numPr>
          <w:ilvl w:val="0"/>
          <w:numId w:val="71"/>
        </w:numPr>
        <w:spacing w:after="0" w:line="240" w:lineRule="auto"/>
        <w:ind w:left="714" w:hanging="357"/>
        <w:rPr>
          <w:rFonts w:asciiTheme="majorHAnsi" w:hAnsiTheme="majorHAnsi" w:cstheme="majorBidi"/>
        </w:rPr>
      </w:pPr>
      <w:r w:rsidRPr="27828C27">
        <w:rPr>
          <w:rFonts w:asciiTheme="majorHAnsi" w:hAnsiTheme="majorHAnsi" w:cstheme="majorBidi"/>
        </w:rPr>
        <w:t xml:space="preserve">Conduct </w:t>
      </w:r>
      <w:r w:rsidR="00562051" w:rsidRPr="27828C27">
        <w:rPr>
          <w:rFonts w:asciiTheme="majorHAnsi" w:hAnsiTheme="majorHAnsi" w:cstheme="majorBidi"/>
        </w:rPr>
        <w:t xml:space="preserve">Romberg test → </w:t>
      </w:r>
      <w:r w:rsidR="008933D4" w:rsidRPr="27828C27">
        <w:rPr>
          <w:rFonts w:asciiTheme="majorHAnsi" w:hAnsiTheme="majorHAnsi" w:cstheme="majorBidi"/>
        </w:rPr>
        <w:t>drop spo</w:t>
      </w:r>
      <w:r w:rsidR="00562051" w:rsidRPr="27828C27">
        <w:rPr>
          <w:rFonts w:asciiTheme="majorHAnsi" w:hAnsiTheme="majorHAnsi" w:cstheme="majorBidi"/>
        </w:rPr>
        <w:t xml:space="preserve">t </w:t>
      </w:r>
      <w:r w:rsidR="008933D4" w:rsidRPr="27828C27">
        <w:rPr>
          <w:rFonts w:asciiTheme="majorHAnsi" w:hAnsiTheme="majorHAnsi" w:cstheme="majorBidi"/>
        </w:rPr>
        <w:t>2</w:t>
      </w:r>
    </w:p>
    <w:p w14:paraId="52D637B7" w14:textId="5DC24384" w:rsidR="00562051" w:rsidRPr="007607F7" w:rsidRDefault="00790BFE" w:rsidP="27828C27">
      <w:pPr>
        <w:pStyle w:val="ListParagraph"/>
        <w:numPr>
          <w:ilvl w:val="0"/>
          <w:numId w:val="71"/>
        </w:numPr>
        <w:spacing w:after="0" w:line="240" w:lineRule="auto"/>
        <w:ind w:left="714" w:hanging="357"/>
        <w:rPr>
          <w:rFonts w:asciiTheme="majorHAnsi" w:hAnsiTheme="majorHAnsi" w:cstheme="majorBidi"/>
        </w:rPr>
      </w:pPr>
      <w:r w:rsidRPr="27828C27">
        <w:rPr>
          <w:rFonts w:asciiTheme="majorHAnsi" w:hAnsiTheme="majorHAnsi" w:cstheme="majorBidi"/>
        </w:rPr>
        <w:t>Have the patient s</w:t>
      </w:r>
      <w:r w:rsidR="00562051" w:rsidRPr="27828C27">
        <w:rPr>
          <w:rFonts w:asciiTheme="majorHAnsi" w:hAnsiTheme="majorHAnsi" w:cstheme="majorBidi"/>
        </w:rPr>
        <w:t xml:space="preserve">ay vowels (A, E, I, O, U) → </w:t>
      </w:r>
      <w:r w:rsidR="008933D4" w:rsidRPr="27828C27">
        <w:rPr>
          <w:rFonts w:asciiTheme="majorHAnsi" w:hAnsiTheme="majorHAnsi" w:cstheme="majorBidi"/>
        </w:rPr>
        <w:t>drop spot</w:t>
      </w:r>
      <w:r w:rsidR="00562051" w:rsidRPr="27828C27">
        <w:rPr>
          <w:rFonts w:asciiTheme="majorHAnsi" w:hAnsiTheme="majorHAnsi" w:cstheme="majorBidi"/>
        </w:rPr>
        <w:t xml:space="preserve"> </w:t>
      </w:r>
      <w:r w:rsidR="008933D4" w:rsidRPr="27828C27">
        <w:rPr>
          <w:rFonts w:asciiTheme="majorHAnsi" w:hAnsiTheme="majorHAnsi" w:cstheme="majorBidi"/>
        </w:rPr>
        <w:t>4</w:t>
      </w:r>
    </w:p>
    <w:p w14:paraId="08806D0F" w14:textId="77777777" w:rsidR="007607F7" w:rsidRPr="00AB142C" w:rsidRDefault="00A44AFE" w:rsidP="00AB142C">
      <w:pPr>
        <w:pStyle w:val="Heading3"/>
        <w:spacing w:after="200" w:line="240" w:lineRule="auto"/>
        <w:rPr>
          <w:rFonts w:cstheme="majorHAnsi"/>
          <w:sz w:val="24"/>
          <w:szCs w:val="24"/>
        </w:rPr>
      </w:pPr>
      <w:r w:rsidRPr="00AB142C">
        <w:rPr>
          <w:rFonts w:cstheme="majorHAnsi"/>
          <w:sz w:val="24"/>
          <w:szCs w:val="24"/>
        </w:rPr>
        <w:t>Multiple Choice Question</w:t>
      </w:r>
    </w:p>
    <w:p w14:paraId="54154E3D" w14:textId="2A548BB5" w:rsidR="00530645" w:rsidRPr="007607F7" w:rsidRDefault="008933D4" w:rsidP="27828C27">
      <w:pPr>
        <w:spacing w:after="120" w:line="240" w:lineRule="auto"/>
        <w:rPr>
          <w:rFonts w:asciiTheme="majorHAnsi" w:hAnsiTheme="majorHAnsi" w:cstheme="majorBidi"/>
          <w:b/>
          <w:bCs/>
        </w:rPr>
      </w:pPr>
      <w:r w:rsidRPr="27828C27">
        <w:rPr>
          <w:rFonts w:asciiTheme="majorHAnsi" w:hAnsiTheme="majorHAnsi" w:cstheme="majorBidi"/>
          <w:b/>
          <w:bCs/>
        </w:rPr>
        <w:t>1</w:t>
      </w:r>
      <w:r w:rsidR="326F9515" w:rsidRPr="27828C27">
        <w:rPr>
          <w:rFonts w:asciiTheme="majorHAnsi" w:hAnsiTheme="majorHAnsi" w:cstheme="majorBidi"/>
          <w:b/>
          <w:bCs/>
        </w:rPr>
        <w:t>56</w:t>
      </w:r>
      <w:r w:rsidRPr="27828C27">
        <w:rPr>
          <w:rFonts w:asciiTheme="majorHAnsi" w:hAnsiTheme="majorHAnsi" w:cstheme="majorBidi"/>
          <w:b/>
          <w:bCs/>
        </w:rPr>
        <w:t xml:space="preserve">. </w:t>
      </w:r>
      <w:r w:rsidR="00530645" w:rsidRPr="27828C27">
        <w:rPr>
          <w:rFonts w:asciiTheme="majorHAnsi" w:hAnsiTheme="majorHAnsi" w:cstheme="majorBidi"/>
          <w:b/>
          <w:bCs/>
        </w:rPr>
        <w:t>Read the patient</w:t>
      </w:r>
      <w:r w:rsidR="00832938" w:rsidRPr="27828C27">
        <w:rPr>
          <w:rFonts w:asciiTheme="majorHAnsi" w:hAnsiTheme="majorHAnsi" w:cstheme="majorBidi"/>
          <w:b/>
          <w:bCs/>
        </w:rPr>
        <w:t>’s</w:t>
      </w:r>
      <w:r w:rsidR="00530645" w:rsidRPr="27828C27">
        <w:rPr>
          <w:rFonts w:asciiTheme="majorHAnsi" w:hAnsiTheme="majorHAnsi" w:cstheme="majorBidi"/>
          <w:b/>
          <w:bCs/>
        </w:rPr>
        <w:t xml:space="preserve"> report. What is the total Standardized Assessment of Concussion (SAC) score earned by this patient? Choose only one.</w:t>
      </w:r>
    </w:p>
    <w:p w14:paraId="73DA933E" w14:textId="4BBC4DE1" w:rsidR="00007CDF" w:rsidRPr="007607F7" w:rsidRDefault="00530645" w:rsidP="00AB142C">
      <w:pPr>
        <w:spacing w:line="240" w:lineRule="auto"/>
        <w:rPr>
          <w:rFonts w:asciiTheme="majorHAnsi" w:hAnsiTheme="majorHAnsi" w:cstheme="majorHAnsi"/>
          <w:b/>
          <w:bCs/>
        </w:rPr>
      </w:pPr>
      <w:r w:rsidRPr="007607F7">
        <w:rPr>
          <w:rFonts w:asciiTheme="majorHAnsi" w:hAnsiTheme="majorHAnsi" w:cstheme="majorHAnsi"/>
          <w:b/>
          <w:bCs/>
        </w:rPr>
        <w:t>Patient Report</w:t>
      </w:r>
      <w:r w:rsidR="00822F35" w:rsidRPr="007607F7">
        <w:rPr>
          <w:rFonts w:asciiTheme="majorHAnsi" w:hAnsiTheme="majorHAnsi" w:cstheme="majorHAnsi"/>
          <w:b/>
          <w:bCs/>
        </w:rPr>
        <w:t>:</w:t>
      </w:r>
    </w:p>
    <w:p w14:paraId="5B96FD46" w14:textId="77777777" w:rsidR="00822F35" w:rsidRPr="007607F7" w:rsidRDefault="00822F35" w:rsidP="00AB142C">
      <w:pPr>
        <w:autoSpaceDE w:val="0"/>
        <w:autoSpaceDN w:val="0"/>
        <w:adjustRightInd w:val="0"/>
        <w:spacing w:after="0" w:line="240" w:lineRule="auto"/>
        <w:ind w:left="720"/>
        <w:rPr>
          <w:rFonts w:asciiTheme="majorHAnsi" w:hAnsiTheme="majorHAnsi" w:cstheme="majorHAnsi"/>
          <w:color w:val="000000"/>
        </w:rPr>
      </w:pPr>
      <w:r w:rsidRPr="007607F7">
        <w:rPr>
          <w:rFonts w:asciiTheme="majorHAnsi" w:hAnsiTheme="majorHAnsi" w:cstheme="majorHAnsi"/>
          <w:color w:val="000000"/>
        </w:rPr>
        <w:t>From the previous questions, the athletic trainer discovers that the patient’s pupils are equal and react to light, and the Romberg test shows mild instability when progressing to eyes closed and single-leg position.</w:t>
      </w:r>
    </w:p>
    <w:p w14:paraId="4A7F4477" w14:textId="1C0064A2" w:rsidR="00822F35" w:rsidRPr="007607F7" w:rsidRDefault="00822F35" w:rsidP="27828C27">
      <w:pPr>
        <w:autoSpaceDE w:val="0"/>
        <w:autoSpaceDN w:val="0"/>
        <w:adjustRightInd w:val="0"/>
        <w:spacing w:after="0" w:line="240" w:lineRule="auto"/>
        <w:ind w:left="720"/>
        <w:rPr>
          <w:rFonts w:asciiTheme="majorHAnsi" w:hAnsiTheme="majorHAnsi" w:cstheme="majorBidi"/>
          <w:color w:val="000000"/>
        </w:rPr>
      </w:pPr>
      <w:r w:rsidRPr="27828C27">
        <w:rPr>
          <w:rFonts w:asciiTheme="majorHAnsi" w:hAnsiTheme="majorHAnsi" w:cstheme="majorBidi"/>
          <w:color w:val="000000" w:themeColor="text1"/>
        </w:rPr>
        <w:t>Next</w:t>
      </w:r>
      <w:r w:rsidR="00790BFE" w:rsidRPr="27828C27">
        <w:rPr>
          <w:rFonts w:asciiTheme="majorHAnsi" w:hAnsiTheme="majorHAnsi" w:cstheme="majorBidi"/>
          <w:color w:val="000000" w:themeColor="text1"/>
        </w:rPr>
        <w:t>,</w:t>
      </w:r>
      <w:r w:rsidRPr="27828C27">
        <w:rPr>
          <w:rFonts w:asciiTheme="majorHAnsi" w:hAnsiTheme="majorHAnsi" w:cstheme="majorBidi"/>
          <w:color w:val="000000" w:themeColor="text1"/>
        </w:rPr>
        <w:t xml:space="preserve"> the athletic trainer performs a standard assessment of concussion. The patient’s responses to each segment are below:</w:t>
      </w:r>
    </w:p>
    <w:p w14:paraId="0F726180" w14:textId="71980850" w:rsidR="00822F35" w:rsidRPr="007607F7" w:rsidRDefault="00822F35" w:rsidP="00822F35">
      <w:pPr>
        <w:autoSpaceDE w:val="0"/>
        <w:autoSpaceDN w:val="0"/>
        <w:adjustRightInd w:val="0"/>
        <w:spacing w:after="4" w:line="240" w:lineRule="auto"/>
        <w:ind w:left="720"/>
        <w:rPr>
          <w:rFonts w:asciiTheme="majorHAnsi" w:hAnsiTheme="majorHAnsi" w:cstheme="majorHAnsi"/>
          <w:color w:val="000000"/>
        </w:rPr>
      </w:pPr>
      <w:r w:rsidRPr="007607F7">
        <w:rPr>
          <w:rFonts w:asciiTheme="majorHAnsi" w:hAnsiTheme="majorHAnsi" w:cstheme="majorHAnsi"/>
          <w:b/>
          <w:bCs/>
          <w:color w:val="000000"/>
        </w:rPr>
        <w:t>ORIENTATION</w:t>
      </w:r>
    </w:p>
    <w:p w14:paraId="32131DEE" w14:textId="77777777" w:rsidR="00822F35" w:rsidRPr="007607F7" w:rsidRDefault="00822F35" w:rsidP="00822F35">
      <w:pPr>
        <w:autoSpaceDE w:val="0"/>
        <w:autoSpaceDN w:val="0"/>
        <w:adjustRightInd w:val="0"/>
        <w:spacing w:after="4" w:line="240" w:lineRule="auto"/>
        <w:ind w:left="1080"/>
        <w:rPr>
          <w:rFonts w:asciiTheme="majorHAnsi" w:hAnsiTheme="majorHAnsi" w:cstheme="majorHAnsi"/>
          <w:i/>
          <w:iCs/>
          <w:color w:val="000000"/>
        </w:rPr>
      </w:pPr>
      <w:r w:rsidRPr="007607F7">
        <w:rPr>
          <w:rFonts w:asciiTheme="majorHAnsi" w:hAnsiTheme="majorHAnsi" w:cstheme="majorHAnsi"/>
          <w:color w:val="000000"/>
        </w:rPr>
        <w:t xml:space="preserve">Month </w:t>
      </w:r>
      <w:r w:rsidRPr="007607F7">
        <w:rPr>
          <w:rFonts w:asciiTheme="majorHAnsi" w:hAnsiTheme="majorHAnsi" w:cstheme="majorHAnsi"/>
          <w:i/>
          <w:iCs/>
          <w:color w:val="000000"/>
        </w:rPr>
        <w:t>(August)</w:t>
      </w:r>
    </w:p>
    <w:p w14:paraId="226FF04E" w14:textId="77777777" w:rsidR="00822F35" w:rsidRPr="007607F7" w:rsidRDefault="00822F35" w:rsidP="00822F35">
      <w:pPr>
        <w:autoSpaceDE w:val="0"/>
        <w:autoSpaceDN w:val="0"/>
        <w:adjustRightInd w:val="0"/>
        <w:spacing w:after="4" w:line="240" w:lineRule="auto"/>
        <w:ind w:left="1080"/>
        <w:rPr>
          <w:rFonts w:asciiTheme="majorHAnsi" w:hAnsiTheme="majorHAnsi" w:cstheme="majorHAnsi"/>
          <w:i/>
          <w:iCs/>
          <w:color w:val="000000"/>
        </w:rPr>
      </w:pPr>
      <w:r w:rsidRPr="007607F7">
        <w:rPr>
          <w:rFonts w:asciiTheme="majorHAnsi" w:hAnsiTheme="majorHAnsi" w:cstheme="majorHAnsi"/>
          <w:color w:val="000000"/>
        </w:rPr>
        <w:t xml:space="preserve">Date </w:t>
      </w:r>
      <w:r w:rsidRPr="007607F7">
        <w:rPr>
          <w:rFonts w:asciiTheme="majorHAnsi" w:hAnsiTheme="majorHAnsi" w:cstheme="majorHAnsi"/>
          <w:i/>
          <w:iCs/>
          <w:color w:val="000000"/>
        </w:rPr>
        <w:t>(The 26th)</w:t>
      </w:r>
    </w:p>
    <w:p w14:paraId="3B62A6B2" w14:textId="77777777" w:rsidR="00822F35" w:rsidRPr="007607F7" w:rsidRDefault="00822F35" w:rsidP="00822F35">
      <w:pPr>
        <w:autoSpaceDE w:val="0"/>
        <w:autoSpaceDN w:val="0"/>
        <w:adjustRightInd w:val="0"/>
        <w:spacing w:after="4" w:line="240" w:lineRule="auto"/>
        <w:ind w:left="1080"/>
        <w:rPr>
          <w:rFonts w:asciiTheme="majorHAnsi" w:hAnsiTheme="majorHAnsi" w:cstheme="majorHAnsi"/>
          <w:i/>
          <w:iCs/>
          <w:color w:val="000000"/>
        </w:rPr>
      </w:pPr>
      <w:r w:rsidRPr="007607F7">
        <w:rPr>
          <w:rFonts w:asciiTheme="majorHAnsi" w:hAnsiTheme="majorHAnsi" w:cstheme="majorHAnsi"/>
          <w:color w:val="000000"/>
        </w:rPr>
        <w:t xml:space="preserve">Day of week </w:t>
      </w:r>
      <w:r w:rsidRPr="007607F7">
        <w:rPr>
          <w:rFonts w:asciiTheme="majorHAnsi" w:hAnsiTheme="majorHAnsi" w:cstheme="majorHAnsi"/>
          <w:i/>
          <w:iCs/>
          <w:color w:val="000000"/>
        </w:rPr>
        <w:t>(Wednesday)</w:t>
      </w:r>
    </w:p>
    <w:p w14:paraId="52A1C3A5" w14:textId="25BE15D7" w:rsidR="00822F35" w:rsidRPr="007607F7" w:rsidRDefault="00822F35" w:rsidP="00822F35">
      <w:pPr>
        <w:autoSpaceDE w:val="0"/>
        <w:autoSpaceDN w:val="0"/>
        <w:adjustRightInd w:val="0"/>
        <w:spacing w:after="4" w:line="240" w:lineRule="auto"/>
        <w:ind w:left="1080"/>
        <w:rPr>
          <w:rFonts w:asciiTheme="majorHAnsi" w:hAnsiTheme="majorHAnsi" w:cstheme="majorHAnsi"/>
          <w:color w:val="000000"/>
        </w:rPr>
      </w:pPr>
      <w:r w:rsidRPr="007607F7">
        <w:rPr>
          <w:rFonts w:asciiTheme="majorHAnsi" w:hAnsiTheme="majorHAnsi" w:cstheme="majorHAnsi"/>
          <w:color w:val="000000" w:themeColor="text1"/>
        </w:rPr>
        <w:t xml:space="preserve">Year </w:t>
      </w:r>
      <w:r w:rsidRPr="007607F7">
        <w:rPr>
          <w:rFonts w:asciiTheme="majorHAnsi" w:hAnsiTheme="majorHAnsi" w:cstheme="majorHAnsi"/>
          <w:i/>
          <w:iCs/>
          <w:color w:val="000000" w:themeColor="text1"/>
        </w:rPr>
        <w:t>(202</w:t>
      </w:r>
      <w:r w:rsidR="187BC1AC" w:rsidRPr="007607F7">
        <w:rPr>
          <w:rFonts w:asciiTheme="majorHAnsi" w:hAnsiTheme="majorHAnsi" w:cstheme="majorHAnsi"/>
          <w:i/>
          <w:iCs/>
          <w:color w:val="000000" w:themeColor="text1"/>
        </w:rPr>
        <w:t>6</w:t>
      </w:r>
      <w:r w:rsidRPr="007607F7">
        <w:rPr>
          <w:rFonts w:asciiTheme="majorHAnsi" w:hAnsiTheme="majorHAnsi" w:cstheme="majorHAnsi"/>
          <w:i/>
          <w:iCs/>
          <w:color w:val="000000" w:themeColor="text1"/>
        </w:rPr>
        <w:t>)</w:t>
      </w:r>
    </w:p>
    <w:p w14:paraId="22DB67A3" w14:textId="77777777" w:rsidR="00822F35" w:rsidRPr="007607F7" w:rsidRDefault="00822F35" w:rsidP="00822F35">
      <w:pPr>
        <w:autoSpaceDE w:val="0"/>
        <w:autoSpaceDN w:val="0"/>
        <w:adjustRightInd w:val="0"/>
        <w:spacing w:after="12" w:line="240" w:lineRule="auto"/>
        <w:ind w:left="1080"/>
        <w:rPr>
          <w:rFonts w:asciiTheme="majorHAnsi" w:hAnsiTheme="majorHAnsi" w:cstheme="majorHAnsi"/>
          <w:i/>
          <w:iCs/>
          <w:color w:val="000000"/>
        </w:rPr>
      </w:pPr>
      <w:r w:rsidRPr="007607F7">
        <w:rPr>
          <w:rFonts w:asciiTheme="majorHAnsi" w:hAnsiTheme="majorHAnsi" w:cstheme="majorHAnsi"/>
          <w:color w:val="000000"/>
        </w:rPr>
        <w:t xml:space="preserve">Time (within 1 hour) </w:t>
      </w:r>
      <w:r w:rsidRPr="007607F7">
        <w:rPr>
          <w:rFonts w:asciiTheme="majorHAnsi" w:hAnsiTheme="majorHAnsi" w:cstheme="majorHAnsi"/>
          <w:i/>
          <w:iCs/>
          <w:color w:val="000000"/>
        </w:rPr>
        <w:t>(Maybe 20 minutes until 2)</w:t>
      </w:r>
    </w:p>
    <w:p w14:paraId="562391C2" w14:textId="77777777" w:rsidR="00822F35" w:rsidRPr="007607F7" w:rsidRDefault="00822F35" w:rsidP="00822F35">
      <w:pPr>
        <w:autoSpaceDE w:val="0"/>
        <w:autoSpaceDN w:val="0"/>
        <w:adjustRightInd w:val="0"/>
        <w:spacing w:after="0" w:line="240" w:lineRule="auto"/>
        <w:ind w:left="720"/>
        <w:rPr>
          <w:rFonts w:asciiTheme="majorHAnsi" w:hAnsiTheme="majorHAnsi" w:cstheme="majorHAnsi"/>
          <w:color w:val="000000"/>
        </w:rPr>
      </w:pPr>
      <w:r w:rsidRPr="007607F7">
        <w:rPr>
          <w:rFonts w:asciiTheme="majorHAnsi" w:hAnsiTheme="majorHAnsi" w:cstheme="majorHAnsi"/>
          <w:b/>
          <w:bCs/>
          <w:color w:val="000000"/>
        </w:rPr>
        <w:t xml:space="preserve">IMMEDIATE MEMORY </w:t>
      </w:r>
      <w:r w:rsidRPr="007607F7">
        <w:rPr>
          <w:rFonts w:asciiTheme="majorHAnsi" w:hAnsiTheme="majorHAnsi" w:cstheme="majorHAnsi"/>
          <w:color w:val="000000"/>
        </w:rPr>
        <w:t>[Note: (+) = a correct response; (―) = an incorrect response]</w:t>
      </w:r>
    </w:p>
    <w:p w14:paraId="2D9BAC80" w14:textId="77777777" w:rsidR="00822F35" w:rsidRPr="007607F7" w:rsidRDefault="00822F35" w:rsidP="00822F35">
      <w:pPr>
        <w:autoSpaceDE w:val="0"/>
        <w:autoSpaceDN w:val="0"/>
        <w:adjustRightInd w:val="0"/>
        <w:spacing w:after="0" w:line="240" w:lineRule="auto"/>
        <w:ind w:left="720"/>
        <w:rPr>
          <w:rFonts w:asciiTheme="majorHAnsi" w:hAnsiTheme="majorHAnsi" w:cstheme="majorHAnsi"/>
          <w:color w:val="000000"/>
          <w:sz w:val="8"/>
          <w:szCs w:val="8"/>
        </w:rPr>
      </w:pPr>
    </w:p>
    <w:p w14:paraId="483568FD" w14:textId="77777777" w:rsidR="00822F35" w:rsidRPr="007607F7" w:rsidRDefault="00822F35" w:rsidP="00822F35">
      <w:pPr>
        <w:autoSpaceDE w:val="0"/>
        <w:autoSpaceDN w:val="0"/>
        <w:adjustRightInd w:val="0"/>
        <w:spacing w:after="0" w:line="240" w:lineRule="auto"/>
        <w:ind w:left="720"/>
        <w:rPr>
          <w:rFonts w:asciiTheme="majorHAnsi" w:hAnsiTheme="majorHAnsi" w:cstheme="majorHAnsi"/>
          <w:color w:val="000000"/>
          <w:u w:val="single"/>
        </w:rPr>
      </w:pPr>
      <w:r w:rsidRPr="007607F7">
        <w:rPr>
          <w:rFonts w:asciiTheme="majorHAnsi" w:hAnsiTheme="majorHAnsi" w:cstheme="majorHAnsi"/>
          <w:b/>
          <w:bCs/>
          <w:color w:val="000000"/>
          <w:u w:val="single"/>
        </w:rPr>
        <w:t>Word</w:t>
      </w:r>
      <w:r w:rsidRPr="007607F7">
        <w:rPr>
          <w:rFonts w:asciiTheme="majorHAnsi" w:hAnsiTheme="majorHAnsi" w:cstheme="majorHAnsi"/>
          <w:b/>
          <w:bCs/>
          <w:color w:val="000000"/>
        </w:rPr>
        <w:tab/>
      </w:r>
      <w:r w:rsidRPr="007607F7">
        <w:rPr>
          <w:rFonts w:asciiTheme="majorHAnsi" w:hAnsiTheme="majorHAnsi" w:cstheme="majorHAnsi"/>
          <w:b/>
          <w:bCs/>
          <w:color w:val="000000"/>
        </w:rPr>
        <w:tab/>
      </w:r>
      <w:r w:rsidRPr="007607F7">
        <w:rPr>
          <w:rFonts w:asciiTheme="majorHAnsi" w:hAnsiTheme="majorHAnsi" w:cstheme="majorHAnsi"/>
          <w:b/>
          <w:bCs/>
          <w:color w:val="000000"/>
          <w:u w:val="single"/>
        </w:rPr>
        <w:t>Trial 1</w:t>
      </w:r>
      <w:r w:rsidRPr="007607F7">
        <w:rPr>
          <w:rFonts w:asciiTheme="majorHAnsi" w:hAnsiTheme="majorHAnsi" w:cstheme="majorHAnsi"/>
          <w:b/>
          <w:bCs/>
          <w:color w:val="000000"/>
        </w:rPr>
        <w:tab/>
      </w:r>
      <w:r w:rsidRPr="007607F7">
        <w:rPr>
          <w:rFonts w:asciiTheme="majorHAnsi" w:hAnsiTheme="majorHAnsi" w:cstheme="majorHAnsi"/>
          <w:b/>
          <w:bCs/>
          <w:color w:val="000000"/>
        </w:rPr>
        <w:tab/>
      </w:r>
      <w:r w:rsidRPr="007607F7">
        <w:rPr>
          <w:rFonts w:asciiTheme="majorHAnsi" w:hAnsiTheme="majorHAnsi" w:cstheme="majorHAnsi"/>
          <w:b/>
          <w:bCs/>
          <w:color w:val="000000"/>
          <w:u w:val="single"/>
        </w:rPr>
        <w:t>Trial 2</w:t>
      </w:r>
      <w:r w:rsidRPr="007607F7">
        <w:rPr>
          <w:rFonts w:asciiTheme="majorHAnsi" w:hAnsiTheme="majorHAnsi" w:cstheme="majorHAnsi"/>
          <w:b/>
          <w:bCs/>
          <w:color w:val="000000"/>
        </w:rPr>
        <w:tab/>
      </w:r>
      <w:r w:rsidRPr="007607F7">
        <w:rPr>
          <w:rFonts w:asciiTheme="majorHAnsi" w:hAnsiTheme="majorHAnsi" w:cstheme="majorHAnsi"/>
          <w:b/>
          <w:bCs/>
          <w:color w:val="000000"/>
        </w:rPr>
        <w:tab/>
      </w:r>
      <w:r w:rsidRPr="007607F7">
        <w:rPr>
          <w:rFonts w:asciiTheme="majorHAnsi" w:hAnsiTheme="majorHAnsi" w:cstheme="majorHAnsi"/>
          <w:b/>
          <w:bCs/>
          <w:color w:val="000000"/>
          <w:u w:val="single"/>
        </w:rPr>
        <w:t>Trial 3</w:t>
      </w:r>
    </w:p>
    <w:p w14:paraId="44099E7B" w14:textId="77777777" w:rsidR="00822F35" w:rsidRPr="007607F7" w:rsidRDefault="00822F35" w:rsidP="00822F35">
      <w:pPr>
        <w:autoSpaceDE w:val="0"/>
        <w:autoSpaceDN w:val="0"/>
        <w:adjustRightInd w:val="0"/>
        <w:spacing w:after="0" w:line="240" w:lineRule="auto"/>
        <w:ind w:left="720"/>
        <w:rPr>
          <w:rFonts w:asciiTheme="majorHAnsi" w:hAnsiTheme="majorHAnsi" w:cstheme="majorHAnsi"/>
          <w:color w:val="000000"/>
        </w:rPr>
      </w:pPr>
      <w:r w:rsidRPr="007607F7">
        <w:rPr>
          <w:rFonts w:asciiTheme="majorHAnsi" w:hAnsiTheme="majorHAnsi" w:cstheme="majorHAnsi"/>
          <w:color w:val="000000"/>
        </w:rPr>
        <w:t xml:space="preserve">Elbow </w:t>
      </w:r>
      <w:r w:rsidRPr="007607F7">
        <w:rPr>
          <w:rFonts w:asciiTheme="majorHAnsi" w:hAnsiTheme="majorHAnsi" w:cstheme="majorHAnsi"/>
          <w:color w:val="000000"/>
        </w:rPr>
        <w:tab/>
      </w:r>
      <w:r w:rsidRPr="007607F7">
        <w:rPr>
          <w:rFonts w:asciiTheme="majorHAnsi" w:hAnsiTheme="majorHAnsi" w:cstheme="majorHAnsi"/>
          <w:color w:val="000000"/>
        </w:rPr>
        <w:tab/>
        <w:t>+                       +                       +</w:t>
      </w:r>
    </w:p>
    <w:p w14:paraId="4011B617" w14:textId="77777777" w:rsidR="00822F35" w:rsidRPr="007607F7" w:rsidRDefault="00822F35" w:rsidP="00822F35">
      <w:pPr>
        <w:autoSpaceDE w:val="0"/>
        <w:autoSpaceDN w:val="0"/>
        <w:adjustRightInd w:val="0"/>
        <w:spacing w:after="0" w:line="240" w:lineRule="auto"/>
        <w:ind w:left="720"/>
        <w:rPr>
          <w:rFonts w:asciiTheme="majorHAnsi" w:hAnsiTheme="majorHAnsi" w:cstheme="majorHAnsi"/>
          <w:color w:val="000000"/>
        </w:rPr>
      </w:pPr>
      <w:r w:rsidRPr="007607F7">
        <w:rPr>
          <w:rFonts w:asciiTheme="majorHAnsi" w:hAnsiTheme="majorHAnsi" w:cstheme="majorHAnsi"/>
          <w:color w:val="000000"/>
        </w:rPr>
        <w:t>Apple</w:t>
      </w:r>
      <w:r w:rsidRPr="007607F7">
        <w:rPr>
          <w:rFonts w:asciiTheme="majorHAnsi" w:hAnsiTheme="majorHAnsi" w:cstheme="majorHAnsi"/>
          <w:color w:val="000000"/>
        </w:rPr>
        <w:tab/>
      </w:r>
      <w:r w:rsidRPr="007607F7">
        <w:rPr>
          <w:rFonts w:asciiTheme="majorHAnsi" w:hAnsiTheme="majorHAnsi" w:cstheme="majorHAnsi"/>
          <w:color w:val="000000"/>
        </w:rPr>
        <w:tab/>
        <w:t>+                       +                       +</w:t>
      </w:r>
    </w:p>
    <w:p w14:paraId="02836F4B" w14:textId="77777777" w:rsidR="00822F35" w:rsidRPr="007607F7" w:rsidRDefault="00822F35" w:rsidP="00822F35">
      <w:pPr>
        <w:autoSpaceDE w:val="0"/>
        <w:autoSpaceDN w:val="0"/>
        <w:adjustRightInd w:val="0"/>
        <w:spacing w:after="0" w:line="240" w:lineRule="auto"/>
        <w:ind w:left="720"/>
        <w:rPr>
          <w:rFonts w:asciiTheme="majorHAnsi" w:hAnsiTheme="majorHAnsi" w:cstheme="majorHAnsi"/>
          <w:color w:val="000000"/>
        </w:rPr>
      </w:pPr>
      <w:r w:rsidRPr="007607F7">
        <w:rPr>
          <w:rFonts w:asciiTheme="majorHAnsi" w:hAnsiTheme="majorHAnsi" w:cstheme="majorHAnsi"/>
          <w:color w:val="000000"/>
        </w:rPr>
        <w:t>Carpet            —                   +                      —</w:t>
      </w:r>
    </w:p>
    <w:p w14:paraId="0751490C" w14:textId="77777777" w:rsidR="00822F35" w:rsidRPr="007607F7" w:rsidRDefault="00822F35" w:rsidP="00822F35">
      <w:pPr>
        <w:autoSpaceDE w:val="0"/>
        <w:autoSpaceDN w:val="0"/>
        <w:adjustRightInd w:val="0"/>
        <w:spacing w:after="0" w:line="240" w:lineRule="auto"/>
        <w:ind w:left="720"/>
        <w:rPr>
          <w:rFonts w:asciiTheme="majorHAnsi" w:hAnsiTheme="majorHAnsi" w:cstheme="majorHAnsi"/>
          <w:color w:val="000000"/>
        </w:rPr>
      </w:pPr>
      <w:r w:rsidRPr="007607F7">
        <w:rPr>
          <w:rFonts w:asciiTheme="majorHAnsi" w:hAnsiTheme="majorHAnsi" w:cstheme="majorHAnsi"/>
          <w:color w:val="000000"/>
        </w:rPr>
        <w:t>Saddle           +                  —                   +</w:t>
      </w:r>
      <w:r w:rsidRPr="007607F7">
        <w:rPr>
          <w:rFonts w:asciiTheme="majorHAnsi" w:hAnsiTheme="majorHAnsi" w:cstheme="majorHAnsi"/>
          <w:color w:val="000000"/>
        </w:rPr>
        <w:tab/>
      </w:r>
      <w:r w:rsidRPr="007607F7">
        <w:rPr>
          <w:rFonts w:asciiTheme="majorHAnsi" w:hAnsiTheme="majorHAnsi" w:cstheme="majorHAnsi"/>
          <w:color w:val="000000"/>
        </w:rPr>
        <w:tab/>
      </w:r>
    </w:p>
    <w:p w14:paraId="546BF8B3" w14:textId="77777777" w:rsidR="00822F35" w:rsidRPr="007607F7" w:rsidRDefault="00822F35" w:rsidP="00822F35">
      <w:pPr>
        <w:autoSpaceDE w:val="0"/>
        <w:autoSpaceDN w:val="0"/>
        <w:adjustRightInd w:val="0"/>
        <w:spacing w:after="0" w:line="240" w:lineRule="auto"/>
        <w:ind w:left="720"/>
        <w:rPr>
          <w:rFonts w:asciiTheme="majorHAnsi" w:hAnsiTheme="majorHAnsi" w:cstheme="majorHAnsi"/>
          <w:color w:val="000000"/>
        </w:rPr>
      </w:pPr>
      <w:r w:rsidRPr="007607F7">
        <w:rPr>
          <w:rFonts w:asciiTheme="majorHAnsi" w:hAnsiTheme="majorHAnsi" w:cstheme="majorHAnsi"/>
          <w:color w:val="000000"/>
        </w:rPr>
        <w:t>Bubble            —                  +                  —</w:t>
      </w:r>
    </w:p>
    <w:p w14:paraId="4D30C35C" w14:textId="77777777" w:rsidR="00822F35" w:rsidRPr="007607F7" w:rsidRDefault="00822F35" w:rsidP="007A7E43">
      <w:pPr>
        <w:autoSpaceDE w:val="0"/>
        <w:autoSpaceDN w:val="0"/>
        <w:adjustRightInd w:val="0"/>
        <w:spacing w:after="0" w:line="240" w:lineRule="auto"/>
        <w:rPr>
          <w:rFonts w:asciiTheme="majorHAnsi" w:hAnsiTheme="majorHAnsi" w:cstheme="majorHAnsi"/>
          <w:color w:val="000000"/>
        </w:rPr>
      </w:pPr>
    </w:p>
    <w:p w14:paraId="62C370E5" w14:textId="77777777" w:rsidR="00822F35" w:rsidRPr="007607F7" w:rsidRDefault="00822F35" w:rsidP="00822F35">
      <w:pPr>
        <w:autoSpaceDE w:val="0"/>
        <w:autoSpaceDN w:val="0"/>
        <w:adjustRightInd w:val="0"/>
        <w:spacing w:after="0" w:line="240" w:lineRule="auto"/>
        <w:ind w:left="720"/>
        <w:rPr>
          <w:rFonts w:asciiTheme="majorHAnsi" w:hAnsiTheme="majorHAnsi" w:cstheme="majorHAnsi"/>
          <w:color w:val="000000"/>
        </w:rPr>
      </w:pPr>
      <w:r w:rsidRPr="007607F7">
        <w:rPr>
          <w:rFonts w:asciiTheme="majorHAnsi" w:hAnsiTheme="majorHAnsi" w:cstheme="majorHAnsi"/>
          <w:b/>
          <w:bCs/>
          <w:color w:val="000000"/>
        </w:rPr>
        <w:lastRenderedPageBreak/>
        <w:t>CONCENTRATION</w:t>
      </w:r>
      <w:r w:rsidRPr="007607F7">
        <w:rPr>
          <w:rFonts w:asciiTheme="majorHAnsi" w:hAnsiTheme="majorHAnsi" w:cstheme="majorHAnsi"/>
          <w:color w:val="000000"/>
        </w:rPr>
        <w:t xml:space="preserve"> (Note: </w:t>
      </w:r>
      <w:r w:rsidRPr="007607F7">
        <w:rPr>
          <w:rFonts w:asciiTheme="majorHAnsi" w:hAnsiTheme="majorHAnsi" w:cstheme="majorHAnsi"/>
          <w:b/>
          <w:bCs/>
          <w:color w:val="000000"/>
        </w:rPr>
        <w:t>BOLDED</w:t>
      </w:r>
      <w:r w:rsidRPr="007607F7">
        <w:rPr>
          <w:rFonts w:asciiTheme="majorHAnsi" w:hAnsiTheme="majorHAnsi" w:cstheme="majorHAnsi"/>
          <w:color w:val="000000"/>
        </w:rPr>
        <w:t xml:space="preserve"> and </w:t>
      </w:r>
      <w:r w:rsidRPr="007607F7">
        <w:rPr>
          <w:rFonts w:asciiTheme="majorHAnsi" w:hAnsiTheme="majorHAnsi" w:cstheme="majorHAnsi"/>
          <w:color w:val="000000"/>
          <w:highlight w:val="yellow"/>
        </w:rPr>
        <w:t>Highlighted</w:t>
      </w:r>
      <w:r w:rsidRPr="007607F7">
        <w:rPr>
          <w:rFonts w:asciiTheme="majorHAnsi" w:hAnsiTheme="majorHAnsi" w:cstheme="majorHAnsi"/>
          <w:color w:val="000000"/>
        </w:rPr>
        <w:t xml:space="preserve"> strings were correctly responded to by the patient, strings with a strikethrough were incorrectly responded to, and strings in normal font were not used for this patient.)</w:t>
      </w:r>
    </w:p>
    <w:p w14:paraId="7ECEDE2D" w14:textId="77777777" w:rsidR="00822F35" w:rsidRPr="007607F7" w:rsidRDefault="00822F35" w:rsidP="00822F35">
      <w:pPr>
        <w:autoSpaceDE w:val="0"/>
        <w:autoSpaceDN w:val="0"/>
        <w:adjustRightInd w:val="0"/>
        <w:spacing w:after="0" w:line="240" w:lineRule="auto"/>
        <w:ind w:left="1440"/>
        <w:rPr>
          <w:rFonts w:asciiTheme="majorHAnsi" w:hAnsiTheme="majorHAnsi" w:cstheme="majorHAnsi"/>
          <w:color w:val="000000"/>
        </w:rPr>
      </w:pPr>
    </w:p>
    <w:p w14:paraId="612E4E25" w14:textId="77777777" w:rsidR="00822F35" w:rsidRPr="007607F7" w:rsidRDefault="00822F35" w:rsidP="00822F35">
      <w:pPr>
        <w:autoSpaceDE w:val="0"/>
        <w:autoSpaceDN w:val="0"/>
        <w:adjustRightInd w:val="0"/>
        <w:spacing w:after="0" w:line="240" w:lineRule="auto"/>
        <w:ind w:left="1440"/>
        <w:rPr>
          <w:rFonts w:asciiTheme="majorHAnsi" w:hAnsiTheme="majorHAnsi" w:cstheme="majorHAnsi"/>
          <w:color w:val="000000"/>
        </w:rPr>
      </w:pPr>
      <w:r w:rsidRPr="007607F7">
        <w:rPr>
          <w:rFonts w:asciiTheme="majorHAnsi" w:hAnsiTheme="majorHAnsi" w:cstheme="majorHAnsi"/>
          <w:color w:val="000000"/>
          <w:highlight w:val="yellow"/>
        </w:rPr>
        <w:t>4-9-3</w:t>
      </w:r>
      <w:r w:rsidRPr="007607F7">
        <w:rPr>
          <w:rFonts w:asciiTheme="majorHAnsi" w:hAnsiTheme="majorHAnsi" w:cstheme="majorHAnsi"/>
          <w:color w:val="000000"/>
        </w:rPr>
        <w:tab/>
      </w:r>
      <w:r w:rsidRPr="007607F7">
        <w:rPr>
          <w:rFonts w:asciiTheme="majorHAnsi" w:hAnsiTheme="majorHAnsi" w:cstheme="majorHAnsi"/>
          <w:color w:val="000000"/>
        </w:rPr>
        <w:tab/>
      </w:r>
      <w:r w:rsidRPr="007607F7">
        <w:rPr>
          <w:rFonts w:asciiTheme="majorHAnsi" w:hAnsiTheme="majorHAnsi" w:cstheme="majorHAnsi"/>
          <w:color w:val="000000"/>
        </w:rPr>
        <w:tab/>
        <w:t>6-2-9</w:t>
      </w:r>
    </w:p>
    <w:p w14:paraId="4878CD90" w14:textId="77777777" w:rsidR="00822F35" w:rsidRPr="007607F7" w:rsidRDefault="00822F35" w:rsidP="00822F35">
      <w:pPr>
        <w:autoSpaceDE w:val="0"/>
        <w:autoSpaceDN w:val="0"/>
        <w:adjustRightInd w:val="0"/>
        <w:spacing w:after="0" w:line="240" w:lineRule="auto"/>
        <w:ind w:left="1440"/>
        <w:rPr>
          <w:rFonts w:asciiTheme="majorHAnsi" w:hAnsiTheme="majorHAnsi" w:cstheme="majorHAnsi"/>
          <w:color w:val="000000"/>
        </w:rPr>
      </w:pPr>
      <w:r w:rsidRPr="007607F7">
        <w:rPr>
          <w:rFonts w:asciiTheme="majorHAnsi" w:hAnsiTheme="majorHAnsi" w:cstheme="majorHAnsi"/>
          <w:strike/>
          <w:color w:val="000000"/>
        </w:rPr>
        <w:t>3-8-1-4</w:t>
      </w:r>
      <w:r w:rsidRPr="007607F7">
        <w:rPr>
          <w:rFonts w:asciiTheme="majorHAnsi" w:hAnsiTheme="majorHAnsi" w:cstheme="majorHAnsi"/>
          <w:color w:val="000000"/>
        </w:rPr>
        <w:tab/>
        <w:t xml:space="preserve"> </w:t>
      </w:r>
      <w:r w:rsidRPr="007607F7">
        <w:rPr>
          <w:rFonts w:asciiTheme="majorHAnsi" w:hAnsiTheme="majorHAnsi" w:cstheme="majorHAnsi"/>
          <w:color w:val="000000"/>
        </w:rPr>
        <w:tab/>
      </w:r>
      <w:r w:rsidRPr="007607F7">
        <w:rPr>
          <w:rFonts w:asciiTheme="majorHAnsi" w:hAnsiTheme="majorHAnsi" w:cstheme="majorHAnsi"/>
          <w:color w:val="000000"/>
        </w:rPr>
        <w:tab/>
      </w:r>
      <w:r w:rsidRPr="007607F7">
        <w:rPr>
          <w:rFonts w:asciiTheme="majorHAnsi" w:hAnsiTheme="majorHAnsi" w:cstheme="majorHAnsi"/>
          <w:color w:val="000000"/>
          <w:highlight w:val="yellow"/>
        </w:rPr>
        <w:t>3-2-7-9</w:t>
      </w:r>
    </w:p>
    <w:p w14:paraId="5D72EB45" w14:textId="77777777" w:rsidR="00822F35" w:rsidRPr="007607F7" w:rsidRDefault="00822F35" w:rsidP="00822F35">
      <w:pPr>
        <w:autoSpaceDE w:val="0"/>
        <w:autoSpaceDN w:val="0"/>
        <w:adjustRightInd w:val="0"/>
        <w:spacing w:after="0" w:line="240" w:lineRule="auto"/>
        <w:ind w:left="1440"/>
        <w:rPr>
          <w:rFonts w:asciiTheme="majorHAnsi" w:hAnsiTheme="majorHAnsi" w:cstheme="majorHAnsi"/>
          <w:color w:val="000000"/>
        </w:rPr>
      </w:pPr>
      <w:r w:rsidRPr="007607F7">
        <w:rPr>
          <w:rFonts w:asciiTheme="majorHAnsi" w:hAnsiTheme="majorHAnsi" w:cstheme="majorHAnsi"/>
          <w:strike/>
          <w:color w:val="000000"/>
        </w:rPr>
        <w:t>6-2-9-7-1</w:t>
      </w:r>
      <w:r w:rsidRPr="007607F7">
        <w:rPr>
          <w:rFonts w:asciiTheme="majorHAnsi" w:hAnsiTheme="majorHAnsi" w:cstheme="majorHAnsi"/>
          <w:color w:val="000000"/>
        </w:rPr>
        <w:tab/>
      </w:r>
      <w:r w:rsidRPr="007607F7">
        <w:rPr>
          <w:rFonts w:asciiTheme="majorHAnsi" w:hAnsiTheme="majorHAnsi" w:cstheme="majorHAnsi"/>
          <w:color w:val="000000"/>
        </w:rPr>
        <w:tab/>
      </w:r>
      <w:r w:rsidRPr="007607F7">
        <w:rPr>
          <w:rFonts w:asciiTheme="majorHAnsi" w:hAnsiTheme="majorHAnsi" w:cstheme="majorHAnsi"/>
          <w:strike/>
          <w:color w:val="000000"/>
        </w:rPr>
        <w:t>1-5-2-8-5</w:t>
      </w:r>
    </w:p>
    <w:p w14:paraId="1CB8ADBB" w14:textId="77777777" w:rsidR="00822F35" w:rsidRPr="007607F7" w:rsidRDefault="00822F35" w:rsidP="00822F35">
      <w:pPr>
        <w:autoSpaceDE w:val="0"/>
        <w:autoSpaceDN w:val="0"/>
        <w:adjustRightInd w:val="0"/>
        <w:spacing w:after="12" w:line="240" w:lineRule="auto"/>
        <w:ind w:left="1440"/>
        <w:rPr>
          <w:rFonts w:asciiTheme="majorHAnsi" w:hAnsiTheme="majorHAnsi" w:cstheme="majorHAnsi"/>
          <w:color w:val="000000"/>
        </w:rPr>
      </w:pPr>
      <w:r w:rsidRPr="007607F7">
        <w:rPr>
          <w:rFonts w:asciiTheme="majorHAnsi" w:hAnsiTheme="majorHAnsi" w:cstheme="majorHAnsi"/>
          <w:color w:val="000000"/>
        </w:rPr>
        <w:t>7-1-8-4-6-2</w:t>
      </w:r>
      <w:r w:rsidRPr="007607F7">
        <w:rPr>
          <w:rFonts w:asciiTheme="majorHAnsi" w:hAnsiTheme="majorHAnsi" w:cstheme="majorHAnsi"/>
          <w:color w:val="000000"/>
        </w:rPr>
        <w:tab/>
      </w:r>
      <w:r w:rsidRPr="007607F7">
        <w:rPr>
          <w:rFonts w:asciiTheme="majorHAnsi" w:hAnsiTheme="majorHAnsi" w:cstheme="majorHAnsi"/>
          <w:color w:val="000000"/>
        </w:rPr>
        <w:tab/>
        <w:t>5-3-9-1-4-8</w:t>
      </w:r>
    </w:p>
    <w:p w14:paraId="73ED957B" w14:textId="6E3A440D" w:rsidR="00822F35" w:rsidRPr="007607F7" w:rsidRDefault="00822F35" w:rsidP="27828C27">
      <w:pPr>
        <w:autoSpaceDE w:val="0"/>
        <w:autoSpaceDN w:val="0"/>
        <w:adjustRightInd w:val="0"/>
        <w:spacing w:after="12" w:line="240" w:lineRule="auto"/>
        <w:ind w:left="720"/>
        <w:rPr>
          <w:rFonts w:asciiTheme="majorHAnsi" w:hAnsiTheme="majorHAnsi" w:cstheme="majorBidi"/>
          <w:color w:val="000000"/>
        </w:rPr>
      </w:pPr>
      <w:r w:rsidRPr="27828C27">
        <w:rPr>
          <w:rFonts w:asciiTheme="majorHAnsi" w:hAnsiTheme="majorHAnsi" w:cstheme="majorBidi"/>
          <w:color w:val="000000" w:themeColor="text1"/>
        </w:rPr>
        <w:t xml:space="preserve">Months of the year, backward (Note: BOLDED and </w:t>
      </w:r>
      <w:r w:rsidRPr="27828C27">
        <w:rPr>
          <w:rFonts w:asciiTheme="majorHAnsi" w:hAnsiTheme="majorHAnsi" w:cstheme="majorBidi"/>
          <w:color w:val="000000" w:themeColor="text1"/>
          <w:highlight w:val="yellow"/>
        </w:rPr>
        <w:t>Highlighted</w:t>
      </w:r>
      <w:r w:rsidRPr="27828C27">
        <w:rPr>
          <w:rFonts w:asciiTheme="majorHAnsi" w:hAnsiTheme="majorHAnsi" w:cstheme="majorBidi"/>
          <w:color w:val="000000" w:themeColor="text1"/>
        </w:rPr>
        <w:t xml:space="preserve"> strings were correctly responded to by the patient, strings with a strikethrough line were incorrectly responded to</w:t>
      </w:r>
      <w:r w:rsidR="00790BFE" w:rsidRPr="27828C27">
        <w:rPr>
          <w:rFonts w:asciiTheme="majorHAnsi" w:hAnsiTheme="majorHAnsi" w:cstheme="majorBidi"/>
          <w:color w:val="000000" w:themeColor="text1"/>
        </w:rPr>
        <w:t>)</w:t>
      </w:r>
    </w:p>
    <w:p w14:paraId="7C8C7283" w14:textId="77777777" w:rsidR="00822F35" w:rsidRPr="007607F7" w:rsidRDefault="00822F35" w:rsidP="00822F35">
      <w:pPr>
        <w:autoSpaceDE w:val="0"/>
        <w:autoSpaceDN w:val="0"/>
        <w:adjustRightInd w:val="0"/>
        <w:spacing w:after="6" w:line="264" w:lineRule="auto"/>
        <w:ind w:left="720"/>
        <w:rPr>
          <w:rFonts w:asciiTheme="majorHAnsi" w:hAnsiTheme="majorHAnsi" w:cstheme="majorHAnsi"/>
          <w:color w:val="000000"/>
        </w:rPr>
      </w:pPr>
      <w:r w:rsidRPr="007607F7">
        <w:rPr>
          <w:rFonts w:asciiTheme="majorHAnsi" w:hAnsiTheme="majorHAnsi" w:cstheme="majorHAnsi"/>
          <w:color w:val="000000"/>
          <w:highlight w:val="yellow"/>
        </w:rPr>
        <w:t>December</w:t>
      </w:r>
      <w:r w:rsidRPr="007607F7">
        <w:rPr>
          <w:rFonts w:asciiTheme="majorHAnsi" w:hAnsiTheme="majorHAnsi" w:cstheme="majorHAnsi"/>
          <w:color w:val="000000"/>
        </w:rPr>
        <w:t xml:space="preserve"> - </w:t>
      </w:r>
      <w:r w:rsidRPr="007607F7">
        <w:rPr>
          <w:rFonts w:asciiTheme="majorHAnsi" w:hAnsiTheme="majorHAnsi" w:cstheme="majorHAnsi"/>
          <w:color w:val="000000"/>
          <w:highlight w:val="yellow"/>
        </w:rPr>
        <w:t>November</w:t>
      </w:r>
      <w:r w:rsidRPr="007607F7">
        <w:rPr>
          <w:rFonts w:asciiTheme="majorHAnsi" w:hAnsiTheme="majorHAnsi" w:cstheme="majorHAnsi"/>
          <w:color w:val="000000"/>
        </w:rPr>
        <w:t xml:space="preserve"> - </w:t>
      </w:r>
      <w:r w:rsidRPr="007607F7">
        <w:rPr>
          <w:rFonts w:asciiTheme="majorHAnsi" w:hAnsiTheme="majorHAnsi" w:cstheme="majorHAnsi"/>
          <w:color w:val="000000"/>
          <w:highlight w:val="yellow"/>
        </w:rPr>
        <w:t>October</w:t>
      </w:r>
      <w:r w:rsidRPr="007607F7">
        <w:rPr>
          <w:rFonts w:asciiTheme="majorHAnsi" w:hAnsiTheme="majorHAnsi" w:cstheme="majorHAnsi"/>
          <w:color w:val="000000"/>
        </w:rPr>
        <w:t xml:space="preserve"> - </w:t>
      </w:r>
      <w:r w:rsidRPr="007607F7">
        <w:rPr>
          <w:rFonts w:asciiTheme="majorHAnsi" w:hAnsiTheme="majorHAnsi" w:cstheme="majorHAnsi"/>
          <w:color w:val="000000"/>
          <w:highlight w:val="yellow"/>
        </w:rPr>
        <w:t>September</w:t>
      </w:r>
      <w:r w:rsidRPr="007607F7">
        <w:rPr>
          <w:rFonts w:asciiTheme="majorHAnsi" w:hAnsiTheme="majorHAnsi" w:cstheme="majorHAnsi"/>
          <w:color w:val="000000"/>
        </w:rPr>
        <w:t xml:space="preserve"> - </w:t>
      </w:r>
      <w:r w:rsidRPr="007607F7">
        <w:rPr>
          <w:rFonts w:asciiTheme="majorHAnsi" w:hAnsiTheme="majorHAnsi" w:cstheme="majorHAnsi"/>
          <w:color w:val="000000"/>
          <w:highlight w:val="yellow"/>
        </w:rPr>
        <w:t>August</w:t>
      </w:r>
      <w:r w:rsidRPr="007607F7">
        <w:rPr>
          <w:rFonts w:asciiTheme="majorHAnsi" w:hAnsiTheme="majorHAnsi" w:cstheme="majorHAnsi"/>
          <w:color w:val="000000"/>
        </w:rPr>
        <w:t xml:space="preserve"> -</w:t>
      </w:r>
    </w:p>
    <w:p w14:paraId="3311FBE9" w14:textId="77777777" w:rsidR="00822F35" w:rsidRPr="007607F7" w:rsidRDefault="00822F35" w:rsidP="00822F35">
      <w:pPr>
        <w:autoSpaceDE w:val="0"/>
        <w:autoSpaceDN w:val="0"/>
        <w:adjustRightInd w:val="0"/>
        <w:spacing w:after="0" w:line="240" w:lineRule="auto"/>
        <w:ind w:left="720"/>
        <w:rPr>
          <w:rFonts w:asciiTheme="majorHAnsi" w:hAnsiTheme="majorHAnsi" w:cstheme="majorHAnsi"/>
          <w:color w:val="000000"/>
        </w:rPr>
      </w:pPr>
    </w:p>
    <w:p w14:paraId="53F9D7E9" w14:textId="77777777" w:rsidR="00822F35" w:rsidRPr="007607F7" w:rsidRDefault="00822F35" w:rsidP="00822F35">
      <w:pPr>
        <w:autoSpaceDE w:val="0"/>
        <w:autoSpaceDN w:val="0"/>
        <w:adjustRightInd w:val="0"/>
        <w:spacing w:after="6" w:line="264" w:lineRule="auto"/>
        <w:ind w:left="720"/>
        <w:rPr>
          <w:rFonts w:asciiTheme="majorHAnsi" w:hAnsiTheme="majorHAnsi" w:cstheme="majorHAnsi"/>
          <w:color w:val="000000"/>
        </w:rPr>
      </w:pPr>
      <w:r w:rsidRPr="007607F7">
        <w:rPr>
          <w:rFonts w:asciiTheme="majorHAnsi" w:hAnsiTheme="majorHAnsi" w:cstheme="majorHAnsi"/>
          <w:strike/>
          <w:color w:val="000000"/>
        </w:rPr>
        <w:t>July</w:t>
      </w:r>
      <w:r w:rsidRPr="007607F7">
        <w:rPr>
          <w:rFonts w:asciiTheme="majorHAnsi" w:hAnsiTheme="majorHAnsi" w:cstheme="majorHAnsi"/>
          <w:color w:val="000000"/>
        </w:rPr>
        <w:t xml:space="preserve"> - </w:t>
      </w:r>
      <w:r w:rsidRPr="007607F7">
        <w:rPr>
          <w:rFonts w:asciiTheme="majorHAnsi" w:hAnsiTheme="majorHAnsi" w:cstheme="majorHAnsi"/>
          <w:strike/>
          <w:color w:val="000000"/>
        </w:rPr>
        <w:t>June</w:t>
      </w:r>
      <w:r w:rsidRPr="007607F7">
        <w:rPr>
          <w:rFonts w:asciiTheme="majorHAnsi" w:hAnsiTheme="majorHAnsi" w:cstheme="majorHAnsi"/>
          <w:color w:val="000000"/>
        </w:rPr>
        <w:t xml:space="preserve"> - </w:t>
      </w:r>
      <w:r w:rsidRPr="007607F7">
        <w:rPr>
          <w:rFonts w:asciiTheme="majorHAnsi" w:hAnsiTheme="majorHAnsi" w:cstheme="majorHAnsi"/>
          <w:color w:val="000000"/>
          <w:highlight w:val="yellow"/>
        </w:rPr>
        <w:t>May - April - March</w:t>
      </w:r>
      <w:r w:rsidRPr="007607F7">
        <w:rPr>
          <w:rFonts w:asciiTheme="majorHAnsi" w:hAnsiTheme="majorHAnsi" w:cstheme="majorHAnsi"/>
          <w:color w:val="000000"/>
        </w:rPr>
        <w:t xml:space="preserve"> - </w:t>
      </w:r>
      <w:r w:rsidRPr="007607F7">
        <w:rPr>
          <w:rFonts w:asciiTheme="majorHAnsi" w:hAnsiTheme="majorHAnsi" w:cstheme="majorHAnsi"/>
          <w:color w:val="000000"/>
          <w:highlight w:val="yellow"/>
        </w:rPr>
        <w:t>February - January</w:t>
      </w:r>
      <w:r w:rsidRPr="007607F7">
        <w:rPr>
          <w:rFonts w:asciiTheme="majorHAnsi" w:hAnsiTheme="majorHAnsi" w:cstheme="majorHAnsi"/>
          <w:color w:val="000000"/>
        </w:rPr>
        <w:tab/>
      </w:r>
    </w:p>
    <w:p w14:paraId="32DCDD50" w14:textId="77777777" w:rsidR="00822F35" w:rsidRPr="007607F7" w:rsidRDefault="00822F35" w:rsidP="00822F35">
      <w:pPr>
        <w:autoSpaceDE w:val="0"/>
        <w:autoSpaceDN w:val="0"/>
        <w:adjustRightInd w:val="0"/>
        <w:spacing w:after="6" w:line="264" w:lineRule="auto"/>
        <w:ind w:left="720"/>
        <w:rPr>
          <w:rFonts w:asciiTheme="majorHAnsi" w:hAnsiTheme="majorHAnsi" w:cstheme="majorHAnsi"/>
          <w:color w:val="000000"/>
        </w:rPr>
      </w:pPr>
    </w:p>
    <w:p w14:paraId="5E230D78" w14:textId="77777777" w:rsidR="00822F35" w:rsidRPr="007607F7" w:rsidRDefault="00822F35" w:rsidP="00822F35">
      <w:pPr>
        <w:autoSpaceDE w:val="0"/>
        <w:autoSpaceDN w:val="0"/>
        <w:adjustRightInd w:val="0"/>
        <w:spacing w:after="6" w:line="264" w:lineRule="auto"/>
        <w:ind w:left="720"/>
        <w:rPr>
          <w:rFonts w:asciiTheme="majorHAnsi" w:hAnsiTheme="majorHAnsi" w:cstheme="majorHAnsi"/>
          <w:color w:val="000000"/>
        </w:rPr>
      </w:pPr>
      <w:r w:rsidRPr="007607F7">
        <w:rPr>
          <w:rFonts w:asciiTheme="majorHAnsi" w:hAnsiTheme="majorHAnsi" w:cstheme="majorHAnsi"/>
          <w:color w:val="000000"/>
        </w:rPr>
        <w:t>Neurological assessment of cervical vertebrae dermatome, myotomes and reflexes are all within normal limits.</w:t>
      </w:r>
    </w:p>
    <w:p w14:paraId="01C89268" w14:textId="77777777" w:rsidR="00822F35" w:rsidRPr="007607F7" w:rsidRDefault="00822F35" w:rsidP="00822F35">
      <w:pPr>
        <w:autoSpaceDE w:val="0"/>
        <w:autoSpaceDN w:val="0"/>
        <w:adjustRightInd w:val="0"/>
        <w:spacing w:after="6" w:line="264" w:lineRule="auto"/>
        <w:ind w:left="720"/>
        <w:rPr>
          <w:rFonts w:asciiTheme="majorHAnsi" w:hAnsiTheme="majorHAnsi" w:cstheme="majorHAnsi"/>
          <w:color w:val="000000"/>
        </w:rPr>
      </w:pPr>
      <w:r w:rsidRPr="007607F7">
        <w:rPr>
          <w:rFonts w:asciiTheme="majorHAnsi" w:hAnsiTheme="majorHAnsi" w:cstheme="majorHAnsi"/>
          <w:b/>
          <w:bCs/>
          <w:color w:val="000000"/>
        </w:rPr>
        <w:t>DELAYED RECALL</w:t>
      </w:r>
    </w:p>
    <w:p w14:paraId="06A56325" w14:textId="77777777" w:rsidR="00822F35" w:rsidRPr="007607F7" w:rsidRDefault="00822F35" w:rsidP="00822F35">
      <w:pPr>
        <w:autoSpaceDE w:val="0"/>
        <w:autoSpaceDN w:val="0"/>
        <w:adjustRightInd w:val="0"/>
        <w:spacing w:after="0" w:line="240" w:lineRule="auto"/>
        <w:ind w:left="720"/>
        <w:rPr>
          <w:rFonts w:asciiTheme="majorHAnsi" w:hAnsiTheme="majorHAnsi" w:cstheme="majorHAnsi"/>
          <w:color w:val="000000"/>
        </w:rPr>
      </w:pPr>
      <w:r w:rsidRPr="007607F7">
        <w:rPr>
          <w:rFonts w:asciiTheme="majorHAnsi" w:hAnsiTheme="majorHAnsi" w:cstheme="majorHAnsi"/>
          <w:color w:val="000000"/>
        </w:rPr>
        <w:t>Elbow         +</w:t>
      </w:r>
      <w:r w:rsidRPr="007607F7">
        <w:rPr>
          <w:rFonts w:asciiTheme="majorHAnsi" w:hAnsiTheme="majorHAnsi" w:cstheme="majorHAnsi"/>
          <w:color w:val="000000"/>
        </w:rPr>
        <w:tab/>
      </w:r>
    </w:p>
    <w:p w14:paraId="11D9413D" w14:textId="77777777" w:rsidR="00822F35" w:rsidRPr="007607F7" w:rsidRDefault="00822F35" w:rsidP="00822F35">
      <w:pPr>
        <w:autoSpaceDE w:val="0"/>
        <w:autoSpaceDN w:val="0"/>
        <w:adjustRightInd w:val="0"/>
        <w:spacing w:after="0" w:line="240" w:lineRule="auto"/>
        <w:ind w:left="720"/>
        <w:rPr>
          <w:rFonts w:asciiTheme="majorHAnsi" w:hAnsiTheme="majorHAnsi" w:cstheme="majorHAnsi"/>
          <w:color w:val="000000"/>
        </w:rPr>
      </w:pPr>
      <w:r w:rsidRPr="007607F7">
        <w:rPr>
          <w:rFonts w:asciiTheme="majorHAnsi" w:hAnsiTheme="majorHAnsi" w:cstheme="majorHAnsi"/>
          <w:color w:val="000000"/>
        </w:rPr>
        <w:t>Apple         +</w:t>
      </w:r>
    </w:p>
    <w:p w14:paraId="56A86D82" w14:textId="77777777" w:rsidR="00822F35" w:rsidRPr="007607F7" w:rsidRDefault="00822F35" w:rsidP="00822F35">
      <w:pPr>
        <w:autoSpaceDE w:val="0"/>
        <w:autoSpaceDN w:val="0"/>
        <w:adjustRightInd w:val="0"/>
        <w:spacing w:after="0" w:line="240" w:lineRule="auto"/>
        <w:ind w:left="720"/>
        <w:rPr>
          <w:rFonts w:asciiTheme="majorHAnsi" w:hAnsiTheme="majorHAnsi" w:cstheme="majorHAnsi"/>
          <w:color w:val="000000"/>
        </w:rPr>
      </w:pPr>
      <w:r w:rsidRPr="007607F7">
        <w:rPr>
          <w:rFonts w:asciiTheme="majorHAnsi" w:hAnsiTheme="majorHAnsi" w:cstheme="majorHAnsi"/>
          <w:color w:val="000000"/>
        </w:rPr>
        <w:t>Carpet      +</w:t>
      </w:r>
    </w:p>
    <w:p w14:paraId="167DF333" w14:textId="77777777" w:rsidR="00822F35" w:rsidRPr="007607F7" w:rsidRDefault="00822F35" w:rsidP="00822F35">
      <w:pPr>
        <w:autoSpaceDE w:val="0"/>
        <w:autoSpaceDN w:val="0"/>
        <w:adjustRightInd w:val="0"/>
        <w:spacing w:after="0" w:line="240" w:lineRule="auto"/>
        <w:ind w:left="720"/>
        <w:rPr>
          <w:rFonts w:asciiTheme="majorHAnsi" w:hAnsiTheme="majorHAnsi" w:cstheme="majorHAnsi"/>
          <w:color w:val="000000"/>
        </w:rPr>
      </w:pPr>
      <w:r w:rsidRPr="007607F7">
        <w:rPr>
          <w:rFonts w:asciiTheme="majorHAnsi" w:hAnsiTheme="majorHAnsi" w:cstheme="majorHAnsi"/>
          <w:color w:val="000000"/>
        </w:rPr>
        <w:t>Saddle      +</w:t>
      </w:r>
    </w:p>
    <w:p w14:paraId="78E7BAF3" w14:textId="77777777" w:rsidR="00822F35" w:rsidRDefault="00822F35" w:rsidP="00822F35">
      <w:pPr>
        <w:autoSpaceDE w:val="0"/>
        <w:autoSpaceDN w:val="0"/>
        <w:adjustRightInd w:val="0"/>
        <w:spacing w:after="0" w:line="240" w:lineRule="auto"/>
        <w:ind w:left="720"/>
        <w:rPr>
          <w:rFonts w:asciiTheme="majorHAnsi" w:hAnsiTheme="majorHAnsi" w:cstheme="majorHAnsi"/>
          <w:color w:val="000000"/>
        </w:rPr>
      </w:pPr>
      <w:r w:rsidRPr="007607F7">
        <w:rPr>
          <w:rFonts w:asciiTheme="majorHAnsi" w:hAnsiTheme="majorHAnsi" w:cstheme="majorHAnsi"/>
          <w:color w:val="000000"/>
        </w:rPr>
        <w:t>Bubble      —</w:t>
      </w:r>
    </w:p>
    <w:p w14:paraId="6244DD52" w14:textId="77777777" w:rsidR="00AB142C" w:rsidRPr="007607F7" w:rsidRDefault="00AB142C" w:rsidP="00AB142C">
      <w:pPr>
        <w:autoSpaceDE w:val="0"/>
        <w:autoSpaceDN w:val="0"/>
        <w:adjustRightInd w:val="0"/>
        <w:spacing w:after="0" w:line="240" w:lineRule="auto"/>
        <w:rPr>
          <w:rFonts w:asciiTheme="majorHAnsi" w:hAnsiTheme="majorHAnsi" w:cstheme="majorHAnsi"/>
          <w:color w:val="000000"/>
        </w:rPr>
      </w:pPr>
    </w:p>
    <w:p w14:paraId="5E31CB01" w14:textId="6CBF81BC" w:rsidR="00C956C3" w:rsidRPr="007607F7" w:rsidRDefault="00790BFE" w:rsidP="27828C27">
      <w:pPr>
        <w:pStyle w:val="ListParagraph"/>
        <w:spacing w:after="0"/>
        <w:ind w:left="357"/>
        <w:rPr>
          <w:rFonts w:asciiTheme="majorHAnsi" w:hAnsiTheme="majorHAnsi" w:cstheme="majorBidi"/>
          <w:color w:val="2B579A"/>
        </w:rPr>
      </w:pPr>
      <w:r w:rsidRPr="27828C27">
        <w:rPr>
          <w:rFonts w:asciiTheme="majorHAnsi" w:hAnsiTheme="majorHAnsi" w:cstheme="majorBidi"/>
          <w:color w:val="2B579A"/>
        </w:rPr>
        <w:t xml:space="preserve">a. </w:t>
      </w:r>
      <w:r w:rsidR="00C956C3" w:rsidRPr="27828C27">
        <w:rPr>
          <w:rFonts w:asciiTheme="majorHAnsi" w:hAnsiTheme="majorHAnsi" w:cstheme="majorBidi"/>
          <w:color w:val="2B579A"/>
        </w:rPr>
        <w:t>22/30</w:t>
      </w:r>
    </w:p>
    <w:p w14:paraId="3745D23C" w14:textId="2719E68D" w:rsidR="00C956C3" w:rsidRPr="007607F7" w:rsidRDefault="00790BFE" w:rsidP="27828C27">
      <w:pPr>
        <w:pStyle w:val="ListParagraph"/>
        <w:spacing w:after="0"/>
        <w:ind w:left="357"/>
        <w:rPr>
          <w:rFonts w:asciiTheme="majorHAnsi" w:hAnsiTheme="majorHAnsi" w:cstheme="majorBidi"/>
        </w:rPr>
      </w:pPr>
      <w:r w:rsidRPr="27828C27">
        <w:rPr>
          <w:rFonts w:asciiTheme="majorHAnsi" w:hAnsiTheme="majorHAnsi" w:cstheme="majorBidi"/>
        </w:rPr>
        <w:t xml:space="preserve">b. </w:t>
      </w:r>
      <w:r w:rsidR="00C956C3" w:rsidRPr="27828C27">
        <w:rPr>
          <w:rFonts w:asciiTheme="majorHAnsi" w:hAnsiTheme="majorHAnsi" w:cstheme="majorBidi"/>
        </w:rPr>
        <w:t>23/30</w:t>
      </w:r>
    </w:p>
    <w:p w14:paraId="0C9F1EB8" w14:textId="1EC06E70" w:rsidR="00C956C3" w:rsidRPr="007607F7" w:rsidRDefault="00790BFE" w:rsidP="27828C27">
      <w:pPr>
        <w:pStyle w:val="ListParagraph"/>
        <w:spacing w:after="0"/>
        <w:ind w:left="357"/>
        <w:rPr>
          <w:rFonts w:asciiTheme="majorHAnsi" w:hAnsiTheme="majorHAnsi" w:cstheme="majorBidi"/>
          <w:color w:val="2B579A"/>
        </w:rPr>
      </w:pPr>
      <w:r w:rsidRPr="27828C27">
        <w:rPr>
          <w:rFonts w:asciiTheme="majorHAnsi" w:hAnsiTheme="majorHAnsi" w:cstheme="majorBidi"/>
        </w:rPr>
        <w:t>*</w:t>
      </w:r>
      <w:r w:rsidRPr="27828C27">
        <w:rPr>
          <w:rFonts w:asciiTheme="majorHAnsi" w:hAnsiTheme="majorHAnsi" w:cstheme="majorBidi"/>
          <w:color w:val="2B579A"/>
        </w:rPr>
        <w:t xml:space="preserve">c. </w:t>
      </w:r>
      <w:r w:rsidR="00C956C3" w:rsidRPr="27828C27">
        <w:rPr>
          <w:rFonts w:asciiTheme="majorHAnsi" w:hAnsiTheme="majorHAnsi" w:cstheme="majorBidi"/>
          <w:color w:val="2B579A"/>
        </w:rPr>
        <w:t>21/30</w:t>
      </w:r>
    </w:p>
    <w:p w14:paraId="4F6A20EE" w14:textId="635A8B3F" w:rsidR="00C956C3" w:rsidRPr="007607F7" w:rsidRDefault="00C956C3" w:rsidP="27828C27">
      <w:pPr>
        <w:pStyle w:val="ListParagraph"/>
        <w:numPr>
          <w:ilvl w:val="0"/>
          <w:numId w:val="82"/>
        </w:numPr>
        <w:spacing w:after="0"/>
        <w:rPr>
          <w:rFonts w:asciiTheme="majorHAnsi" w:hAnsiTheme="majorHAnsi" w:cstheme="majorBidi"/>
        </w:rPr>
      </w:pPr>
      <w:r w:rsidRPr="27828C27">
        <w:rPr>
          <w:rFonts w:asciiTheme="majorHAnsi" w:hAnsiTheme="majorHAnsi" w:cstheme="majorBidi"/>
        </w:rPr>
        <w:t>20/30</w:t>
      </w:r>
    </w:p>
    <w:p w14:paraId="1C39FC53" w14:textId="5DD992A5" w:rsidR="00C956C3" w:rsidRPr="007607F7" w:rsidRDefault="00C956C3" w:rsidP="27828C27">
      <w:pPr>
        <w:pStyle w:val="ListParagraph"/>
        <w:numPr>
          <w:ilvl w:val="0"/>
          <w:numId w:val="82"/>
        </w:numPr>
        <w:spacing w:after="0"/>
        <w:rPr>
          <w:rFonts w:asciiTheme="majorHAnsi" w:hAnsiTheme="majorHAnsi" w:cstheme="majorBidi"/>
        </w:rPr>
      </w:pPr>
      <w:r w:rsidRPr="27828C27">
        <w:rPr>
          <w:rFonts w:asciiTheme="majorHAnsi" w:hAnsiTheme="majorHAnsi" w:cstheme="majorBidi"/>
        </w:rPr>
        <w:t>24/30</w:t>
      </w:r>
    </w:p>
    <w:p w14:paraId="0A33C96A" w14:textId="3561CFA1" w:rsidR="00A44AFE" w:rsidRPr="00AB142C" w:rsidRDefault="00A44AFE" w:rsidP="27828C27">
      <w:pPr>
        <w:pStyle w:val="Heading3"/>
        <w:spacing w:after="200" w:line="240" w:lineRule="auto"/>
        <w:rPr>
          <w:sz w:val="24"/>
          <w:szCs w:val="24"/>
        </w:rPr>
      </w:pPr>
      <w:r w:rsidRPr="27828C27">
        <w:rPr>
          <w:sz w:val="24"/>
          <w:szCs w:val="24"/>
        </w:rPr>
        <w:t>Multiple Select Question</w:t>
      </w:r>
    </w:p>
    <w:p w14:paraId="506BAF90" w14:textId="3715431D" w:rsidR="00854347" w:rsidRPr="007607F7" w:rsidRDefault="00C956C3" w:rsidP="00AB142C">
      <w:pPr>
        <w:spacing w:after="120" w:line="240" w:lineRule="auto"/>
        <w:rPr>
          <w:rFonts w:asciiTheme="majorHAnsi" w:hAnsiTheme="majorHAnsi" w:cstheme="majorHAnsi"/>
          <w:b/>
          <w:bCs/>
        </w:rPr>
      </w:pPr>
      <w:r w:rsidRPr="007607F7">
        <w:rPr>
          <w:rFonts w:asciiTheme="majorHAnsi" w:hAnsiTheme="majorHAnsi" w:cstheme="majorHAnsi"/>
          <w:b/>
          <w:bCs/>
        </w:rPr>
        <w:t>1</w:t>
      </w:r>
      <w:r w:rsidR="2A0D9170" w:rsidRPr="007607F7">
        <w:rPr>
          <w:rFonts w:asciiTheme="majorHAnsi" w:hAnsiTheme="majorHAnsi" w:cstheme="majorHAnsi"/>
          <w:b/>
          <w:bCs/>
        </w:rPr>
        <w:t>57</w:t>
      </w:r>
      <w:r w:rsidRPr="007607F7">
        <w:rPr>
          <w:rFonts w:asciiTheme="majorHAnsi" w:hAnsiTheme="majorHAnsi" w:cstheme="majorHAnsi"/>
          <w:b/>
          <w:bCs/>
        </w:rPr>
        <w:t>.</w:t>
      </w:r>
      <w:r w:rsidR="00854347" w:rsidRPr="007607F7">
        <w:rPr>
          <w:rFonts w:asciiTheme="majorHAnsi" w:hAnsiTheme="majorHAnsi" w:cstheme="majorHAnsi"/>
          <w:b/>
          <w:bCs/>
        </w:rPr>
        <w:t xml:space="preserve"> A balance error scoring system (BESS) is performed next. Which of the following are considered errors for the BESS? Choose all that apply.</w:t>
      </w:r>
    </w:p>
    <w:p w14:paraId="70118B83" w14:textId="469827BA" w:rsidR="00007CDF" w:rsidRPr="007607F7" w:rsidRDefault="00854347" w:rsidP="00AB142C">
      <w:pPr>
        <w:spacing w:before="200" w:line="240" w:lineRule="auto"/>
        <w:rPr>
          <w:rFonts w:asciiTheme="majorHAnsi" w:hAnsiTheme="majorHAnsi" w:cstheme="majorHAnsi"/>
          <w:b/>
          <w:bCs/>
        </w:rPr>
      </w:pPr>
      <w:r w:rsidRPr="007607F7">
        <w:rPr>
          <w:rFonts w:asciiTheme="majorHAnsi" w:hAnsiTheme="majorHAnsi" w:cstheme="majorHAnsi"/>
          <w:b/>
          <w:bCs/>
        </w:rPr>
        <w:t>Concussion evaluation:</w:t>
      </w:r>
    </w:p>
    <w:p w14:paraId="0951B347" w14:textId="5C775FB6" w:rsidR="00854347" w:rsidRPr="007607F7" w:rsidRDefault="00854347" w:rsidP="00AB142C">
      <w:pPr>
        <w:spacing w:after="0" w:line="240" w:lineRule="auto"/>
        <w:rPr>
          <w:rFonts w:asciiTheme="majorHAnsi" w:hAnsiTheme="majorHAnsi" w:cstheme="majorHAnsi"/>
          <w:b/>
          <w:bCs/>
        </w:rPr>
      </w:pPr>
      <w:r w:rsidRPr="007607F7">
        <w:rPr>
          <w:rFonts w:asciiTheme="majorHAnsi" w:hAnsiTheme="majorHAnsi" w:cstheme="majorHAnsi"/>
          <w:b/>
          <w:bCs/>
        </w:rPr>
        <w:t>The patient reveals the following information from the concussion evaluation:</w:t>
      </w:r>
    </w:p>
    <w:p w14:paraId="1E576790" w14:textId="77777777" w:rsidR="00854347" w:rsidRPr="007607F7" w:rsidRDefault="00854347" w:rsidP="00AB142C">
      <w:pPr>
        <w:pStyle w:val="ListParagraph"/>
        <w:numPr>
          <w:ilvl w:val="0"/>
          <w:numId w:val="73"/>
        </w:numPr>
        <w:spacing w:after="0" w:line="240" w:lineRule="auto"/>
        <w:contextualSpacing w:val="0"/>
        <w:rPr>
          <w:rFonts w:asciiTheme="majorHAnsi" w:hAnsiTheme="majorHAnsi" w:cstheme="majorHAnsi"/>
          <w:b/>
          <w:bCs/>
        </w:rPr>
      </w:pPr>
      <w:r w:rsidRPr="007607F7">
        <w:rPr>
          <w:rFonts w:asciiTheme="majorHAnsi" w:hAnsiTheme="majorHAnsi" w:cstheme="majorHAnsi"/>
          <w:b/>
          <w:bCs/>
        </w:rPr>
        <w:t>The patient has light sensitivity and a stiff and sore neck.</w:t>
      </w:r>
    </w:p>
    <w:p w14:paraId="5C7ECDA1" w14:textId="74D690DA" w:rsidR="00854347" w:rsidRDefault="00854347" w:rsidP="27828C27">
      <w:pPr>
        <w:pStyle w:val="ListParagraph"/>
        <w:numPr>
          <w:ilvl w:val="0"/>
          <w:numId w:val="73"/>
        </w:numPr>
        <w:spacing w:after="0" w:line="240" w:lineRule="auto"/>
        <w:contextualSpacing w:val="0"/>
        <w:rPr>
          <w:rFonts w:asciiTheme="majorHAnsi" w:hAnsiTheme="majorHAnsi" w:cstheme="majorBidi"/>
          <w:b/>
          <w:bCs/>
        </w:rPr>
      </w:pPr>
      <w:r w:rsidRPr="27828C27">
        <w:rPr>
          <w:rFonts w:asciiTheme="majorHAnsi" w:hAnsiTheme="majorHAnsi" w:cstheme="majorBidi"/>
          <w:b/>
          <w:bCs/>
        </w:rPr>
        <w:t xml:space="preserve">He has a headache and is having difficulty </w:t>
      </w:r>
      <w:r w:rsidR="00790BFE" w:rsidRPr="27828C27">
        <w:rPr>
          <w:rFonts w:asciiTheme="majorHAnsi" w:hAnsiTheme="majorHAnsi" w:cstheme="majorBidi"/>
          <w:b/>
          <w:bCs/>
        </w:rPr>
        <w:t xml:space="preserve">in </w:t>
      </w:r>
      <w:r w:rsidRPr="27828C27">
        <w:rPr>
          <w:rFonts w:asciiTheme="majorHAnsi" w:hAnsiTheme="majorHAnsi" w:cstheme="majorBidi"/>
          <w:b/>
          <w:bCs/>
        </w:rPr>
        <w:t>remembering things.</w:t>
      </w:r>
    </w:p>
    <w:p w14:paraId="32A5C340" w14:textId="77777777" w:rsidR="00AB142C" w:rsidRPr="00AB142C" w:rsidRDefault="00AB142C" w:rsidP="00AB142C">
      <w:pPr>
        <w:spacing w:after="0" w:line="240" w:lineRule="auto"/>
        <w:ind w:left="360"/>
        <w:rPr>
          <w:rFonts w:asciiTheme="majorHAnsi" w:hAnsiTheme="majorHAnsi" w:cstheme="majorHAnsi"/>
          <w:b/>
          <w:bCs/>
        </w:rPr>
      </w:pPr>
    </w:p>
    <w:p w14:paraId="3C9E6446" w14:textId="24A66A9E" w:rsidR="00854347" w:rsidRPr="007607F7" w:rsidRDefault="00790BFE" w:rsidP="27828C27">
      <w:pPr>
        <w:spacing w:after="0" w:line="240" w:lineRule="auto"/>
        <w:ind w:left="357"/>
        <w:contextualSpacing/>
        <w:rPr>
          <w:rFonts w:asciiTheme="majorHAnsi" w:hAnsiTheme="majorHAnsi" w:cstheme="majorBidi"/>
        </w:rPr>
      </w:pPr>
      <w:r w:rsidRPr="27828C27">
        <w:rPr>
          <w:rFonts w:asciiTheme="majorHAnsi" w:hAnsiTheme="majorHAnsi" w:cstheme="majorBidi"/>
        </w:rPr>
        <w:t xml:space="preserve">a. </w:t>
      </w:r>
      <w:r w:rsidR="00854347" w:rsidRPr="27828C27">
        <w:rPr>
          <w:rFonts w:asciiTheme="majorHAnsi" w:hAnsiTheme="majorHAnsi" w:cstheme="majorBidi"/>
        </w:rPr>
        <w:t>Rocking back and forth or side to side</w:t>
      </w:r>
    </w:p>
    <w:p w14:paraId="237993B5" w14:textId="1F447E33" w:rsidR="00854347" w:rsidRPr="007607F7" w:rsidRDefault="00790BFE" w:rsidP="27828C27">
      <w:pPr>
        <w:spacing w:after="0" w:line="240" w:lineRule="auto"/>
        <w:ind w:left="357"/>
        <w:contextualSpacing/>
        <w:rPr>
          <w:rFonts w:asciiTheme="majorHAnsi" w:hAnsiTheme="majorHAnsi" w:cstheme="majorBidi"/>
        </w:rPr>
      </w:pPr>
      <w:r w:rsidRPr="27828C27">
        <w:rPr>
          <w:rFonts w:asciiTheme="majorHAnsi" w:hAnsiTheme="majorHAnsi" w:cstheme="majorBidi"/>
        </w:rPr>
        <w:t xml:space="preserve">*b. </w:t>
      </w:r>
      <w:r w:rsidR="00854347" w:rsidRPr="27828C27">
        <w:rPr>
          <w:rFonts w:asciiTheme="majorHAnsi" w:hAnsiTheme="majorHAnsi" w:cstheme="majorBidi"/>
        </w:rPr>
        <w:t>Lifting the hands off the iliac crests</w:t>
      </w:r>
    </w:p>
    <w:p w14:paraId="0A244074" w14:textId="47C13C75" w:rsidR="00854347" w:rsidRPr="007607F7" w:rsidRDefault="00790BFE" w:rsidP="27828C27">
      <w:pPr>
        <w:spacing w:after="0" w:line="240" w:lineRule="auto"/>
        <w:ind w:left="357"/>
        <w:contextualSpacing/>
        <w:rPr>
          <w:rFonts w:asciiTheme="majorHAnsi" w:hAnsiTheme="majorHAnsi" w:cstheme="majorBidi"/>
        </w:rPr>
      </w:pPr>
      <w:r w:rsidRPr="27828C27">
        <w:rPr>
          <w:rFonts w:asciiTheme="majorHAnsi" w:hAnsiTheme="majorHAnsi" w:cstheme="majorBidi"/>
        </w:rPr>
        <w:t xml:space="preserve">*c. </w:t>
      </w:r>
      <w:r w:rsidR="00854347" w:rsidRPr="27828C27">
        <w:rPr>
          <w:rFonts w:asciiTheme="majorHAnsi" w:hAnsiTheme="majorHAnsi" w:cstheme="majorBidi"/>
        </w:rPr>
        <w:t>Lifting the forefoot or heel</w:t>
      </w:r>
    </w:p>
    <w:p w14:paraId="2BC9505F" w14:textId="700BD038" w:rsidR="00854347" w:rsidRPr="007607F7" w:rsidRDefault="00790BFE" w:rsidP="27828C27">
      <w:pPr>
        <w:spacing w:after="0" w:line="240" w:lineRule="auto"/>
        <w:ind w:left="357"/>
        <w:contextualSpacing/>
        <w:rPr>
          <w:rFonts w:asciiTheme="majorHAnsi" w:hAnsiTheme="majorHAnsi" w:cstheme="majorBidi"/>
        </w:rPr>
      </w:pPr>
      <w:r w:rsidRPr="27828C27">
        <w:rPr>
          <w:rFonts w:asciiTheme="majorHAnsi" w:hAnsiTheme="majorHAnsi" w:cstheme="majorBidi"/>
        </w:rPr>
        <w:t xml:space="preserve">*d. </w:t>
      </w:r>
      <w:r w:rsidR="00854347" w:rsidRPr="27828C27">
        <w:rPr>
          <w:rFonts w:asciiTheme="majorHAnsi" w:hAnsiTheme="majorHAnsi" w:cstheme="majorBidi"/>
        </w:rPr>
        <w:t>Stepping, stumbling, or falling out of the stance</w:t>
      </w:r>
    </w:p>
    <w:p w14:paraId="651D291F" w14:textId="10333847" w:rsidR="00854347" w:rsidRPr="007607F7" w:rsidRDefault="00790BFE" w:rsidP="27828C27">
      <w:pPr>
        <w:spacing w:after="0" w:line="240" w:lineRule="auto"/>
        <w:ind w:left="357"/>
        <w:contextualSpacing/>
        <w:rPr>
          <w:rFonts w:asciiTheme="majorHAnsi" w:hAnsiTheme="majorHAnsi" w:cstheme="majorBidi"/>
        </w:rPr>
      </w:pPr>
      <w:r w:rsidRPr="27828C27">
        <w:rPr>
          <w:rFonts w:asciiTheme="majorHAnsi" w:hAnsiTheme="majorHAnsi" w:cstheme="majorBidi"/>
        </w:rPr>
        <w:t xml:space="preserve">*e. </w:t>
      </w:r>
      <w:r w:rsidR="00854347" w:rsidRPr="27828C27">
        <w:rPr>
          <w:rFonts w:asciiTheme="majorHAnsi" w:hAnsiTheme="majorHAnsi" w:cstheme="majorBidi"/>
        </w:rPr>
        <w:t>Flexing or abducting the hip more than 30°</w:t>
      </w:r>
    </w:p>
    <w:p w14:paraId="2ABF7795" w14:textId="0D7202CD" w:rsidR="00854347" w:rsidRPr="007607F7" w:rsidRDefault="00790BFE" w:rsidP="27828C27">
      <w:pPr>
        <w:spacing w:after="0" w:line="240" w:lineRule="auto"/>
        <w:ind w:left="357"/>
        <w:contextualSpacing/>
        <w:rPr>
          <w:rFonts w:asciiTheme="majorHAnsi" w:hAnsiTheme="majorHAnsi" w:cstheme="majorBidi"/>
        </w:rPr>
      </w:pPr>
      <w:r w:rsidRPr="27828C27">
        <w:rPr>
          <w:rFonts w:asciiTheme="majorHAnsi" w:hAnsiTheme="majorHAnsi" w:cstheme="majorBidi"/>
        </w:rPr>
        <w:t xml:space="preserve">*f. </w:t>
      </w:r>
      <w:r w:rsidR="00854347" w:rsidRPr="27828C27">
        <w:rPr>
          <w:rFonts w:asciiTheme="majorHAnsi" w:hAnsiTheme="majorHAnsi" w:cstheme="majorBidi"/>
        </w:rPr>
        <w:t>Opening the eyes</w:t>
      </w:r>
    </w:p>
    <w:p w14:paraId="0E5B697F" w14:textId="2EA8EABB" w:rsidR="00854347" w:rsidRPr="007607F7" w:rsidRDefault="00790BFE" w:rsidP="27828C27">
      <w:pPr>
        <w:spacing w:after="0" w:line="240" w:lineRule="auto"/>
        <w:ind w:left="357"/>
        <w:contextualSpacing/>
        <w:rPr>
          <w:rFonts w:asciiTheme="majorHAnsi" w:hAnsiTheme="majorHAnsi" w:cstheme="majorBidi"/>
        </w:rPr>
      </w:pPr>
      <w:r w:rsidRPr="27828C27">
        <w:rPr>
          <w:rFonts w:asciiTheme="majorHAnsi" w:hAnsiTheme="majorHAnsi" w:cstheme="majorBidi"/>
        </w:rPr>
        <w:lastRenderedPageBreak/>
        <w:t xml:space="preserve">g. </w:t>
      </w:r>
      <w:r w:rsidR="00854347" w:rsidRPr="27828C27">
        <w:rPr>
          <w:rFonts w:asciiTheme="majorHAnsi" w:hAnsiTheme="majorHAnsi" w:cstheme="majorBidi"/>
        </w:rPr>
        <w:t>Moving the neck in any direction for more than 15°</w:t>
      </w:r>
    </w:p>
    <w:p w14:paraId="63EAE2DC" w14:textId="58F8F5B2" w:rsidR="00854347" w:rsidRPr="007607F7" w:rsidRDefault="00790BFE" w:rsidP="27828C27">
      <w:pPr>
        <w:spacing w:after="0" w:line="240" w:lineRule="auto"/>
        <w:ind w:left="357"/>
        <w:contextualSpacing/>
        <w:rPr>
          <w:rFonts w:asciiTheme="majorHAnsi" w:hAnsiTheme="majorHAnsi" w:cstheme="majorBidi"/>
        </w:rPr>
      </w:pPr>
      <w:r w:rsidRPr="27828C27">
        <w:rPr>
          <w:rFonts w:asciiTheme="majorHAnsi" w:hAnsiTheme="majorHAnsi" w:cstheme="majorBidi"/>
        </w:rPr>
        <w:t xml:space="preserve">*h. </w:t>
      </w:r>
      <w:r w:rsidR="00854347" w:rsidRPr="27828C27">
        <w:rPr>
          <w:rFonts w:asciiTheme="majorHAnsi" w:hAnsiTheme="majorHAnsi" w:cstheme="majorBidi"/>
        </w:rPr>
        <w:t>Remaining out of the stance for more than five seconds</w:t>
      </w:r>
    </w:p>
    <w:p w14:paraId="15A26501" w14:textId="4653ACC3" w:rsidR="00854347" w:rsidRDefault="00790BFE" w:rsidP="27828C27">
      <w:pPr>
        <w:spacing w:after="0" w:line="240" w:lineRule="auto"/>
        <w:ind w:left="357"/>
        <w:contextualSpacing/>
        <w:rPr>
          <w:rFonts w:asciiTheme="majorHAnsi" w:hAnsiTheme="majorHAnsi" w:cstheme="majorBidi"/>
        </w:rPr>
      </w:pPr>
      <w:r w:rsidRPr="27828C27">
        <w:rPr>
          <w:rFonts w:asciiTheme="majorHAnsi" w:hAnsiTheme="majorHAnsi" w:cstheme="majorBidi"/>
        </w:rPr>
        <w:t xml:space="preserve">i. </w:t>
      </w:r>
      <w:r w:rsidR="00854347" w:rsidRPr="27828C27">
        <w:rPr>
          <w:rFonts w:asciiTheme="majorHAnsi" w:hAnsiTheme="majorHAnsi" w:cstheme="majorBidi"/>
        </w:rPr>
        <w:t>Flexing the knee of the stance leg(s) more than 25°</w:t>
      </w:r>
    </w:p>
    <w:p w14:paraId="49F54A0F" w14:textId="77777777" w:rsidR="00AB142C" w:rsidRPr="007607F7" w:rsidRDefault="00AB142C" w:rsidP="00AB142C">
      <w:pPr>
        <w:spacing w:after="0" w:line="240" w:lineRule="auto"/>
        <w:contextualSpacing/>
        <w:rPr>
          <w:rFonts w:asciiTheme="majorHAnsi" w:hAnsiTheme="majorHAnsi" w:cstheme="majorHAnsi"/>
        </w:rPr>
      </w:pPr>
    </w:p>
    <w:p w14:paraId="62B2FBEA" w14:textId="03C76AC4" w:rsidR="00007CDF" w:rsidRPr="007607F7" w:rsidRDefault="00324B3F" w:rsidP="00AB142C">
      <w:pPr>
        <w:spacing w:after="120" w:line="240" w:lineRule="auto"/>
        <w:rPr>
          <w:rFonts w:asciiTheme="majorHAnsi" w:hAnsiTheme="majorHAnsi" w:cstheme="majorHAnsi"/>
          <w:b/>
          <w:bCs/>
        </w:rPr>
      </w:pPr>
      <w:r w:rsidRPr="007607F7">
        <w:rPr>
          <w:rFonts w:asciiTheme="majorHAnsi" w:hAnsiTheme="majorHAnsi" w:cstheme="majorHAnsi"/>
          <w:b/>
          <w:bCs/>
        </w:rPr>
        <w:t>1</w:t>
      </w:r>
      <w:r w:rsidR="3CAA7269" w:rsidRPr="007607F7">
        <w:rPr>
          <w:rFonts w:asciiTheme="majorHAnsi" w:hAnsiTheme="majorHAnsi" w:cstheme="majorHAnsi"/>
          <w:b/>
          <w:bCs/>
        </w:rPr>
        <w:t>58</w:t>
      </w:r>
      <w:r w:rsidRPr="007607F7">
        <w:rPr>
          <w:rFonts w:asciiTheme="majorHAnsi" w:hAnsiTheme="majorHAnsi" w:cstheme="majorHAnsi"/>
          <w:b/>
          <w:bCs/>
        </w:rPr>
        <w:t>. Which of the following special tests might the athletic trainer use to further assess this patient’s dynamic balance, concentration, and coordination? Choose all that apply.</w:t>
      </w:r>
    </w:p>
    <w:p w14:paraId="34775F57" w14:textId="60228405" w:rsidR="00324B3F" w:rsidRPr="007607F7" w:rsidRDefault="00FA4750" w:rsidP="27828C27">
      <w:pPr>
        <w:spacing w:after="0"/>
        <w:ind w:left="357"/>
        <w:contextualSpacing/>
        <w:rPr>
          <w:rFonts w:asciiTheme="majorHAnsi" w:hAnsiTheme="majorHAnsi" w:cstheme="majorBidi"/>
        </w:rPr>
      </w:pPr>
      <w:r w:rsidRPr="27828C27">
        <w:rPr>
          <w:rFonts w:asciiTheme="majorHAnsi" w:hAnsiTheme="majorHAnsi" w:cstheme="majorBidi"/>
        </w:rPr>
        <w:t xml:space="preserve">a. </w:t>
      </w:r>
      <w:r w:rsidR="00324B3F" w:rsidRPr="27828C27">
        <w:rPr>
          <w:rFonts w:asciiTheme="majorHAnsi" w:hAnsiTheme="majorHAnsi" w:cstheme="majorBidi"/>
        </w:rPr>
        <w:t xml:space="preserve">Stroop Word Color </w:t>
      </w:r>
      <w:r w:rsidRPr="27828C27">
        <w:rPr>
          <w:rFonts w:asciiTheme="majorHAnsi" w:hAnsiTheme="majorHAnsi" w:cstheme="majorBidi"/>
        </w:rPr>
        <w:t>t</w:t>
      </w:r>
      <w:r w:rsidR="00324B3F" w:rsidRPr="27828C27">
        <w:rPr>
          <w:rFonts w:asciiTheme="majorHAnsi" w:hAnsiTheme="majorHAnsi" w:cstheme="majorBidi"/>
        </w:rPr>
        <w:t>est</w:t>
      </w:r>
    </w:p>
    <w:p w14:paraId="629165EB" w14:textId="1BE4BCCA" w:rsidR="00324B3F" w:rsidRPr="007607F7" w:rsidRDefault="00FA4750" w:rsidP="27828C27">
      <w:pPr>
        <w:spacing w:after="0"/>
        <w:ind w:left="357"/>
        <w:contextualSpacing/>
        <w:rPr>
          <w:rFonts w:asciiTheme="majorHAnsi" w:hAnsiTheme="majorHAnsi" w:cstheme="majorBidi"/>
        </w:rPr>
      </w:pPr>
      <w:r w:rsidRPr="27828C27">
        <w:rPr>
          <w:rFonts w:asciiTheme="majorHAnsi" w:hAnsiTheme="majorHAnsi" w:cstheme="majorBidi"/>
        </w:rPr>
        <w:t xml:space="preserve">b. </w:t>
      </w:r>
      <w:r w:rsidR="00324B3F" w:rsidRPr="27828C27">
        <w:rPr>
          <w:rFonts w:asciiTheme="majorHAnsi" w:hAnsiTheme="majorHAnsi" w:cstheme="majorBidi"/>
        </w:rPr>
        <w:t xml:space="preserve">Trail Making </w:t>
      </w:r>
      <w:r w:rsidRPr="27828C27">
        <w:rPr>
          <w:rFonts w:asciiTheme="majorHAnsi" w:hAnsiTheme="majorHAnsi" w:cstheme="majorBidi"/>
        </w:rPr>
        <w:t>t</w:t>
      </w:r>
      <w:r w:rsidR="00324B3F" w:rsidRPr="27828C27">
        <w:rPr>
          <w:rFonts w:asciiTheme="majorHAnsi" w:hAnsiTheme="majorHAnsi" w:cstheme="majorBidi"/>
        </w:rPr>
        <w:t>est</w:t>
      </w:r>
    </w:p>
    <w:p w14:paraId="7EFFD5FD" w14:textId="3836084B" w:rsidR="00324B3F" w:rsidRPr="007607F7" w:rsidRDefault="00FA4750" w:rsidP="27828C27">
      <w:pPr>
        <w:spacing w:after="0"/>
        <w:ind w:left="357"/>
        <w:contextualSpacing/>
        <w:rPr>
          <w:rFonts w:asciiTheme="majorHAnsi" w:hAnsiTheme="majorHAnsi" w:cstheme="majorBidi"/>
        </w:rPr>
      </w:pPr>
      <w:r w:rsidRPr="27828C27">
        <w:rPr>
          <w:rFonts w:asciiTheme="majorHAnsi" w:hAnsiTheme="majorHAnsi" w:cstheme="majorBidi"/>
          <w:b/>
          <w:bCs/>
        </w:rPr>
        <w:t>*</w:t>
      </w:r>
      <w:r w:rsidRPr="27828C27">
        <w:rPr>
          <w:rFonts w:asciiTheme="majorHAnsi" w:hAnsiTheme="majorHAnsi" w:cstheme="majorBidi"/>
        </w:rPr>
        <w:t xml:space="preserve">c. </w:t>
      </w:r>
      <w:r w:rsidR="00324B3F" w:rsidRPr="27828C27">
        <w:rPr>
          <w:rFonts w:asciiTheme="majorHAnsi" w:hAnsiTheme="majorHAnsi" w:cstheme="majorBidi"/>
        </w:rPr>
        <w:t>Serial sevens test</w:t>
      </w:r>
    </w:p>
    <w:p w14:paraId="37C14126" w14:textId="5CF2C5BC" w:rsidR="00324B3F" w:rsidRPr="007607F7" w:rsidRDefault="00FA4750" w:rsidP="27828C27">
      <w:pPr>
        <w:spacing w:after="0"/>
        <w:ind w:left="357"/>
        <w:contextualSpacing/>
        <w:rPr>
          <w:rFonts w:asciiTheme="majorHAnsi" w:hAnsiTheme="majorHAnsi" w:cstheme="majorBidi"/>
        </w:rPr>
      </w:pPr>
      <w:r w:rsidRPr="27828C27">
        <w:rPr>
          <w:rFonts w:asciiTheme="majorHAnsi" w:hAnsiTheme="majorHAnsi" w:cstheme="majorBidi"/>
        </w:rPr>
        <w:t xml:space="preserve">d. </w:t>
      </w:r>
      <w:r w:rsidR="00324B3F" w:rsidRPr="27828C27">
        <w:rPr>
          <w:rFonts w:asciiTheme="majorHAnsi" w:hAnsiTheme="majorHAnsi" w:cstheme="majorBidi"/>
        </w:rPr>
        <w:t xml:space="preserve">Hopkins Verbal Learning </w:t>
      </w:r>
      <w:r w:rsidRPr="27828C27">
        <w:rPr>
          <w:rFonts w:asciiTheme="majorHAnsi" w:hAnsiTheme="majorHAnsi" w:cstheme="majorBidi"/>
        </w:rPr>
        <w:t>t</w:t>
      </w:r>
      <w:r w:rsidR="00324B3F" w:rsidRPr="27828C27">
        <w:rPr>
          <w:rFonts w:asciiTheme="majorHAnsi" w:hAnsiTheme="majorHAnsi" w:cstheme="majorBidi"/>
        </w:rPr>
        <w:t>est</w:t>
      </w:r>
    </w:p>
    <w:p w14:paraId="0BED1A90" w14:textId="65ECE5D2" w:rsidR="00324B3F" w:rsidRPr="007607F7" w:rsidRDefault="00FA4750" w:rsidP="27828C27">
      <w:pPr>
        <w:spacing w:after="0"/>
        <w:ind w:left="357"/>
        <w:contextualSpacing/>
        <w:rPr>
          <w:rFonts w:asciiTheme="majorHAnsi" w:hAnsiTheme="majorHAnsi" w:cstheme="majorBidi"/>
        </w:rPr>
      </w:pPr>
      <w:r w:rsidRPr="27828C27">
        <w:rPr>
          <w:rFonts w:asciiTheme="majorHAnsi" w:hAnsiTheme="majorHAnsi" w:cstheme="majorBidi"/>
        </w:rPr>
        <w:t xml:space="preserve">*e. </w:t>
      </w:r>
      <w:r w:rsidR="00324B3F" w:rsidRPr="27828C27">
        <w:rPr>
          <w:rFonts w:asciiTheme="majorHAnsi" w:hAnsiTheme="majorHAnsi" w:cstheme="majorBidi"/>
        </w:rPr>
        <w:t>Finger-to-nose coordination test</w:t>
      </w:r>
    </w:p>
    <w:p w14:paraId="081CA612" w14:textId="40E3B358" w:rsidR="00324B3F" w:rsidRDefault="00FA4750" w:rsidP="27828C27">
      <w:pPr>
        <w:spacing w:after="0"/>
        <w:ind w:left="357"/>
        <w:contextualSpacing/>
        <w:rPr>
          <w:rFonts w:asciiTheme="majorHAnsi" w:hAnsiTheme="majorHAnsi" w:cstheme="majorBidi"/>
        </w:rPr>
      </w:pPr>
      <w:r w:rsidRPr="27828C27">
        <w:rPr>
          <w:rFonts w:asciiTheme="majorHAnsi" w:hAnsiTheme="majorHAnsi" w:cstheme="majorBidi"/>
        </w:rPr>
        <w:t xml:space="preserve">*f. </w:t>
      </w:r>
      <w:r w:rsidR="00324B3F" w:rsidRPr="27828C27">
        <w:rPr>
          <w:rFonts w:asciiTheme="majorHAnsi" w:hAnsiTheme="majorHAnsi" w:cstheme="majorBidi"/>
        </w:rPr>
        <w:t>Heel-to-toe tandem gait test</w:t>
      </w:r>
    </w:p>
    <w:p w14:paraId="477F3CE6" w14:textId="77777777" w:rsidR="00AB142C" w:rsidRPr="007607F7" w:rsidRDefault="00AB142C" w:rsidP="00AB142C">
      <w:pPr>
        <w:spacing w:after="0"/>
        <w:contextualSpacing/>
        <w:rPr>
          <w:rFonts w:asciiTheme="majorHAnsi" w:hAnsiTheme="majorHAnsi" w:cstheme="majorHAnsi"/>
        </w:rPr>
      </w:pPr>
    </w:p>
    <w:p w14:paraId="5559F79E" w14:textId="67926CDC" w:rsidR="00401B67" w:rsidRPr="007607F7" w:rsidRDefault="00324B3F" w:rsidP="00AB142C">
      <w:pPr>
        <w:spacing w:after="120" w:line="240" w:lineRule="auto"/>
        <w:rPr>
          <w:rFonts w:asciiTheme="majorHAnsi" w:hAnsiTheme="majorHAnsi" w:cstheme="majorHAnsi"/>
          <w:b/>
          <w:bCs/>
        </w:rPr>
      </w:pPr>
      <w:r w:rsidRPr="007607F7">
        <w:rPr>
          <w:rFonts w:asciiTheme="majorHAnsi" w:hAnsiTheme="majorHAnsi" w:cstheme="majorHAnsi"/>
          <w:b/>
          <w:bCs/>
        </w:rPr>
        <w:t>1</w:t>
      </w:r>
      <w:r w:rsidR="5C02342F" w:rsidRPr="007607F7">
        <w:rPr>
          <w:rFonts w:asciiTheme="majorHAnsi" w:hAnsiTheme="majorHAnsi" w:cstheme="majorHAnsi"/>
          <w:b/>
          <w:bCs/>
        </w:rPr>
        <w:t>59</w:t>
      </w:r>
      <w:r w:rsidRPr="007607F7">
        <w:rPr>
          <w:rFonts w:asciiTheme="majorHAnsi" w:hAnsiTheme="majorHAnsi" w:cstheme="majorHAnsi"/>
          <w:b/>
          <w:bCs/>
        </w:rPr>
        <w:t xml:space="preserve">. </w:t>
      </w:r>
      <w:r w:rsidR="00401B67" w:rsidRPr="007607F7">
        <w:rPr>
          <w:rFonts w:asciiTheme="majorHAnsi" w:hAnsiTheme="majorHAnsi" w:cstheme="majorHAnsi"/>
          <w:b/>
          <w:bCs/>
        </w:rPr>
        <w:t>Read the scenario. What warnings should the athletic trainer share with this patient’s mother? Choose all that apply.</w:t>
      </w:r>
    </w:p>
    <w:p w14:paraId="6E3862DE" w14:textId="5449CDF3" w:rsidR="00007CDF" w:rsidRPr="007607F7" w:rsidRDefault="00401B67" w:rsidP="00AB142C">
      <w:pPr>
        <w:spacing w:before="200" w:line="240" w:lineRule="auto"/>
        <w:rPr>
          <w:rFonts w:asciiTheme="majorHAnsi" w:hAnsiTheme="majorHAnsi" w:cstheme="majorHAnsi"/>
          <w:b/>
          <w:bCs/>
        </w:rPr>
      </w:pPr>
      <w:r w:rsidRPr="007607F7">
        <w:rPr>
          <w:rFonts w:asciiTheme="majorHAnsi" w:hAnsiTheme="majorHAnsi" w:cstheme="majorHAnsi"/>
          <w:b/>
          <w:bCs/>
        </w:rPr>
        <w:t>Scenario: As the athletic trainer was finishing this assessment, a woman walks in, and the patient recognizes her as his mother. The athletic trainer informs the mother that in all likelihood her son has suffered a concussion. The athletic trainer assures the mother there is nothing overly serious happening. However, the athletic trainer does want to give a list of potential red flags she needs to be on the lookout for during the next several hours.</w:t>
      </w:r>
    </w:p>
    <w:p w14:paraId="6321BD08" w14:textId="3A070148" w:rsidR="00401B67" w:rsidRPr="007607F7" w:rsidRDefault="00FA4750" w:rsidP="27828C27">
      <w:pPr>
        <w:spacing w:after="0" w:line="240" w:lineRule="auto"/>
        <w:ind w:left="357"/>
        <w:rPr>
          <w:rFonts w:asciiTheme="majorHAnsi" w:hAnsiTheme="majorHAnsi" w:cstheme="majorBidi"/>
        </w:rPr>
      </w:pPr>
      <w:r w:rsidRPr="27828C27">
        <w:rPr>
          <w:rFonts w:asciiTheme="majorHAnsi" w:hAnsiTheme="majorHAnsi" w:cstheme="majorBidi"/>
        </w:rPr>
        <w:t xml:space="preserve">*a. </w:t>
      </w:r>
      <w:r w:rsidR="00401B67" w:rsidRPr="27828C27">
        <w:rPr>
          <w:rFonts w:asciiTheme="majorHAnsi" w:hAnsiTheme="majorHAnsi" w:cstheme="majorBidi"/>
        </w:rPr>
        <w:t>Any alteration in the level of consciousness</w:t>
      </w:r>
    </w:p>
    <w:p w14:paraId="205DC6C2" w14:textId="63F7AEDF" w:rsidR="00401B67" w:rsidRPr="007607F7" w:rsidRDefault="00FA4750" w:rsidP="27828C27">
      <w:pPr>
        <w:spacing w:after="0" w:line="240" w:lineRule="auto"/>
        <w:ind w:left="357"/>
        <w:rPr>
          <w:rFonts w:asciiTheme="majorHAnsi" w:hAnsiTheme="majorHAnsi" w:cstheme="majorBidi"/>
        </w:rPr>
      </w:pPr>
      <w:r w:rsidRPr="27828C27">
        <w:rPr>
          <w:rFonts w:asciiTheme="majorHAnsi" w:hAnsiTheme="majorHAnsi" w:cstheme="majorBidi"/>
        </w:rPr>
        <w:t xml:space="preserve">b. </w:t>
      </w:r>
      <w:r w:rsidR="00401B67" w:rsidRPr="27828C27">
        <w:rPr>
          <w:rFonts w:asciiTheme="majorHAnsi" w:hAnsiTheme="majorHAnsi" w:cstheme="majorBidi"/>
        </w:rPr>
        <w:t>Excessive sleeping</w:t>
      </w:r>
    </w:p>
    <w:p w14:paraId="489EB4B4" w14:textId="29D91382" w:rsidR="00401B67" w:rsidRPr="007607F7" w:rsidRDefault="00FA4750" w:rsidP="27828C27">
      <w:pPr>
        <w:spacing w:after="0" w:line="240" w:lineRule="auto"/>
        <w:ind w:left="357"/>
        <w:rPr>
          <w:rFonts w:asciiTheme="majorHAnsi" w:hAnsiTheme="majorHAnsi" w:cstheme="majorBidi"/>
        </w:rPr>
      </w:pPr>
      <w:r w:rsidRPr="27828C27">
        <w:rPr>
          <w:rFonts w:asciiTheme="majorHAnsi" w:hAnsiTheme="majorHAnsi" w:cstheme="majorBidi"/>
        </w:rPr>
        <w:t xml:space="preserve">*c. </w:t>
      </w:r>
      <w:r w:rsidR="00401B67" w:rsidRPr="27828C27">
        <w:rPr>
          <w:rFonts w:asciiTheme="majorHAnsi" w:hAnsiTheme="majorHAnsi" w:cstheme="majorBidi"/>
        </w:rPr>
        <w:t>Fixed or abnormal pupil reactions, abnormal eye movements, or acute visual impairments</w:t>
      </w:r>
    </w:p>
    <w:p w14:paraId="0B872806" w14:textId="291873F8" w:rsidR="00401B67" w:rsidRPr="007607F7" w:rsidRDefault="00FA4750" w:rsidP="27828C27">
      <w:pPr>
        <w:spacing w:after="0" w:line="240" w:lineRule="auto"/>
        <w:ind w:left="357"/>
        <w:rPr>
          <w:rFonts w:asciiTheme="majorHAnsi" w:hAnsiTheme="majorHAnsi" w:cstheme="majorBidi"/>
        </w:rPr>
      </w:pPr>
      <w:r w:rsidRPr="27828C27">
        <w:rPr>
          <w:rFonts w:asciiTheme="majorHAnsi" w:hAnsiTheme="majorHAnsi" w:cstheme="majorBidi"/>
        </w:rPr>
        <w:t xml:space="preserve">d. </w:t>
      </w:r>
      <w:r w:rsidR="00401B67" w:rsidRPr="27828C27">
        <w:rPr>
          <w:rFonts w:asciiTheme="majorHAnsi" w:hAnsiTheme="majorHAnsi" w:cstheme="majorBidi"/>
        </w:rPr>
        <w:t>Senseless babbling or incoherent speech</w:t>
      </w:r>
    </w:p>
    <w:p w14:paraId="5B171E5B" w14:textId="0C2333AB" w:rsidR="00401B67" w:rsidRPr="007607F7" w:rsidRDefault="00FA4750" w:rsidP="27828C27">
      <w:pPr>
        <w:spacing w:after="0" w:line="240" w:lineRule="auto"/>
        <w:ind w:left="357"/>
        <w:rPr>
          <w:rFonts w:asciiTheme="majorHAnsi" w:hAnsiTheme="majorHAnsi" w:cstheme="majorBidi"/>
        </w:rPr>
      </w:pPr>
      <w:r w:rsidRPr="27828C27">
        <w:rPr>
          <w:rFonts w:asciiTheme="majorHAnsi" w:hAnsiTheme="majorHAnsi" w:cstheme="majorBidi"/>
        </w:rPr>
        <w:t xml:space="preserve">*e. </w:t>
      </w:r>
      <w:r w:rsidR="00401B67" w:rsidRPr="27828C27">
        <w:rPr>
          <w:rFonts w:asciiTheme="majorHAnsi" w:hAnsiTheme="majorHAnsi" w:cstheme="majorBidi"/>
        </w:rPr>
        <w:t>Any focal neurological symptoms occurring after head trauma</w:t>
      </w:r>
    </w:p>
    <w:p w14:paraId="20F48165" w14:textId="1B8A0108" w:rsidR="00401B67" w:rsidRPr="007607F7" w:rsidRDefault="00FA4750" w:rsidP="27828C27">
      <w:pPr>
        <w:spacing w:after="0" w:line="240" w:lineRule="auto"/>
        <w:ind w:left="357"/>
        <w:rPr>
          <w:rFonts w:asciiTheme="majorHAnsi" w:hAnsiTheme="majorHAnsi" w:cstheme="majorBidi"/>
        </w:rPr>
      </w:pPr>
      <w:r w:rsidRPr="27828C27">
        <w:rPr>
          <w:rFonts w:asciiTheme="majorHAnsi" w:hAnsiTheme="majorHAnsi" w:cstheme="majorBidi"/>
        </w:rPr>
        <w:t xml:space="preserve">*f. </w:t>
      </w:r>
      <w:r w:rsidR="00401B67" w:rsidRPr="27828C27">
        <w:rPr>
          <w:rFonts w:asciiTheme="majorHAnsi" w:hAnsiTheme="majorHAnsi" w:cstheme="majorBidi"/>
        </w:rPr>
        <w:t>Prolonged or recurrent generalized seizure</w:t>
      </w:r>
    </w:p>
    <w:p w14:paraId="5F14CE97" w14:textId="1FE7A5FF" w:rsidR="00401B67" w:rsidRPr="007607F7" w:rsidRDefault="00FA4750" w:rsidP="27828C27">
      <w:pPr>
        <w:spacing w:after="0" w:line="240" w:lineRule="auto"/>
        <w:ind w:left="357"/>
        <w:rPr>
          <w:rFonts w:asciiTheme="majorHAnsi" w:hAnsiTheme="majorHAnsi" w:cstheme="majorBidi"/>
        </w:rPr>
      </w:pPr>
      <w:r w:rsidRPr="27828C27">
        <w:rPr>
          <w:rFonts w:asciiTheme="majorHAnsi" w:hAnsiTheme="majorHAnsi" w:cstheme="majorBidi"/>
        </w:rPr>
        <w:t xml:space="preserve">*g. </w:t>
      </w:r>
      <w:r w:rsidR="00401B67" w:rsidRPr="27828C27">
        <w:rPr>
          <w:rFonts w:asciiTheme="majorHAnsi" w:hAnsiTheme="majorHAnsi" w:cstheme="majorBidi"/>
        </w:rPr>
        <w:t>Paralysis or progressive (either unilateral or bilateral) muscle weakness</w:t>
      </w:r>
    </w:p>
    <w:p w14:paraId="3C465AF6" w14:textId="72123DC0" w:rsidR="00401B67" w:rsidRPr="007607F7" w:rsidRDefault="00FA4750" w:rsidP="27828C27">
      <w:pPr>
        <w:spacing w:after="0" w:line="240" w:lineRule="auto"/>
        <w:ind w:left="357"/>
        <w:rPr>
          <w:rFonts w:asciiTheme="majorHAnsi" w:hAnsiTheme="majorHAnsi" w:cstheme="majorBidi"/>
        </w:rPr>
      </w:pPr>
      <w:r w:rsidRPr="27828C27">
        <w:rPr>
          <w:rFonts w:asciiTheme="majorHAnsi" w:hAnsiTheme="majorHAnsi" w:cstheme="majorBidi"/>
        </w:rPr>
        <w:t xml:space="preserve">*h. </w:t>
      </w:r>
      <w:r w:rsidR="00401B67" w:rsidRPr="27828C27">
        <w:rPr>
          <w:rFonts w:asciiTheme="majorHAnsi" w:hAnsiTheme="majorHAnsi" w:cstheme="majorBidi"/>
        </w:rPr>
        <w:t>Bowel or bladder incontinence</w:t>
      </w:r>
    </w:p>
    <w:p w14:paraId="721C5C9E" w14:textId="66DF5357" w:rsidR="00401B67" w:rsidRPr="007607F7" w:rsidRDefault="00FA4750" w:rsidP="27828C27">
      <w:pPr>
        <w:spacing w:after="0" w:line="240" w:lineRule="auto"/>
        <w:ind w:left="357"/>
        <w:rPr>
          <w:rFonts w:asciiTheme="majorHAnsi" w:hAnsiTheme="majorHAnsi" w:cstheme="majorBidi"/>
        </w:rPr>
      </w:pPr>
      <w:r w:rsidRPr="27828C27">
        <w:rPr>
          <w:rFonts w:asciiTheme="majorHAnsi" w:hAnsiTheme="majorHAnsi" w:cstheme="majorBidi"/>
        </w:rPr>
        <w:t xml:space="preserve">*i. </w:t>
      </w:r>
      <w:r w:rsidR="00401B67" w:rsidRPr="27828C27">
        <w:rPr>
          <w:rFonts w:asciiTheme="majorHAnsi" w:hAnsiTheme="majorHAnsi" w:cstheme="majorBidi"/>
        </w:rPr>
        <w:t>Acute severe headache, especially associated with nausea and vomiting or focal neurological deficits</w:t>
      </w:r>
    </w:p>
    <w:p w14:paraId="3D529A77" w14:textId="56CE386A" w:rsidR="003A60C6" w:rsidRPr="007607F7" w:rsidRDefault="00FA4750" w:rsidP="27828C27">
      <w:pPr>
        <w:spacing w:after="0" w:line="240" w:lineRule="auto"/>
        <w:ind w:left="357"/>
        <w:rPr>
          <w:rFonts w:asciiTheme="majorHAnsi" w:hAnsiTheme="majorHAnsi" w:cstheme="majorBidi"/>
        </w:rPr>
      </w:pPr>
      <w:r w:rsidRPr="27828C27">
        <w:rPr>
          <w:rFonts w:asciiTheme="majorHAnsi" w:hAnsiTheme="majorHAnsi" w:cstheme="majorBidi"/>
        </w:rPr>
        <w:t xml:space="preserve">j. </w:t>
      </w:r>
      <w:r w:rsidR="00401B67" w:rsidRPr="27828C27">
        <w:rPr>
          <w:rFonts w:asciiTheme="majorHAnsi" w:hAnsiTheme="majorHAnsi" w:cstheme="majorBidi"/>
        </w:rPr>
        <w:t>Constant repeating of questions about self or past events</w:t>
      </w:r>
    </w:p>
    <w:p w14:paraId="6F9A5DBA" w14:textId="28BD54D3" w:rsidR="00EB0DA2" w:rsidRPr="007607F7" w:rsidRDefault="00EB0DA2" w:rsidP="00EB0DA2">
      <w:pPr>
        <w:rPr>
          <w:rFonts w:asciiTheme="majorHAnsi" w:hAnsiTheme="majorHAnsi" w:cstheme="majorHAnsi"/>
        </w:rPr>
      </w:pPr>
    </w:p>
    <w:sectPr w:rsidR="00EB0DA2" w:rsidRPr="007607F7" w:rsidSect="00D028F6">
      <w:headerReference w:type="default" r:id="rId34"/>
      <w:headerReference w:type="first" r:id="rId35"/>
      <w:pgSz w:w="12240" w:h="15840"/>
      <w:pgMar w:top="1440" w:right="1800" w:bottom="1440" w:left="180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laire Copa" w:date="2026-03-04T23:02:00Z" w:initials="CC">
    <w:p w14:paraId="31F44301" w14:textId="77777777" w:rsidR="00746105" w:rsidRDefault="00746105" w:rsidP="00746105">
      <w:pPr>
        <w:pStyle w:val="CommentText"/>
      </w:pPr>
      <w:r>
        <w:rPr>
          <w:rStyle w:val="CommentReference"/>
        </w:rPr>
        <w:annotationRef/>
      </w:r>
      <w:r>
        <w:t>Needed: update/edit existing questions, add hotspot questions, determine difficulty of each question</w:t>
      </w:r>
    </w:p>
  </w:comment>
  <w:comment w:id="6" w:author="Copy Editor" w:date="2026-05-18T21:35:00Z" w:initials="CE">
    <w:p w14:paraId="7FD2DC8C" w14:textId="54BAF284" w:rsidR="00B95290" w:rsidRDefault="00B95290">
      <w:pPr>
        <w:pStyle w:val="CommentText"/>
      </w:pPr>
      <w:r>
        <w:rPr>
          <w:rStyle w:val="CommentReference"/>
        </w:rPr>
        <w:annotationRef/>
      </w:r>
      <w:r>
        <w:t>AuQ: Please add the image for this question.</w:t>
      </w:r>
    </w:p>
  </w:comment>
  <w:comment w:id="9" w:author="Copy Editor" w:date="2026-05-18T21:38:00Z" w:initials="CE">
    <w:p w14:paraId="3FA96333" w14:textId="41F01B01" w:rsidR="00B95290" w:rsidRDefault="00B95290">
      <w:pPr>
        <w:pStyle w:val="CommentText"/>
      </w:pPr>
      <w:r>
        <w:rPr>
          <w:rStyle w:val="CommentReference"/>
        </w:rPr>
        <w:annotationRef/>
      </w:r>
      <w:r>
        <w:t>AuQ: Please add the image for this question.</w:t>
      </w:r>
    </w:p>
  </w:comment>
  <w:comment w:id="15" w:author="Copy Editor" w:date="2026-05-18T21:39:00Z" w:initials="CE">
    <w:p w14:paraId="1B13E179" w14:textId="3C85A2FA" w:rsidR="00B95290" w:rsidRDefault="00B95290">
      <w:pPr>
        <w:pStyle w:val="CommentText"/>
      </w:pPr>
      <w:r>
        <w:rPr>
          <w:rStyle w:val="CommentReference"/>
        </w:rPr>
        <w:annotationRef/>
      </w:r>
      <w:r>
        <w:t>AuQ:</w:t>
      </w:r>
      <w:r w:rsidR="00286AC7">
        <w:t xml:space="preserve"> </w:t>
      </w:r>
      <w:r>
        <w:t>Please add the image for this question.</w:t>
      </w:r>
    </w:p>
  </w:comment>
  <w:comment w:id="76" w:author="Brittany Phillips" w:date="2026-03-13T11:45:00Z" w:initials="BP">
    <w:p w14:paraId="7BA85A8F" w14:textId="463BD4DC" w:rsidR="00617BD7" w:rsidRDefault="00617BD7">
      <w:pPr>
        <w:pStyle w:val="CommentText"/>
      </w:pPr>
      <w:r>
        <w:rPr>
          <w:rStyle w:val="CommentReference"/>
        </w:rPr>
        <w:annotationRef/>
      </w:r>
      <w:r w:rsidRPr="53F1F585">
        <w:t xml:space="preserve">Can't get the letters to auto populate correctly. </w:t>
      </w:r>
    </w:p>
  </w:comment>
  <w:comment w:id="77" w:author="Brittany Phillips" w:date="2026-03-13T11:49:00Z" w:initials="BP">
    <w:p w14:paraId="330EE85C" w14:textId="4F031244" w:rsidR="00617BD7" w:rsidRDefault="00617BD7">
      <w:pPr>
        <w:pStyle w:val="CommentText"/>
      </w:pPr>
      <w:r>
        <w:rPr>
          <w:rStyle w:val="CommentReference"/>
        </w:rPr>
        <w:annotationRef/>
      </w:r>
      <w:r w:rsidRPr="0A6C943B">
        <w:t>the BOC examples up to 8 selection options for multiple response questions, so I am okay with the number of responses here.</w:t>
      </w:r>
    </w:p>
  </w:comment>
  <w:comment w:id="78" w:author="Claire Copa" w:date="2026-04-29T14:16:00Z" w:initials="CC">
    <w:p w14:paraId="2CFD421C" w14:textId="77777777" w:rsidR="00873645" w:rsidRDefault="00873645" w:rsidP="00873645">
      <w:pPr>
        <w:pStyle w:val="CommentText"/>
      </w:pPr>
      <w:r>
        <w:rPr>
          <w:rStyle w:val="CommentReference"/>
        </w:rPr>
        <w:annotationRef/>
      </w:r>
      <w:hyperlink r:id="rId1" w:history="1">
        <w:r w:rsidRPr="38DB252B">
          <w:rPr>
            <w:rStyle w:val="Mention"/>
            <w:noProof/>
          </w:rPr>
          <w:t>@Brittany Phillips</w:t>
        </w:r>
      </w:hyperlink>
      <w:r w:rsidRPr="1AA503A4">
        <w:t xml:space="preserve"> what is the correct answer? need an answer for drop spot 1 and 2</w:t>
      </w:r>
    </w:p>
  </w:comment>
  <w:comment w:id="79" w:author="Claire Copa" w:date="2026-04-29T14:16:00Z" w:initials="CC">
    <w:p w14:paraId="329AEE38" w14:textId="25FE79B2" w:rsidR="00617BD7" w:rsidRDefault="00617BD7">
      <w:pPr>
        <w:pStyle w:val="CommentText"/>
      </w:pPr>
      <w:r>
        <w:rPr>
          <w:rStyle w:val="CommentReference"/>
        </w:rPr>
        <w:annotationRef/>
      </w:r>
      <w:r>
        <w:rPr>
          <w:color w:val="2B579A"/>
        </w:rPr>
        <w:fldChar w:fldCharType="begin"/>
      </w:r>
      <w:r>
        <w:instrText xml:space="preserve"> HYPERLINK "mailto:brittanyp@hkusa.com"</w:instrText>
      </w:r>
      <w:r>
        <w:rPr>
          <w:color w:val="2B579A"/>
        </w:rPr>
      </w:r>
      <w:bookmarkStart w:id="81" w:name="_@_3253AC5CE7454A3A958255ECFA696362Z"/>
      <w:r>
        <w:rPr>
          <w:color w:val="2B579A"/>
        </w:rPr>
        <w:fldChar w:fldCharType="separate"/>
      </w:r>
      <w:bookmarkEnd w:id="81"/>
      <w:r w:rsidRPr="38DB252B">
        <w:rPr>
          <w:rStyle w:val="Mention"/>
          <w:noProof/>
        </w:rPr>
        <w:t>@Brittany Phillips</w:t>
      </w:r>
      <w:r>
        <w:rPr>
          <w:color w:val="2B579A"/>
        </w:rPr>
        <w:fldChar w:fldCharType="end"/>
      </w:r>
      <w:r w:rsidRPr="1AA503A4">
        <w:t xml:space="preserve"> what is the correct answer? need an answer for drop spot 1 and 2</w:t>
      </w:r>
    </w:p>
  </w:comment>
  <w:comment w:id="80" w:author="Brittany Phillips" w:date="2026-05-04T08:32:00Z" w:initials="BP">
    <w:p w14:paraId="7F35B375" w14:textId="77777777" w:rsidR="00542E72" w:rsidRDefault="00542E72" w:rsidP="00542E72">
      <w:pPr>
        <w:pStyle w:val="CommentText"/>
      </w:pPr>
      <w:r>
        <w:rPr>
          <w:rStyle w:val="CommentReference"/>
        </w:rPr>
        <w:annotationRef/>
      </w:r>
      <w:r>
        <w:t>So the 1-4 above (knee flexion, extension, abduction, extension) is the “question” and the answers are the muscle names. This was an original question. I revised to add the table. The left column is the “question” and the right column are the answers they have to select. Does that help any?</w:t>
      </w:r>
    </w:p>
  </w:comment>
  <w:comment w:id="132" w:author="Copy Editor" w:date="2026-05-18T22:25:00Z" w:initials="CE">
    <w:p w14:paraId="57B6A5C8" w14:textId="3C1D5B97" w:rsidR="00832938" w:rsidRDefault="00832938">
      <w:pPr>
        <w:pStyle w:val="CommentText"/>
      </w:pPr>
      <w:r>
        <w:rPr>
          <w:rStyle w:val="CommentReference"/>
        </w:rPr>
        <w:annotationRef/>
      </w:r>
      <w:r>
        <w:t>AuQ: Please add a new question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1F44301" w15:done="1"/>
  <w15:commentEx w15:paraId="7FD2DC8C" w15:done="1"/>
  <w15:commentEx w15:paraId="3FA96333" w15:done="1"/>
  <w15:commentEx w15:paraId="1B13E179" w15:done="1"/>
  <w15:commentEx w15:paraId="7BA85A8F" w15:done="1"/>
  <w15:commentEx w15:paraId="330EE85C" w15:done="1"/>
  <w15:commentEx w15:paraId="2CFD421C" w15:done="1"/>
  <w15:commentEx w15:paraId="329AEE38" w15:done="0"/>
  <w15:commentEx w15:paraId="7F35B375" w15:paraIdParent="329AEE38" w15:done="0"/>
  <w15:commentEx w15:paraId="57B6A5C8"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3211A98" w16cex:dateUtc="2026-03-05T04:02:00Z"/>
  <w16cex:commentExtensible w16cex:durableId="24170F2A" w16cex:dateUtc="2026-05-18T16:05:00Z"/>
  <w16cex:commentExtensible w16cex:durableId="2CF4F8F5" w16cex:dateUtc="2026-05-18T16:08:00Z"/>
  <w16cex:commentExtensible w16cex:durableId="243ED555" w16cex:dateUtc="2026-05-18T16:09:00Z"/>
  <w16cex:commentExtensible w16cex:durableId="6CFD6170" w16cex:dateUtc="2026-03-13T15:45:00Z"/>
  <w16cex:commentExtensible w16cex:durableId="03032595" w16cex:dateUtc="2026-03-13T15:49:00Z"/>
  <w16cex:commentExtensible w16cex:durableId="0A3E05A9" w16cex:dateUtc="2026-04-29T18:16:00Z"/>
  <w16cex:commentExtensible w16cex:durableId="479996F5" w16cex:dateUtc="2026-04-29T18:16:00Z"/>
  <w16cex:commentExtensible w16cex:durableId="659F000F" w16cex:dateUtc="2026-05-04T12:32:00Z">
    <w16cex:extLst>
      <w16:ext w16:uri="{CE6994B0-6A32-4C9F-8C6B-6E91EDA988CE}">
        <cr:reactions xmlns:cr="http://schemas.microsoft.com/office/comments/2020/reactions">
          <cr:reaction reactionType="1">
            <cr:reactionInfo dateUtc="2026-05-04T16:25:25Z">
              <cr:user userId="S::clairec@hkusa.com::2ab16b6c-6ed8-415c-83b9-f054f5a63012" userProvider="AD" userName="Claire Copa"/>
            </cr:reactionInfo>
          </cr:reaction>
        </cr:reactions>
      </w16:ext>
    </w16cex:extLst>
  </w16cex:commentExtensible>
  <w16cex:commentExtensible w16cex:durableId="47B25D40" w16cex:dateUtc="2026-05-18T16: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1F44301" w16cid:durableId="63211A98"/>
  <w16cid:commentId w16cid:paraId="7FD2DC8C" w16cid:durableId="24170F2A"/>
  <w16cid:commentId w16cid:paraId="3FA96333" w16cid:durableId="2CF4F8F5"/>
  <w16cid:commentId w16cid:paraId="1B13E179" w16cid:durableId="243ED555"/>
  <w16cid:commentId w16cid:paraId="7BA85A8F" w16cid:durableId="6CFD6170"/>
  <w16cid:commentId w16cid:paraId="330EE85C" w16cid:durableId="03032595"/>
  <w16cid:commentId w16cid:paraId="2CFD421C" w16cid:durableId="0A3E05A9"/>
  <w16cid:commentId w16cid:paraId="329AEE38" w16cid:durableId="479996F5"/>
  <w16cid:commentId w16cid:paraId="7F35B375" w16cid:durableId="659F000F"/>
  <w16cid:commentId w16cid:paraId="57B6A5C8" w16cid:durableId="47B25D4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A90EEC" w14:textId="77777777" w:rsidR="009A755C" w:rsidRDefault="009A755C" w:rsidP="00D028F6">
      <w:pPr>
        <w:spacing w:after="0" w:line="240" w:lineRule="auto"/>
      </w:pPr>
      <w:r>
        <w:separator/>
      </w:r>
    </w:p>
  </w:endnote>
  <w:endnote w:type="continuationSeparator" w:id="0">
    <w:p w14:paraId="1A6A6E87" w14:textId="77777777" w:rsidR="009A755C" w:rsidRDefault="009A755C" w:rsidP="00D028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2419DD" w14:textId="77777777" w:rsidR="009A755C" w:rsidRDefault="009A755C" w:rsidP="00D028F6">
      <w:pPr>
        <w:spacing w:after="0" w:line="240" w:lineRule="auto"/>
      </w:pPr>
      <w:r>
        <w:separator/>
      </w:r>
    </w:p>
  </w:footnote>
  <w:footnote w:type="continuationSeparator" w:id="0">
    <w:p w14:paraId="41459CA6" w14:textId="77777777" w:rsidR="009A755C" w:rsidRDefault="009A755C" w:rsidP="00D028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752352"/>
      <w:placeholder>
        <w:docPart w:val="5E6FA9562DEA43179FAEE284DCA8C98D"/>
      </w:placeholder>
      <w:temporary/>
      <w:showingPlcHdr/>
      <w15:appearance w15:val="hidden"/>
    </w:sdtPr>
    <w:sdtContent>
      <w:p w14:paraId="78B5DD8E" w14:textId="77777777" w:rsidR="00D028F6" w:rsidRDefault="00D028F6">
        <w:pPr>
          <w:pStyle w:val="Header"/>
        </w:pPr>
        <w:r>
          <w:t>[Type here]</w:t>
        </w:r>
      </w:p>
    </w:sdtContent>
  </w:sdt>
  <w:p w14:paraId="7DAB2C6C" w14:textId="77777777" w:rsidR="00D028F6" w:rsidRDefault="00D028F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A4F28" w14:textId="343DE105" w:rsidR="00D028F6" w:rsidRPr="00D028F6" w:rsidRDefault="00D028F6">
    <w:pPr>
      <w:pStyle w:val="Header"/>
      <w:rPr>
        <w:sz w:val="18"/>
        <w:szCs w:val="18"/>
      </w:rPr>
    </w:pPr>
    <w:r w:rsidRPr="00D028F6">
      <w:rPr>
        <w:b/>
        <w:sz w:val="18"/>
        <w:szCs w:val="18"/>
      </w:rPr>
      <w:t>Test Questions (Clean Version with Answer Keys)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5CC66A1C"/>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710AA4"/>
    <w:multiLevelType w:val="hybridMultilevel"/>
    <w:tmpl w:val="E26A8F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12510F0"/>
    <w:multiLevelType w:val="hybridMultilevel"/>
    <w:tmpl w:val="EDF8038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2367785"/>
    <w:multiLevelType w:val="hybridMultilevel"/>
    <w:tmpl w:val="1CFC79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07B43019"/>
    <w:multiLevelType w:val="hybridMultilevel"/>
    <w:tmpl w:val="CD62AF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8B5390B"/>
    <w:multiLevelType w:val="hybridMultilevel"/>
    <w:tmpl w:val="374EFAD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0B75305D"/>
    <w:multiLevelType w:val="hybridMultilevel"/>
    <w:tmpl w:val="4E162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CA24D2A"/>
    <w:multiLevelType w:val="hybridMultilevel"/>
    <w:tmpl w:val="498A7FE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7D0BEB"/>
    <w:multiLevelType w:val="hybridMultilevel"/>
    <w:tmpl w:val="B17A3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00C4500"/>
    <w:multiLevelType w:val="hybridMultilevel"/>
    <w:tmpl w:val="2EF4D2AA"/>
    <w:lvl w:ilvl="0" w:tplc="00C2832E">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5E6EC4"/>
    <w:multiLevelType w:val="hybridMultilevel"/>
    <w:tmpl w:val="5852C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2405E51"/>
    <w:multiLevelType w:val="hybridMultilevel"/>
    <w:tmpl w:val="0ACA4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49B2EE6"/>
    <w:multiLevelType w:val="hybridMultilevel"/>
    <w:tmpl w:val="B53A27D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5075455"/>
    <w:multiLevelType w:val="hybridMultilevel"/>
    <w:tmpl w:val="1248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CFA4872"/>
    <w:multiLevelType w:val="hybridMultilevel"/>
    <w:tmpl w:val="ED24000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1E2254C"/>
    <w:multiLevelType w:val="hybridMultilevel"/>
    <w:tmpl w:val="2CC01B0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34669F9"/>
    <w:multiLevelType w:val="hybridMultilevel"/>
    <w:tmpl w:val="9500A7E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372095B"/>
    <w:multiLevelType w:val="hybridMultilevel"/>
    <w:tmpl w:val="30A819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40D383D"/>
    <w:multiLevelType w:val="hybridMultilevel"/>
    <w:tmpl w:val="511C35D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6170407"/>
    <w:multiLevelType w:val="hybridMultilevel"/>
    <w:tmpl w:val="6E54F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739798D"/>
    <w:multiLevelType w:val="hybridMultilevel"/>
    <w:tmpl w:val="D832844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81854CE"/>
    <w:multiLevelType w:val="hybridMultilevel"/>
    <w:tmpl w:val="391EC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89B05C5"/>
    <w:multiLevelType w:val="hybridMultilevel"/>
    <w:tmpl w:val="EE061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A5963C6"/>
    <w:multiLevelType w:val="hybridMultilevel"/>
    <w:tmpl w:val="E716B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B581A28"/>
    <w:multiLevelType w:val="hybridMultilevel"/>
    <w:tmpl w:val="479CAB3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CBB47B1"/>
    <w:multiLevelType w:val="hybridMultilevel"/>
    <w:tmpl w:val="2DC4292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DC340AC"/>
    <w:multiLevelType w:val="hybridMultilevel"/>
    <w:tmpl w:val="A2ECA89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DD036F8"/>
    <w:multiLevelType w:val="hybridMultilevel"/>
    <w:tmpl w:val="4086B7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02666E3"/>
    <w:multiLevelType w:val="hybridMultilevel"/>
    <w:tmpl w:val="ADB488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10C5C99"/>
    <w:multiLevelType w:val="hybridMultilevel"/>
    <w:tmpl w:val="2EF4D2AA"/>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315C5E7A"/>
    <w:multiLevelType w:val="hybridMultilevel"/>
    <w:tmpl w:val="81AC3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3186D38"/>
    <w:multiLevelType w:val="hybridMultilevel"/>
    <w:tmpl w:val="95020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58577B8"/>
    <w:multiLevelType w:val="hybridMultilevel"/>
    <w:tmpl w:val="419C7A1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6510979"/>
    <w:multiLevelType w:val="hybridMultilevel"/>
    <w:tmpl w:val="3A6EF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9495EFA"/>
    <w:multiLevelType w:val="hybridMultilevel"/>
    <w:tmpl w:val="30A819E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394F02FC"/>
    <w:multiLevelType w:val="hybridMultilevel"/>
    <w:tmpl w:val="FFFFFFFF"/>
    <w:lvl w:ilvl="0" w:tplc="ACDE2F16">
      <w:start w:val="1"/>
      <w:numFmt w:val="decimal"/>
      <w:lvlText w:val="%1."/>
      <w:lvlJc w:val="left"/>
      <w:pPr>
        <w:ind w:left="720" w:hanging="360"/>
      </w:pPr>
    </w:lvl>
    <w:lvl w:ilvl="1" w:tplc="AC8AD7C4">
      <w:start w:val="1"/>
      <w:numFmt w:val="lowerLetter"/>
      <w:lvlText w:val="%2."/>
      <w:lvlJc w:val="left"/>
      <w:pPr>
        <w:ind w:left="1440" w:hanging="360"/>
      </w:pPr>
    </w:lvl>
    <w:lvl w:ilvl="2" w:tplc="FA181B88">
      <w:start w:val="1"/>
      <w:numFmt w:val="lowerRoman"/>
      <w:lvlText w:val="%3."/>
      <w:lvlJc w:val="right"/>
      <w:pPr>
        <w:ind w:left="2160" w:hanging="180"/>
      </w:pPr>
    </w:lvl>
    <w:lvl w:ilvl="3" w:tplc="7F961414">
      <w:start w:val="1"/>
      <w:numFmt w:val="decimal"/>
      <w:lvlText w:val="%4."/>
      <w:lvlJc w:val="left"/>
      <w:pPr>
        <w:ind w:left="2880" w:hanging="360"/>
      </w:pPr>
    </w:lvl>
    <w:lvl w:ilvl="4" w:tplc="8A08D788">
      <w:start w:val="1"/>
      <w:numFmt w:val="lowerLetter"/>
      <w:lvlText w:val="%5."/>
      <w:lvlJc w:val="left"/>
      <w:pPr>
        <w:ind w:left="3600" w:hanging="360"/>
      </w:pPr>
    </w:lvl>
    <w:lvl w:ilvl="5" w:tplc="2CBEDA38">
      <w:start w:val="1"/>
      <w:numFmt w:val="lowerRoman"/>
      <w:lvlText w:val="%6."/>
      <w:lvlJc w:val="right"/>
      <w:pPr>
        <w:ind w:left="4320" w:hanging="180"/>
      </w:pPr>
    </w:lvl>
    <w:lvl w:ilvl="6" w:tplc="49909C02">
      <w:start w:val="1"/>
      <w:numFmt w:val="decimal"/>
      <w:lvlText w:val="%7."/>
      <w:lvlJc w:val="left"/>
      <w:pPr>
        <w:ind w:left="5040" w:hanging="360"/>
      </w:pPr>
    </w:lvl>
    <w:lvl w:ilvl="7" w:tplc="8AEAACDC">
      <w:start w:val="1"/>
      <w:numFmt w:val="lowerLetter"/>
      <w:lvlText w:val="%8."/>
      <w:lvlJc w:val="left"/>
      <w:pPr>
        <w:ind w:left="5760" w:hanging="360"/>
      </w:pPr>
    </w:lvl>
    <w:lvl w:ilvl="8" w:tplc="15F6BC64">
      <w:start w:val="1"/>
      <w:numFmt w:val="lowerRoman"/>
      <w:lvlText w:val="%9."/>
      <w:lvlJc w:val="right"/>
      <w:pPr>
        <w:ind w:left="6480" w:hanging="180"/>
      </w:pPr>
    </w:lvl>
  </w:abstractNum>
  <w:abstractNum w:abstractNumId="41" w15:restartNumberingAfterBreak="0">
    <w:nsid w:val="3EFC1016"/>
    <w:multiLevelType w:val="hybridMultilevel"/>
    <w:tmpl w:val="999A18D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F3F2486"/>
    <w:multiLevelType w:val="hybridMultilevel"/>
    <w:tmpl w:val="C114B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35B485A"/>
    <w:multiLevelType w:val="hybridMultilevel"/>
    <w:tmpl w:val="D7E6504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3B07DEE"/>
    <w:multiLevelType w:val="hybridMultilevel"/>
    <w:tmpl w:val="E35CD5F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47928A2"/>
    <w:multiLevelType w:val="hybridMultilevel"/>
    <w:tmpl w:val="2DA472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48741C9"/>
    <w:multiLevelType w:val="hybridMultilevel"/>
    <w:tmpl w:val="19DA2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65B670A"/>
    <w:multiLevelType w:val="hybridMultilevel"/>
    <w:tmpl w:val="753281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B9013FC"/>
    <w:multiLevelType w:val="hybridMultilevel"/>
    <w:tmpl w:val="D8003A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D267C7C"/>
    <w:multiLevelType w:val="hybridMultilevel"/>
    <w:tmpl w:val="D9E4A2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D2A0F30"/>
    <w:multiLevelType w:val="hybridMultilevel"/>
    <w:tmpl w:val="0D803D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DC37E10"/>
    <w:multiLevelType w:val="hybridMultilevel"/>
    <w:tmpl w:val="EC40E22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35229DB"/>
    <w:multiLevelType w:val="hybridMultilevel"/>
    <w:tmpl w:val="F4727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7F34978"/>
    <w:multiLevelType w:val="hybridMultilevel"/>
    <w:tmpl w:val="7C7E5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8213CAF"/>
    <w:multiLevelType w:val="hybridMultilevel"/>
    <w:tmpl w:val="FAB0E24E"/>
    <w:lvl w:ilvl="0" w:tplc="66BE09D8">
      <w:start w:val="4"/>
      <w:numFmt w:val="lowerLetter"/>
      <w:lvlText w:val="%1."/>
      <w:lvlJc w:val="left"/>
      <w:pPr>
        <w:ind w:left="717" w:hanging="360"/>
      </w:pPr>
      <w:rPr>
        <w:rFonts w:hint="default"/>
      </w:rPr>
    </w:lvl>
    <w:lvl w:ilvl="1" w:tplc="40090019" w:tentative="1">
      <w:start w:val="1"/>
      <w:numFmt w:val="lowerLetter"/>
      <w:lvlText w:val="%2."/>
      <w:lvlJc w:val="left"/>
      <w:pPr>
        <w:ind w:left="1437" w:hanging="360"/>
      </w:pPr>
    </w:lvl>
    <w:lvl w:ilvl="2" w:tplc="4009001B" w:tentative="1">
      <w:start w:val="1"/>
      <w:numFmt w:val="lowerRoman"/>
      <w:lvlText w:val="%3."/>
      <w:lvlJc w:val="right"/>
      <w:pPr>
        <w:ind w:left="2157" w:hanging="180"/>
      </w:pPr>
    </w:lvl>
    <w:lvl w:ilvl="3" w:tplc="4009000F" w:tentative="1">
      <w:start w:val="1"/>
      <w:numFmt w:val="decimal"/>
      <w:lvlText w:val="%4."/>
      <w:lvlJc w:val="left"/>
      <w:pPr>
        <w:ind w:left="2877" w:hanging="360"/>
      </w:pPr>
    </w:lvl>
    <w:lvl w:ilvl="4" w:tplc="40090019" w:tentative="1">
      <w:start w:val="1"/>
      <w:numFmt w:val="lowerLetter"/>
      <w:lvlText w:val="%5."/>
      <w:lvlJc w:val="left"/>
      <w:pPr>
        <w:ind w:left="3597" w:hanging="360"/>
      </w:pPr>
    </w:lvl>
    <w:lvl w:ilvl="5" w:tplc="4009001B" w:tentative="1">
      <w:start w:val="1"/>
      <w:numFmt w:val="lowerRoman"/>
      <w:lvlText w:val="%6."/>
      <w:lvlJc w:val="right"/>
      <w:pPr>
        <w:ind w:left="4317" w:hanging="180"/>
      </w:pPr>
    </w:lvl>
    <w:lvl w:ilvl="6" w:tplc="4009000F" w:tentative="1">
      <w:start w:val="1"/>
      <w:numFmt w:val="decimal"/>
      <w:lvlText w:val="%7."/>
      <w:lvlJc w:val="left"/>
      <w:pPr>
        <w:ind w:left="5037" w:hanging="360"/>
      </w:pPr>
    </w:lvl>
    <w:lvl w:ilvl="7" w:tplc="40090019" w:tentative="1">
      <w:start w:val="1"/>
      <w:numFmt w:val="lowerLetter"/>
      <w:lvlText w:val="%8."/>
      <w:lvlJc w:val="left"/>
      <w:pPr>
        <w:ind w:left="5757" w:hanging="360"/>
      </w:pPr>
    </w:lvl>
    <w:lvl w:ilvl="8" w:tplc="4009001B" w:tentative="1">
      <w:start w:val="1"/>
      <w:numFmt w:val="lowerRoman"/>
      <w:lvlText w:val="%9."/>
      <w:lvlJc w:val="right"/>
      <w:pPr>
        <w:ind w:left="6477" w:hanging="180"/>
      </w:pPr>
    </w:lvl>
  </w:abstractNum>
  <w:abstractNum w:abstractNumId="55" w15:restartNumberingAfterBreak="0">
    <w:nsid w:val="584212C1"/>
    <w:multiLevelType w:val="hybridMultilevel"/>
    <w:tmpl w:val="F7CCC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94C0648"/>
    <w:multiLevelType w:val="hybridMultilevel"/>
    <w:tmpl w:val="395CD25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9F00F00"/>
    <w:multiLevelType w:val="hybridMultilevel"/>
    <w:tmpl w:val="53A67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B922C4F"/>
    <w:multiLevelType w:val="hybridMultilevel"/>
    <w:tmpl w:val="0B6EB48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DB3706D"/>
    <w:multiLevelType w:val="hybridMultilevel"/>
    <w:tmpl w:val="17CA13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0597418"/>
    <w:multiLevelType w:val="hybridMultilevel"/>
    <w:tmpl w:val="1FD20F8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61287E64"/>
    <w:multiLevelType w:val="hybridMultilevel"/>
    <w:tmpl w:val="3A4CE5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2274F34"/>
    <w:multiLevelType w:val="hybridMultilevel"/>
    <w:tmpl w:val="657A51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5233D51"/>
    <w:multiLevelType w:val="hybridMultilevel"/>
    <w:tmpl w:val="30A819E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653C04F2"/>
    <w:multiLevelType w:val="hybridMultilevel"/>
    <w:tmpl w:val="AA9EE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5885E7A"/>
    <w:multiLevelType w:val="hybridMultilevel"/>
    <w:tmpl w:val="595CA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84B4076"/>
    <w:multiLevelType w:val="hybridMultilevel"/>
    <w:tmpl w:val="6C9C21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A116D15"/>
    <w:multiLevelType w:val="hybridMultilevel"/>
    <w:tmpl w:val="2FA2BA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BD21687"/>
    <w:multiLevelType w:val="hybridMultilevel"/>
    <w:tmpl w:val="D15E816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02E56BD"/>
    <w:multiLevelType w:val="hybridMultilevel"/>
    <w:tmpl w:val="CE66B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711C1BE0"/>
    <w:multiLevelType w:val="hybridMultilevel"/>
    <w:tmpl w:val="5BD8C5A8"/>
    <w:lvl w:ilvl="0" w:tplc="335A8ED8">
      <w:start w:val="1"/>
      <w:numFmt w:val="lowerLetter"/>
      <w:lvlText w:val="%1."/>
      <w:lvlJc w:val="left"/>
      <w:pPr>
        <w:ind w:left="717" w:hanging="360"/>
      </w:pPr>
      <w:rPr>
        <w:rFonts w:hint="default"/>
      </w:rPr>
    </w:lvl>
    <w:lvl w:ilvl="1" w:tplc="40090019" w:tentative="1">
      <w:start w:val="1"/>
      <w:numFmt w:val="lowerLetter"/>
      <w:lvlText w:val="%2."/>
      <w:lvlJc w:val="left"/>
      <w:pPr>
        <w:ind w:left="1437" w:hanging="360"/>
      </w:pPr>
    </w:lvl>
    <w:lvl w:ilvl="2" w:tplc="4009001B" w:tentative="1">
      <w:start w:val="1"/>
      <w:numFmt w:val="lowerRoman"/>
      <w:lvlText w:val="%3."/>
      <w:lvlJc w:val="right"/>
      <w:pPr>
        <w:ind w:left="2157" w:hanging="180"/>
      </w:pPr>
    </w:lvl>
    <w:lvl w:ilvl="3" w:tplc="4009000F" w:tentative="1">
      <w:start w:val="1"/>
      <w:numFmt w:val="decimal"/>
      <w:lvlText w:val="%4."/>
      <w:lvlJc w:val="left"/>
      <w:pPr>
        <w:ind w:left="2877" w:hanging="360"/>
      </w:pPr>
    </w:lvl>
    <w:lvl w:ilvl="4" w:tplc="40090019" w:tentative="1">
      <w:start w:val="1"/>
      <w:numFmt w:val="lowerLetter"/>
      <w:lvlText w:val="%5."/>
      <w:lvlJc w:val="left"/>
      <w:pPr>
        <w:ind w:left="3597" w:hanging="360"/>
      </w:pPr>
    </w:lvl>
    <w:lvl w:ilvl="5" w:tplc="4009001B" w:tentative="1">
      <w:start w:val="1"/>
      <w:numFmt w:val="lowerRoman"/>
      <w:lvlText w:val="%6."/>
      <w:lvlJc w:val="right"/>
      <w:pPr>
        <w:ind w:left="4317" w:hanging="180"/>
      </w:pPr>
    </w:lvl>
    <w:lvl w:ilvl="6" w:tplc="4009000F" w:tentative="1">
      <w:start w:val="1"/>
      <w:numFmt w:val="decimal"/>
      <w:lvlText w:val="%7."/>
      <w:lvlJc w:val="left"/>
      <w:pPr>
        <w:ind w:left="5037" w:hanging="360"/>
      </w:pPr>
    </w:lvl>
    <w:lvl w:ilvl="7" w:tplc="40090019" w:tentative="1">
      <w:start w:val="1"/>
      <w:numFmt w:val="lowerLetter"/>
      <w:lvlText w:val="%8."/>
      <w:lvlJc w:val="left"/>
      <w:pPr>
        <w:ind w:left="5757" w:hanging="360"/>
      </w:pPr>
    </w:lvl>
    <w:lvl w:ilvl="8" w:tplc="4009001B" w:tentative="1">
      <w:start w:val="1"/>
      <w:numFmt w:val="lowerRoman"/>
      <w:lvlText w:val="%9."/>
      <w:lvlJc w:val="right"/>
      <w:pPr>
        <w:ind w:left="6477" w:hanging="180"/>
      </w:pPr>
    </w:lvl>
  </w:abstractNum>
  <w:abstractNum w:abstractNumId="71" w15:restartNumberingAfterBreak="0">
    <w:nsid w:val="7215702C"/>
    <w:multiLevelType w:val="hybridMultilevel"/>
    <w:tmpl w:val="3E664E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726C7094"/>
    <w:multiLevelType w:val="hybridMultilevel"/>
    <w:tmpl w:val="30A819E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726F6591"/>
    <w:multiLevelType w:val="hybridMultilevel"/>
    <w:tmpl w:val="6128AD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734D170E"/>
    <w:multiLevelType w:val="hybridMultilevel"/>
    <w:tmpl w:val="69927D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73B65FDE"/>
    <w:multiLevelType w:val="hybridMultilevel"/>
    <w:tmpl w:val="2FBCA59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6" w15:restartNumberingAfterBreak="0">
    <w:nsid w:val="79032C57"/>
    <w:multiLevelType w:val="hybridMultilevel"/>
    <w:tmpl w:val="80407D4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7B460437"/>
    <w:multiLevelType w:val="hybridMultilevel"/>
    <w:tmpl w:val="B388E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B4D0660"/>
    <w:multiLevelType w:val="hybridMultilevel"/>
    <w:tmpl w:val="710A09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7B6B1AD5"/>
    <w:multiLevelType w:val="hybridMultilevel"/>
    <w:tmpl w:val="487AECF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7CB747E7"/>
    <w:multiLevelType w:val="hybridMultilevel"/>
    <w:tmpl w:val="45648B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7E7822D4"/>
    <w:multiLevelType w:val="hybridMultilevel"/>
    <w:tmpl w:val="BE3CAC1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31838133">
    <w:abstractNumId w:val="5"/>
  </w:num>
  <w:num w:numId="2" w16cid:durableId="1527715015">
    <w:abstractNumId w:val="3"/>
  </w:num>
  <w:num w:numId="3" w16cid:durableId="356665407">
    <w:abstractNumId w:val="2"/>
  </w:num>
  <w:num w:numId="4" w16cid:durableId="862590848">
    <w:abstractNumId w:val="4"/>
  </w:num>
  <w:num w:numId="5" w16cid:durableId="385448298">
    <w:abstractNumId w:val="1"/>
  </w:num>
  <w:num w:numId="6" w16cid:durableId="1652248907">
    <w:abstractNumId w:val="0"/>
  </w:num>
  <w:num w:numId="7" w16cid:durableId="2045861971">
    <w:abstractNumId w:val="20"/>
  </w:num>
  <w:num w:numId="8" w16cid:durableId="1646204387">
    <w:abstractNumId w:val="58"/>
  </w:num>
  <w:num w:numId="9" w16cid:durableId="1804615206">
    <w:abstractNumId w:val="79"/>
  </w:num>
  <w:num w:numId="10" w16cid:durableId="978192580">
    <w:abstractNumId w:val="10"/>
  </w:num>
  <w:num w:numId="11" w16cid:durableId="1090813697">
    <w:abstractNumId w:val="22"/>
  </w:num>
  <w:num w:numId="12" w16cid:durableId="1211914045">
    <w:abstractNumId w:val="8"/>
  </w:num>
  <w:num w:numId="13" w16cid:durableId="1860047913">
    <w:abstractNumId w:val="11"/>
  </w:num>
  <w:num w:numId="14" w16cid:durableId="928849979">
    <w:abstractNumId w:val="35"/>
  </w:num>
  <w:num w:numId="15" w16cid:durableId="1474179781">
    <w:abstractNumId w:val="75"/>
  </w:num>
  <w:num w:numId="16" w16cid:durableId="250436213">
    <w:abstractNumId w:val="13"/>
  </w:num>
  <w:num w:numId="17" w16cid:durableId="2025933695">
    <w:abstractNumId w:val="14"/>
  </w:num>
  <w:num w:numId="18" w16cid:durableId="1965694998">
    <w:abstractNumId w:val="15"/>
  </w:num>
  <w:num w:numId="19" w16cid:durableId="753892502">
    <w:abstractNumId w:val="34"/>
  </w:num>
  <w:num w:numId="20" w16cid:durableId="83579374">
    <w:abstractNumId w:val="51"/>
  </w:num>
  <w:num w:numId="21" w16cid:durableId="2107460157">
    <w:abstractNumId w:val="44"/>
  </w:num>
  <w:num w:numId="22" w16cid:durableId="922833865">
    <w:abstractNumId w:val="12"/>
  </w:num>
  <w:num w:numId="23" w16cid:durableId="2049454967">
    <w:abstractNumId w:val="29"/>
  </w:num>
  <w:num w:numId="24" w16cid:durableId="851645302">
    <w:abstractNumId w:val="42"/>
  </w:num>
  <w:num w:numId="25" w16cid:durableId="50813184">
    <w:abstractNumId w:val="28"/>
  </w:num>
  <w:num w:numId="26" w16cid:durableId="1694719806">
    <w:abstractNumId w:val="19"/>
  </w:num>
  <w:num w:numId="27" w16cid:durableId="324283243">
    <w:abstractNumId w:val="64"/>
  </w:num>
  <w:num w:numId="28" w16cid:durableId="209534178">
    <w:abstractNumId w:val="76"/>
  </w:num>
  <w:num w:numId="29" w16cid:durableId="1421371569">
    <w:abstractNumId w:val="26"/>
  </w:num>
  <w:num w:numId="30" w16cid:durableId="1450780372">
    <w:abstractNumId w:val="50"/>
  </w:num>
  <w:num w:numId="31" w16cid:durableId="1440372806">
    <w:abstractNumId w:val="33"/>
  </w:num>
  <w:num w:numId="32" w16cid:durableId="1281110235">
    <w:abstractNumId w:val="80"/>
  </w:num>
  <w:num w:numId="33" w16cid:durableId="1114590085">
    <w:abstractNumId w:val="7"/>
  </w:num>
  <w:num w:numId="34" w16cid:durableId="1097138514">
    <w:abstractNumId w:val="49"/>
  </w:num>
  <w:num w:numId="35" w16cid:durableId="1257709487">
    <w:abstractNumId w:val="47"/>
  </w:num>
  <w:num w:numId="36" w16cid:durableId="372585928">
    <w:abstractNumId w:val="65"/>
  </w:num>
  <w:num w:numId="37" w16cid:durableId="1253667246">
    <w:abstractNumId w:val="69"/>
  </w:num>
  <w:num w:numId="38" w16cid:durableId="768238174">
    <w:abstractNumId w:val="67"/>
  </w:num>
  <w:num w:numId="39" w16cid:durableId="1521965102">
    <w:abstractNumId w:val="16"/>
  </w:num>
  <w:num w:numId="40" w16cid:durableId="1165049448">
    <w:abstractNumId w:val="61"/>
  </w:num>
  <w:num w:numId="41" w16cid:durableId="1581136584">
    <w:abstractNumId w:val="45"/>
  </w:num>
  <w:num w:numId="42" w16cid:durableId="708065820">
    <w:abstractNumId w:val="6"/>
  </w:num>
  <w:num w:numId="43" w16cid:durableId="657002974">
    <w:abstractNumId w:val="38"/>
  </w:num>
  <w:num w:numId="44" w16cid:durableId="1166898549">
    <w:abstractNumId w:val="55"/>
  </w:num>
  <w:num w:numId="45" w16cid:durableId="372776217">
    <w:abstractNumId w:val="73"/>
  </w:num>
  <w:num w:numId="46" w16cid:durableId="965088067">
    <w:abstractNumId w:val="36"/>
  </w:num>
  <w:num w:numId="47" w16cid:durableId="1663502659">
    <w:abstractNumId w:val="9"/>
  </w:num>
  <w:num w:numId="48" w16cid:durableId="1121805538">
    <w:abstractNumId w:val="74"/>
  </w:num>
  <w:num w:numId="49" w16cid:durableId="1365255957">
    <w:abstractNumId w:val="77"/>
  </w:num>
  <w:num w:numId="50" w16cid:durableId="1884519301">
    <w:abstractNumId w:val="62"/>
  </w:num>
  <w:num w:numId="51" w16cid:durableId="1322851334">
    <w:abstractNumId w:val="53"/>
  </w:num>
  <w:num w:numId="52" w16cid:durableId="1084448850">
    <w:abstractNumId w:val="66"/>
  </w:num>
  <w:num w:numId="53" w16cid:durableId="548538457">
    <w:abstractNumId w:val="68"/>
  </w:num>
  <w:num w:numId="54" w16cid:durableId="813134188">
    <w:abstractNumId w:val="17"/>
  </w:num>
  <w:num w:numId="55" w16cid:durableId="1162963742">
    <w:abstractNumId w:val="21"/>
  </w:num>
  <w:num w:numId="56" w16cid:durableId="221136465">
    <w:abstractNumId w:val="46"/>
  </w:num>
  <w:num w:numId="57" w16cid:durableId="553807774">
    <w:abstractNumId w:val="59"/>
  </w:num>
  <w:num w:numId="58" w16cid:durableId="706491035">
    <w:abstractNumId w:val="31"/>
  </w:num>
  <w:num w:numId="59" w16cid:durableId="1165628691">
    <w:abstractNumId w:val="24"/>
  </w:num>
  <w:num w:numId="60" w16cid:durableId="1573390739">
    <w:abstractNumId w:val="78"/>
  </w:num>
  <w:num w:numId="61" w16cid:durableId="678435511">
    <w:abstractNumId w:val="18"/>
  </w:num>
  <w:num w:numId="62" w16cid:durableId="1498303798">
    <w:abstractNumId w:val="52"/>
  </w:num>
  <w:num w:numId="63" w16cid:durableId="636760794">
    <w:abstractNumId w:val="23"/>
  </w:num>
  <w:num w:numId="64" w16cid:durableId="1926724445">
    <w:abstractNumId w:val="60"/>
  </w:num>
  <w:num w:numId="65" w16cid:durableId="1043674441">
    <w:abstractNumId w:val="81"/>
  </w:num>
  <w:num w:numId="66" w16cid:durableId="1018040339">
    <w:abstractNumId w:val="56"/>
  </w:num>
  <w:num w:numId="67" w16cid:durableId="1571228824">
    <w:abstractNumId w:val="57"/>
  </w:num>
  <w:num w:numId="68" w16cid:durableId="1975326288">
    <w:abstractNumId w:val="41"/>
  </w:num>
  <w:num w:numId="69" w16cid:durableId="1263032396">
    <w:abstractNumId w:val="32"/>
  </w:num>
  <w:num w:numId="70" w16cid:durableId="1422142611">
    <w:abstractNumId w:val="48"/>
  </w:num>
  <w:num w:numId="71" w16cid:durableId="1591347433">
    <w:abstractNumId w:val="71"/>
  </w:num>
  <w:num w:numId="72" w16cid:durableId="1794056128">
    <w:abstractNumId w:val="37"/>
  </w:num>
  <w:num w:numId="73" w16cid:durableId="998770271">
    <w:abstractNumId w:val="27"/>
  </w:num>
  <w:num w:numId="74" w16cid:durableId="200943642">
    <w:abstractNumId w:val="30"/>
  </w:num>
  <w:num w:numId="75" w16cid:durableId="1905093763">
    <w:abstractNumId w:val="25"/>
  </w:num>
  <w:num w:numId="76" w16cid:durableId="971012716">
    <w:abstractNumId w:val="43"/>
  </w:num>
  <w:num w:numId="77" w16cid:durableId="89744708">
    <w:abstractNumId w:val="40"/>
  </w:num>
  <w:num w:numId="78" w16cid:durableId="904298199">
    <w:abstractNumId w:val="72"/>
  </w:num>
  <w:num w:numId="79" w16cid:durableId="311836394">
    <w:abstractNumId w:val="63"/>
  </w:num>
  <w:num w:numId="80" w16cid:durableId="1964458406">
    <w:abstractNumId w:val="39"/>
  </w:num>
  <w:num w:numId="81" w16cid:durableId="2022855248">
    <w:abstractNumId w:val="70"/>
  </w:num>
  <w:num w:numId="82" w16cid:durableId="766585549">
    <w:abstractNumId w:val="54"/>
  </w:num>
  <w:numIdMacAtCleanup w:val="7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laire Copa">
    <w15:presenceInfo w15:providerId="AD" w15:userId="S::clairec@hkusa.com::2ab16b6c-6ed8-415c-83b9-f054f5a63012"/>
  </w15:person>
  <w15:person w15:author="Copy Editor">
    <w15:presenceInfo w15:providerId="None" w15:userId="Copy Editor"/>
  </w15:person>
  <w15:person w15:author="Brittany Phillips">
    <w15:presenceInfo w15:providerId="AD" w15:userId="S::brittanyp@hkusa.com::e5f5a57d-4386-4ed9-86b4-edbe8c474ed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8B0"/>
    <w:rsid w:val="00007CDF"/>
    <w:rsid w:val="000107EE"/>
    <w:rsid w:val="00023FF9"/>
    <w:rsid w:val="00027525"/>
    <w:rsid w:val="00034616"/>
    <w:rsid w:val="00035499"/>
    <w:rsid w:val="000507F4"/>
    <w:rsid w:val="0005625E"/>
    <w:rsid w:val="000570D2"/>
    <w:rsid w:val="0006063C"/>
    <w:rsid w:val="000639BF"/>
    <w:rsid w:val="00066CF8"/>
    <w:rsid w:val="0008259C"/>
    <w:rsid w:val="00087629"/>
    <w:rsid w:val="0009058C"/>
    <w:rsid w:val="00094AB0"/>
    <w:rsid w:val="00096872"/>
    <w:rsid w:val="000A45DD"/>
    <w:rsid w:val="000B3837"/>
    <w:rsid w:val="000B3C05"/>
    <w:rsid w:val="000B5CB9"/>
    <w:rsid w:val="000B796D"/>
    <w:rsid w:val="000C7838"/>
    <w:rsid w:val="000E2A78"/>
    <w:rsid w:val="000E31D8"/>
    <w:rsid w:val="000E6668"/>
    <w:rsid w:val="00100E30"/>
    <w:rsid w:val="00102B56"/>
    <w:rsid w:val="001226D8"/>
    <w:rsid w:val="00132383"/>
    <w:rsid w:val="00147424"/>
    <w:rsid w:val="0015074B"/>
    <w:rsid w:val="001557C6"/>
    <w:rsid w:val="0015772E"/>
    <w:rsid w:val="001647D4"/>
    <w:rsid w:val="00174EAC"/>
    <w:rsid w:val="00181454"/>
    <w:rsid w:val="0018382D"/>
    <w:rsid w:val="001849E7"/>
    <w:rsid w:val="00192E49"/>
    <w:rsid w:val="001A245F"/>
    <w:rsid w:val="001A6190"/>
    <w:rsid w:val="001A6C0B"/>
    <w:rsid w:val="001B56E2"/>
    <w:rsid w:val="001B7747"/>
    <w:rsid w:val="001D02A4"/>
    <w:rsid w:val="001D6C4A"/>
    <w:rsid w:val="001D72E2"/>
    <w:rsid w:val="001D7437"/>
    <w:rsid w:val="001D7B7E"/>
    <w:rsid w:val="001E7E45"/>
    <w:rsid w:val="001F0F3F"/>
    <w:rsid w:val="001F3589"/>
    <w:rsid w:val="001F6D72"/>
    <w:rsid w:val="001F78DD"/>
    <w:rsid w:val="002062D7"/>
    <w:rsid w:val="0022196C"/>
    <w:rsid w:val="002528B6"/>
    <w:rsid w:val="002565CD"/>
    <w:rsid w:val="002646AD"/>
    <w:rsid w:val="00266BD1"/>
    <w:rsid w:val="00277B34"/>
    <w:rsid w:val="0028551F"/>
    <w:rsid w:val="00286AC7"/>
    <w:rsid w:val="00294DA7"/>
    <w:rsid w:val="0029639D"/>
    <w:rsid w:val="002A450C"/>
    <w:rsid w:val="002C28EF"/>
    <w:rsid w:val="002C5069"/>
    <w:rsid w:val="002E5A80"/>
    <w:rsid w:val="002F48A0"/>
    <w:rsid w:val="003101EC"/>
    <w:rsid w:val="00322D54"/>
    <w:rsid w:val="00324B3F"/>
    <w:rsid w:val="00326F90"/>
    <w:rsid w:val="00340810"/>
    <w:rsid w:val="00344DCA"/>
    <w:rsid w:val="00352686"/>
    <w:rsid w:val="003623E0"/>
    <w:rsid w:val="00367C0B"/>
    <w:rsid w:val="003908DA"/>
    <w:rsid w:val="0039185E"/>
    <w:rsid w:val="003A60C6"/>
    <w:rsid w:val="003A704F"/>
    <w:rsid w:val="003B5178"/>
    <w:rsid w:val="003C1221"/>
    <w:rsid w:val="003D45D8"/>
    <w:rsid w:val="003D6C4D"/>
    <w:rsid w:val="003E2CE6"/>
    <w:rsid w:val="003F4CE8"/>
    <w:rsid w:val="00401B67"/>
    <w:rsid w:val="004112FB"/>
    <w:rsid w:val="004158C1"/>
    <w:rsid w:val="004203F6"/>
    <w:rsid w:val="00423F1E"/>
    <w:rsid w:val="00443363"/>
    <w:rsid w:val="004440FB"/>
    <w:rsid w:val="004472FB"/>
    <w:rsid w:val="004477D7"/>
    <w:rsid w:val="00451800"/>
    <w:rsid w:val="00481044"/>
    <w:rsid w:val="00483CD5"/>
    <w:rsid w:val="0049230A"/>
    <w:rsid w:val="004A4E1F"/>
    <w:rsid w:val="004A5150"/>
    <w:rsid w:val="004A6666"/>
    <w:rsid w:val="004B0890"/>
    <w:rsid w:val="004B4F77"/>
    <w:rsid w:val="004E4654"/>
    <w:rsid w:val="004F36CD"/>
    <w:rsid w:val="004F3C3F"/>
    <w:rsid w:val="005021F8"/>
    <w:rsid w:val="0050509F"/>
    <w:rsid w:val="005061FE"/>
    <w:rsid w:val="005134BD"/>
    <w:rsid w:val="00515A7E"/>
    <w:rsid w:val="00520312"/>
    <w:rsid w:val="00530645"/>
    <w:rsid w:val="0053406F"/>
    <w:rsid w:val="00542E72"/>
    <w:rsid w:val="00553991"/>
    <w:rsid w:val="005559E7"/>
    <w:rsid w:val="00562051"/>
    <w:rsid w:val="0056508B"/>
    <w:rsid w:val="00572130"/>
    <w:rsid w:val="005760C8"/>
    <w:rsid w:val="005905E4"/>
    <w:rsid w:val="00593433"/>
    <w:rsid w:val="00597BD7"/>
    <w:rsid w:val="005A33DD"/>
    <w:rsid w:val="005B26C3"/>
    <w:rsid w:val="005B65A4"/>
    <w:rsid w:val="005C5C10"/>
    <w:rsid w:val="005D523F"/>
    <w:rsid w:val="005D74F1"/>
    <w:rsid w:val="005F0470"/>
    <w:rsid w:val="005F0571"/>
    <w:rsid w:val="005F1B99"/>
    <w:rsid w:val="00617BD7"/>
    <w:rsid w:val="00621DC6"/>
    <w:rsid w:val="00634BDF"/>
    <w:rsid w:val="00640D22"/>
    <w:rsid w:val="00645DC7"/>
    <w:rsid w:val="00650E24"/>
    <w:rsid w:val="00655715"/>
    <w:rsid w:val="00655FDE"/>
    <w:rsid w:val="006620CF"/>
    <w:rsid w:val="00682EA2"/>
    <w:rsid w:val="006A4C53"/>
    <w:rsid w:val="006B7970"/>
    <w:rsid w:val="006C3BE9"/>
    <w:rsid w:val="006C5867"/>
    <w:rsid w:val="006D067E"/>
    <w:rsid w:val="006F2A08"/>
    <w:rsid w:val="006F6483"/>
    <w:rsid w:val="006F78BC"/>
    <w:rsid w:val="00701006"/>
    <w:rsid w:val="007013F9"/>
    <w:rsid w:val="007137EF"/>
    <w:rsid w:val="00731512"/>
    <w:rsid w:val="007351E1"/>
    <w:rsid w:val="007458B3"/>
    <w:rsid w:val="00746105"/>
    <w:rsid w:val="00755681"/>
    <w:rsid w:val="007607F7"/>
    <w:rsid w:val="007756A4"/>
    <w:rsid w:val="00787C53"/>
    <w:rsid w:val="00790BFE"/>
    <w:rsid w:val="00791E3B"/>
    <w:rsid w:val="00793F2A"/>
    <w:rsid w:val="007A77CB"/>
    <w:rsid w:val="007A7E43"/>
    <w:rsid w:val="007B2E33"/>
    <w:rsid w:val="007B3F08"/>
    <w:rsid w:val="007B70EA"/>
    <w:rsid w:val="007D5AD2"/>
    <w:rsid w:val="0080401C"/>
    <w:rsid w:val="00806DF6"/>
    <w:rsid w:val="00815673"/>
    <w:rsid w:val="00822F35"/>
    <w:rsid w:val="00823E1C"/>
    <w:rsid w:val="00831BFA"/>
    <w:rsid w:val="00832938"/>
    <w:rsid w:val="00837B01"/>
    <w:rsid w:val="00840673"/>
    <w:rsid w:val="00842713"/>
    <w:rsid w:val="00854347"/>
    <w:rsid w:val="00873645"/>
    <w:rsid w:val="00885F8C"/>
    <w:rsid w:val="00886A36"/>
    <w:rsid w:val="008910F0"/>
    <w:rsid w:val="008933D4"/>
    <w:rsid w:val="00895775"/>
    <w:rsid w:val="008A193D"/>
    <w:rsid w:val="008A7F33"/>
    <w:rsid w:val="008B5D5A"/>
    <w:rsid w:val="008B5E4A"/>
    <w:rsid w:val="008C2E08"/>
    <w:rsid w:val="008D05C0"/>
    <w:rsid w:val="008D0D2B"/>
    <w:rsid w:val="008D400A"/>
    <w:rsid w:val="008E3C74"/>
    <w:rsid w:val="008E5E72"/>
    <w:rsid w:val="00902757"/>
    <w:rsid w:val="00907951"/>
    <w:rsid w:val="00907C96"/>
    <w:rsid w:val="0091247E"/>
    <w:rsid w:val="00926B1C"/>
    <w:rsid w:val="00927C8A"/>
    <w:rsid w:val="00977D80"/>
    <w:rsid w:val="009A755C"/>
    <w:rsid w:val="009A770D"/>
    <w:rsid w:val="009C3E3F"/>
    <w:rsid w:val="009C6606"/>
    <w:rsid w:val="009C713A"/>
    <w:rsid w:val="009C714B"/>
    <w:rsid w:val="009C795F"/>
    <w:rsid w:val="009D201B"/>
    <w:rsid w:val="009D77E1"/>
    <w:rsid w:val="009F35AB"/>
    <w:rsid w:val="009F4121"/>
    <w:rsid w:val="009F6B20"/>
    <w:rsid w:val="00A023BB"/>
    <w:rsid w:val="00A05E19"/>
    <w:rsid w:val="00A07D79"/>
    <w:rsid w:val="00A12ACB"/>
    <w:rsid w:val="00A13CE6"/>
    <w:rsid w:val="00A13E49"/>
    <w:rsid w:val="00A16EFA"/>
    <w:rsid w:val="00A175B4"/>
    <w:rsid w:val="00A324D1"/>
    <w:rsid w:val="00A36C6A"/>
    <w:rsid w:val="00A36DCE"/>
    <w:rsid w:val="00A44AFE"/>
    <w:rsid w:val="00A5344F"/>
    <w:rsid w:val="00A6672F"/>
    <w:rsid w:val="00A7D81E"/>
    <w:rsid w:val="00A83049"/>
    <w:rsid w:val="00A830F0"/>
    <w:rsid w:val="00A83EA1"/>
    <w:rsid w:val="00AA1D8D"/>
    <w:rsid w:val="00AB142C"/>
    <w:rsid w:val="00AB6262"/>
    <w:rsid w:val="00AC6BE4"/>
    <w:rsid w:val="00AD0E47"/>
    <w:rsid w:val="00AE1D2F"/>
    <w:rsid w:val="00AF0E2E"/>
    <w:rsid w:val="00AF4034"/>
    <w:rsid w:val="00AF7805"/>
    <w:rsid w:val="00B012CE"/>
    <w:rsid w:val="00B05E48"/>
    <w:rsid w:val="00B064E7"/>
    <w:rsid w:val="00B207FC"/>
    <w:rsid w:val="00B369E0"/>
    <w:rsid w:val="00B41D53"/>
    <w:rsid w:val="00B47730"/>
    <w:rsid w:val="00B560A8"/>
    <w:rsid w:val="00B65FA8"/>
    <w:rsid w:val="00B936EB"/>
    <w:rsid w:val="00B95290"/>
    <w:rsid w:val="00B96E11"/>
    <w:rsid w:val="00BA074E"/>
    <w:rsid w:val="00BA32BF"/>
    <w:rsid w:val="00BB3638"/>
    <w:rsid w:val="00BC0543"/>
    <w:rsid w:val="00BD6A87"/>
    <w:rsid w:val="00BE09A6"/>
    <w:rsid w:val="00BE4E14"/>
    <w:rsid w:val="00C00846"/>
    <w:rsid w:val="00C14C5C"/>
    <w:rsid w:val="00C241F9"/>
    <w:rsid w:val="00C30E99"/>
    <w:rsid w:val="00C4140C"/>
    <w:rsid w:val="00C52A16"/>
    <w:rsid w:val="00C632D9"/>
    <w:rsid w:val="00C819F1"/>
    <w:rsid w:val="00C956C3"/>
    <w:rsid w:val="00C95B95"/>
    <w:rsid w:val="00CA2C56"/>
    <w:rsid w:val="00CA5A97"/>
    <w:rsid w:val="00CB0664"/>
    <w:rsid w:val="00CB0F36"/>
    <w:rsid w:val="00CB7070"/>
    <w:rsid w:val="00CC6771"/>
    <w:rsid w:val="00CD3376"/>
    <w:rsid w:val="00CE48A0"/>
    <w:rsid w:val="00D0006F"/>
    <w:rsid w:val="00D028F6"/>
    <w:rsid w:val="00D05F63"/>
    <w:rsid w:val="00D1038A"/>
    <w:rsid w:val="00D2124E"/>
    <w:rsid w:val="00D3674B"/>
    <w:rsid w:val="00D42A30"/>
    <w:rsid w:val="00D45168"/>
    <w:rsid w:val="00D4707B"/>
    <w:rsid w:val="00D62BCE"/>
    <w:rsid w:val="00D64C62"/>
    <w:rsid w:val="00D65B40"/>
    <w:rsid w:val="00D74BEC"/>
    <w:rsid w:val="00D80A97"/>
    <w:rsid w:val="00D846CE"/>
    <w:rsid w:val="00D865B8"/>
    <w:rsid w:val="00D906FE"/>
    <w:rsid w:val="00D97F8D"/>
    <w:rsid w:val="00DD2EEF"/>
    <w:rsid w:val="00DE3B93"/>
    <w:rsid w:val="00DE50B6"/>
    <w:rsid w:val="00DF702E"/>
    <w:rsid w:val="00DF7AED"/>
    <w:rsid w:val="00E07FCC"/>
    <w:rsid w:val="00E116B7"/>
    <w:rsid w:val="00E124FB"/>
    <w:rsid w:val="00E32E70"/>
    <w:rsid w:val="00EA4080"/>
    <w:rsid w:val="00EB0DA2"/>
    <w:rsid w:val="00EB6649"/>
    <w:rsid w:val="00EC0428"/>
    <w:rsid w:val="00EC0987"/>
    <w:rsid w:val="00EC0DDC"/>
    <w:rsid w:val="00ED2E46"/>
    <w:rsid w:val="00ED7E2A"/>
    <w:rsid w:val="00EE2598"/>
    <w:rsid w:val="00EE5433"/>
    <w:rsid w:val="00F031C7"/>
    <w:rsid w:val="00F069DA"/>
    <w:rsid w:val="00F13C1C"/>
    <w:rsid w:val="00F1580B"/>
    <w:rsid w:val="00F278DB"/>
    <w:rsid w:val="00F45B6B"/>
    <w:rsid w:val="00F53159"/>
    <w:rsid w:val="00F5752A"/>
    <w:rsid w:val="00F63398"/>
    <w:rsid w:val="00F655EA"/>
    <w:rsid w:val="00F76B34"/>
    <w:rsid w:val="00F94B4C"/>
    <w:rsid w:val="00FA38F4"/>
    <w:rsid w:val="00FA3E6B"/>
    <w:rsid w:val="00FA4750"/>
    <w:rsid w:val="00FC306D"/>
    <w:rsid w:val="00FC693F"/>
    <w:rsid w:val="00FD6964"/>
    <w:rsid w:val="00FE0317"/>
    <w:rsid w:val="00FF3EA3"/>
    <w:rsid w:val="00FF703A"/>
    <w:rsid w:val="017ED8F2"/>
    <w:rsid w:val="01B2BAD0"/>
    <w:rsid w:val="01B4C2CC"/>
    <w:rsid w:val="01EA1990"/>
    <w:rsid w:val="0267DF30"/>
    <w:rsid w:val="02791135"/>
    <w:rsid w:val="029496E5"/>
    <w:rsid w:val="0358971E"/>
    <w:rsid w:val="036B51F0"/>
    <w:rsid w:val="038F1A56"/>
    <w:rsid w:val="0392B751"/>
    <w:rsid w:val="03DCBAB1"/>
    <w:rsid w:val="03E1E12B"/>
    <w:rsid w:val="03F2BD3C"/>
    <w:rsid w:val="040918D3"/>
    <w:rsid w:val="045A78F8"/>
    <w:rsid w:val="04AED684"/>
    <w:rsid w:val="04BA436F"/>
    <w:rsid w:val="04C2A010"/>
    <w:rsid w:val="04C942C3"/>
    <w:rsid w:val="04DA2ED8"/>
    <w:rsid w:val="05235732"/>
    <w:rsid w:val="058312FE"/>
    <w:rsid w:val="059168D5"/>
    <w:rsid w:val="05F9C075"/>
    <w:rsid w:val="063F22D9"/>
    <w:rsid w:val="069044DB"/>
    <w:rsid w:val="06982727"/>
    <w:rsid w:val="06B26D94"/>
    <w:rsid w:val="06CE6CA8"/>
    <w:rsid w:val="06D66E7A"/>
    <w:rsid w:val="073BDFBD"/>
    <w:rsid w:val="073DE021"/>
    <w:rsid w:val="0791583A"/>
    <w:rsid w:val="07FD9144"/>
    <w:rsid w:val="082B5583"/>
    <w:rsid w:val="087F8964"/>
    <w:rsid w:val="08922EBD"/>
    <w:rsid w:val="09E98086"/>
    <w:rsid w:val="0A3A472E"/>
    <w:rsid w:val="0A43D5EB"/>
    <w:rsid w:val="0A592923"/>
    <w:rsid w:val="0B715383"/>
    <w:rsid w:val="0B87365F"/>
    <w:rsid w:val="0B8D1AB0"/>
    <w:rsid w:val="0BB156E8"/>
    <w:rsid w:val="0BC85992"/>
    <w:rsid w:val="0BEEEB37"/>
    <w:rsid w:val="0C1CC193"/>
    <w:rsid w:val="0C3626CD"/>
    <w:rsid w:val="0C56C24A"/>
    <w:rsid w:val="0D6F9D8A"/>
    <w:rsid w:val="0DB8456B"/>
    <w:rsid w:val="0E73AECB"/>
    <w:rsid w:val="0E7B5A15"/>
    <w:rsid w:val="0ECEF66C"/>
    <w:rsid w:val="0F962541"/>
    <w:rsid w:val="0F99D205"/>
    <w:rsid w:val="0FA8FD18"/>
    <w:rsid w:val="0FDBD983"/>
    <w:rsid w:val="0FE06B71"/>
    <w:rsid w:val="1032BB6B"/>
    <w:rsid w:val="10A44537"/>
    <w:rsid w:val="10B26B56"/>
    <w:rsid w:val="111CA43C"/>
    <w:rsid w:val="117F72A1"/>
    <w:rsid w:val="11C466EE"/>
    <w:rsid w:val="11E4D275"/>
    <w:rsid w:val="127C4BD3"/>
    <w:rsid w:val="12C69E29"/>
    <w:rsid w:val="12F0A9B4"/>
    <w:rsid w:val="136A7528"/>
    <w:rsid w:val="13BF34BF"/>
    <w:rsid w:val="13D188A3"/>
    <w:rsid w:val="14215F23"/>
    <w:rsid w:val="1435FD42"/>
    <w:rsid w:val="14423D7B"/>
    <w:rsid w:val="1466B538"/>
    <w:rsid w:val="146D48DA"/>
    <w:rsid w:val="15D22B5F"/>
    <w:rsid w:val="15E634EA"/>
    <w:rsid w:val="16186941"/>
    <w:rsid w:val="16225495"/>
    <w:rsid w:val="164827E1"/>
    <w:rsid w:val="16EC090C"/>
    <w:rsid w:val="17430BBB"/>
    <w:rsid w:val="17502E1D"/>
    <w:rsid w:val="1778D75B"/>
    <w:rsid w:val="17A1843C"/>
    <w:rsid w:val="17B83956"/>
    <w:rsid w:val="17C62211"/>
    <w:rsid w:val="17DFBC9F"/>
    <w:rsid w:val="17F5A274"/>
    <w:rsid w:val="185B76C8"/>
    <w:rsid w:val="186C9FF8"/>
    <w:rsid w:val="187BC1AC"/>
    <w:rsid w:val="188ED6F6"/>
    <w:rsid w:val="190112D1"/>
    <w:rsid w:val="1942D13B"/>
    <w:rsid w:val="19BC6DD5"/>
    <w:rsid w:val="19C950BE"/>
    <w:rsid w:val="1A6A1426"/>
    <w:rsid w:val="1A7C9841"/>
    <w:rsid w:val="1AAAF732"/>
    <w:rsid w:val="1B530A3D"/>
    <w:rsid w:val="1B5B576C"/>
    <w:rsid w:val="1B6D2B3A"/>
    <w:rsid w:val="1BAA7E3C"/>
    <w:rsid w:val="1BB23E74"/>
    <w:rsid w:val="1BB9D780"/>
    <w:rsid w:val="1BE7189D"/>
    <w:rsid w:val="1BF5F1EF"/>
    <w:rsid w:val="1C06709E"/>
    <w:rsid w:val="1C48CBFD"/>
    <w:rsid w:val="1C55D9C1"/>
    <w:rsid w:val="1C7342B3"/>
    <w:rsid w:val="1C86F758"/>
    <w:rsid w:val="1C9F99DD"/>
    <w:rsid w:val="1D1B73B9"/>
    <w:rsid w:val="1D5BB775"/>
    <w:rsid w:val="1D5CF479"/>
    <w:rsid w:val="1DC3193D"/>
    <w:rsid w:val="1DF324E4"/>
    <w:rsid w:val="1E06AFF1"/>
    <w:rsid w:val="1E168942"/>
    <w:rsid w:val="1E2AE990"/>
    <w:rsid w:val="1E690D7A"/>
    <w:rsid w:val="1E8E742A"/>
    <w:rsid w:val="1E90AA1D"/>
    <w:rsid w:val="1EC6AD48"/>
    <w:rsid w:val="1F0912A9"/>
    <w:rsid w:val="1FA79DA7"/>
    <w:rsid w:val="206F2532"/>
    <w:rsid w:val="2082469B"/>
    <w:rsid w:val="20B067D6"/>
    <w:rsid w:val="20B34725"/>
    <w:rsid w:val="20D5295F"/>
    <w:rsid w:val="213CD4A1"/>
    <w:rsid w:val="2155990D"/>
    <w:rsid w:val="217AA094"/>
    <w:rsid w:val="218E0C61"/>
    <w:rsid w:val="21C62282"/>
    <w:rsid w:val="21C7ED61"/>
    <w:rsid w:val="21D7E4C4"/>
    <w:rsid w:val="220F43C0"/>
    <w:rsid w:val="2214D73B"/>
    <w:rsid w:val="222E292C"/>
    <w:rsid w:val="228FA4BC"/>
    <w:rsid w:val="22BC66FF"/>
    <w:rsid w:val="22C0EF15"/>
    <w:rsid w:val="2351629B"/>
    <w:rsid w:val="246A192B"/>
    <w:rsid w:val="246B86C4"/>
    <w:rsid w:val="24ACFB3F"/>
    <w:rsid w:val="24B9ED49"/>
    <w:rsid w:val="24D5D8C2"/>
    <w:rsid w:val="252E6297"/>
    <w:rsid w:val="254604DC"/>
    <w:rsid w:val="255CF543"/>
    <w:rsid w:val="25695022"/>
    <w:rsid w:val="2598EE7A"/>
    <w:rsid w:val="25CEE3F5"/>
    <w:rsid w:val="25DE4DA7"/>
    <w:rsid w:val="25EE252B"/>
    <w:rsid w:val="26AAA205"/>
    <w:rsid w:val="26C3ADB1"/>
    <w:rsid w:val="26FC389C"/>
    <w:rsid w:val="27070E13"/>
    <w:rsid w:val="27821A04"/>
    <w:rsid w:val="27828C27"/>
    <w:rsid w:val="279332DC"/>
    <w:rsid w:val="27B0E2A8"/>
    <w:rsid w:val="27FCA05B"/>
    <w:rsid w:val="28208356"/>
    <w:rsid w:val="282A0EF5"/>
    <w:rsid w:val="28B83D27"/>
    <w:rsid w:val="290978AE"/>
    <w:rsid w:val="2933B0E4"/>
    <w:rsid w:val="294A2910"/>
    <w:rsid w:val="2959880E"/>
    <w:rsid w:val="2967D2E0"/>
    <w:rsid w:val="29D33F1A"/>
    <w:rsid w:val="29EAB674"/>
    <w:rsid w:val="2A0D9170"/>
    <w:rsid w:val="2A243BA1"/>
    <w:rsid w:val="2A285797"/>
    <w:rsid w:val="2A3C6956"/>
    <w:rsid w:val="2A7B52A5"/>
    <w:rsid w:val="2AA4F778"/>
    <w:rsid w:val="2AB59C3D"/>
    <w:rsid w:val="2ABBC722"/>
    <w:rsid w:val="2AC13565"/>
    <w:rsid w:val="2B241276"/>
    <w:rsid w:val="2B944638"/>
    <w:rsid w:val="2BB105DA"/>
    <w:rsid w:val="2C59CC93"/>
    <w:rsid w:val="2C796379"/>
    <w:rsid w:val="2C8C797E"/>
    <w:rsid w:val="2D1AD126"/>
    <w:rsid w:val="2D3FCB09"/>
    <w:rsid w:val="2DE9B7D7"/>
    <w:rsid w:val="2E419CB9"/>
    <w:rsid w:val="2E9C8AE5"/>
    <w:rsid w:val="2F059A26"/>
    <w:rsid w:val="2F2BF13F"/>
    <w:rsid w:val="2FAA255A"/>
    <w:rsid w:val="2FB0AC73"/>
    <w:rsid w:val="2FB49294"/>
    <w:rsid w:val="2FD60FBF"/>
    <w:rsid w:val="300CEDA6"/>
    <w:rsid w:val="304519AA"/>
    <w:rsid w:val="307A65AF"/>
    <w:rsid w:val="31049170"/>
    <w:rsid w:val="311732F3"/>
    <w:rsid w:val="31317023"/>
    <w:rsid w:val="31375CE2"/>
    <w:rsid w:val="315C1276"/>
    <w:rsid w:val="31741FA1"/>
    <w:rsid w:val="31893FC5"/>
    <w:rsid w:val="31BEA37E"/>
    <w:rsid w:val="31C29419"/>
    <w:rsid w:val="31C33E28"/>
    <w:rsid w:val="31C5EE19"/>
    <w:rsid w:val="31D994D5"/>
    <w:rsid w:val="3222AB2C"/>
    <w:rsid w:val="326F9515"/>
    <w:rsid w:val="32D2C163"/>
    <w:rsid w:val="32E8D969"/>
    <w:rsid w:val="331360AD"/>
    <w:rsid w:val="33569141"/>
    <w:rsid w:val="343A4DCC"/>
    <w:rsid w:val="345CEC46"/>
    <w:rsid w:val="349C11FF"/>
    <w:rsid w:val="34CE67F9"/>
    <w:rsid w:val="34F2C3DF"/>
    <w:rsid w:val="34F65AE0"/>
    <w:rsid w:val="354F9030"/>
    <w:rsid w:val="35DE0C8E"/>
    <w:rsid w:val="3600817F"/>
    <w:rsid w:val="3659C248"/>
    <w:rsid w:val="365AC755"/>
    <w:rsid w:val="3669BD63"/>
    <w:rsid w:val="36A5F429"/>
    <w:rsid w:val="36ABCD53"/>
    <w:rsid w:val="36D11CBE"/>
    <w:rsid w:val="372FD232"/>
    <w:rsid w:val="3730E009"/>
    <w:rsid w:val="3753B1DE"/>
    <w:rsid w:val="37B7E11A"/>
    <w:rsid w:val="380B14E7"/>
    <w:rsid w:val="381963B1"/>
    <w:rsid w:val="388CEF1D"/>
    <w:rsid w:val="389CBE99"/>
    <w:rsid w:val="391061A3"/>
    <w:rsid w:val="394B118A"/>
    <w:rsid w:val="39AAAFCD"/>
    <w:rsid w:val="39F703E4"/>
    <w:rsid w:val="3A0777C1"/>
    <w:rsid w:val="3A12F981"/>
    <w:rsid w:val="3A13C86A"/>
    <w:rsid w:val="3A176E53"/>
    <w:rsid w:val="3A1AB526"/>
    <w:rsid w:val="3A44809A"/>
    <w:rsid w:val="3A74751A"/>
    <w:rsid w:val="3A8E0A35"/>
    <w:rsid w:val="3AC6D535"/>
    <w:rsid w:val="3AD48807"/>
    <w:rsid w:val="3B12DB32"/>
    <w:rsid w:val="3B6874A0"/>
    <w:rsid w:val="3B891D38"/>
    <w:rsid w:val="3B999011"/>
    <w:rsid w:val="3BD3AFAB"/>
    <w:rsid w:val="3BF84FA6"/>
    <w:rsid w:val="3C417D1D"/>
    <w:rsid w:val="3CA8ACA7"/>
    <w:rsid w:val="3CAA7269"/>
    <w:rsid w:val="3CAD0BFE"/>
    <w:rsid w:val="3CB28D76"/>
    <w:rsid w:val="3CBAE320"/>
    <w:rsid w:val="3CBC0A79"/>
    <w:rsid w:val="3CD7BF22"/>
    <w:rsid w:val="3D10B38E"/>
    <w:rsid w:val="3D371C22"/>
    <w:rsid w:val="3E27BD24"/>
    <w:rsid w:val="3E6EC199"/>
    <w:rsid w:val="3F1504D1"/>
    <w:rsid w:val="3F1D43D9"/>
    <w:rsid w:val="3F2E979A"/>
    <w:rsid w:val="3F51649E"/>
    <w:rsid w:val="3F9CB4E9"/>
    <w:rsid w:val="3FB3065B"/>
    <w:rsid w:val="401E9ABA"/>
    <w:rsid w:val="4051AC37"/>
    <w:rsid w:val="4061AE21"/>
    <w:rsid w:val="40B975F4"/>
    <w:rsid w:val="40DEDE11"/>
    <w:rsid w:val="40F0EFE3"/>
    <w:rsid w:val="41596078"/>
    <w:rsid w:val="418398F8"/>
    <w:rsid w:val="41B1D4AA"/>
    <w:rsid w:val="41F7D498"/>
    <w:rsid w:val="42C11F6D"/>
    <w:rsid w:val="42D26F3A"/>
    <w:rsid w:val="42D3EC08"/>
    <w:rsid w:val="42E71712"/>
    <w:rsid w:val="42E92213"/>
    <w:rsid w:val="42EA8A0E"/>
    <w:rsid w:val="42F3AA8A"/>
    <w:rsid w:val="42F42832"/>
    <w:rsid w:val="430E8707"/>
    <w:rsid w:val="432E5586"/>
    <w:rsid w:val="434245A4"/>
    <w:rsid w:val="436A4DF6"/>
    <w:rsid w:val="4397A8E3"/>
    <w:rsid w:val="43E07E34"/>
    <w:rsid w:val="4423A7C4"/>
    <w:rsid w:val="44641CAE"/>
    <w:rsid w:val="4464800F"/>
    <w:rsid w:val="446FA403"/>
    <w:rsid w:val="44EFEC3E"/>
    <w:rsid w:val="4541622B"/>
    <w:rsid w:val="45E36BCC"/>
    <w:rsid w:val="462410D7"/>
    <w:rsid w:val="4656326E"/>
    <w:rsid w:val="465ED8D4"/>
    <w:rsid w:val="468A24C2"/>
    <w:rsid w:val="46F3631E"/>
    <w:rsid w:val="46F71681"/>
    <w:rsid w:val="47F0E1F8"/>
    <w:rsid w:val="4813F506"/>
    <w:rsid w:val="484105CC"/>
    <w:rsid w:val="4843228E"/>
    <w:rsid w:val="485D7589"/>
    <w:rsid w:val="48D1CEE3"/>
    <w:rsid w:val="48FDDAA4"/>
    <w:rsid w:val="49096125"/>
    <w:rsid w:val="4924D240"/>
    <w:rsid w:val="4935B175"/>
    <w:rsid w:val="494BE693"/>
    <w:rsid w:val="49C898B6"/>
    <w:rsid w:val="49FD1E78"/>
    <w:rsid w:val="4A304BB1"/>
    <w:rsid w:val="4A569524"/>
    <w:rsid w:val="4A7CF81D"/>
    <w:rsid w:val="4A95734C"/>
    <w:rsid w:val="4ACA2F7B"/>
    <w:rsid w:val="4B296E77"/>
    <w:rsid w:val="4B2EA79F"/>
    <w:rsid w:val="4B503B15"/>
    <w:rsid w:val="4B7F6E69"/>
    <w:rsid w:val="4BB36DFD"/>
    <w:rsid w:val="4BD6C6BF"/>
    <w:rsid w:val="4BD8D990"/>
    <w:rsid w:val="4BE0A533"/>
    <w:rsid w:val="4C24FCEA"/>
    <w:rsid w:val="4C5DC373"/>
    <w:rsid w:val="4C8874FD"/>
    <w:rsid w:val="4C923A57"/>
    <w:rsid w:val="4CA93780"/>
    <w:rsid w:val="4CBB7452"/>
    <w:rsid w:val="4CF9AA7B"/>
    <w:rsid w:val="4D07AC9B"/>
    <w:rsid w:val="4D233EEB"/>
    <w:rsid w:val="4D251C24"/>
    <w:rsid w:val="4D404D0D"/>
    <w:rsid w:val="4D40E987"/>
    <w:rsid w:val="4D80B93E"/>
    <w:rsid w:val="4DA16860"/>
    <w:rsid w:val="4DA72797"/>
    <w:rsid w:val="4E0D65AC"/>
    <w:rsid w:val="4E23AC58"/>
    <w:rsid w:val="4E315072"/>
    <w:rsid w:val="4EB7E199"/>
    <w:rsid w:val="4EED6984"/>
    <w:rsid w:val="4F148073"/>
    <w:rsid w:val="4F6D3AB9"/>
    <w:rsid w:val="4F8D007B"/>
    <w:rsid w:val="4F952C3F"/>
    <w:rsid w:val="4FBBFD1A"/>
    <w:rsid w:val="4FD52688"/>
    <w:rsid w:val="4FD9ABB7"/>
    <w:rsid w:val="4FDC98A0"/>
    <w:rsid w:val="4FF439CD"/>
    <w:rsid w:val="5016909F"/>
    <w:rsid w:val="501EC867"/>
    <w:rsid w:val="506A12E3"/>
    <w:rsid w:val="506AA503"/>
    <w:rsid w:val="507CE984"/>
    <w:rsid w:val="51268057"/>
    <w:rsid w:val="51359D14"/>
    <w:rsid w:val="519EA0A6"/>
    <w:rsid w:val="51D68B1A"/>
    <w:rsid w:val="522C5068"/>
    <w:rsid w:val="525315CA"/>
    <w:rsid w:val="52A375CA"/>
    <w:rsid w:val="52D99AF3"/>
    <w:rsid w:val="52E6ABA8"/>
    <w:rsid w:val="52F79E30"/>
    <w:rsid w:val="53CB671D"/>
    <w:rsid w:val="53E27D3B"/>
    <w:rsid w:val="5492C56B"/>
    <w:rsid w:val="54D20EF1"/>
    <w:rsid w:val="551D175C"/>
    <w:rsid w:val="5554A4E3"/>
    <w:rsid w:val="555576AB"/>
    <w:rsid w:val="557282D9"/>
    <w:rsid w:val="5576900D"/>
    <w:rsid w:val="55782ED5"/>
    <w:rsid w:val="55C890C2"/>
    <w:rsid w:val="55D51D3A"/>
    <w:rsid w:val="55DA1545"/>
    <w:rsid w:val="561AB0A5"/>
    <w:rsid w:val="5646FEF2"/>
    <w:rsid w:val="565E682A"/>
    <w:rsid w:val="56622B44"/>
    <w:rsid w:val="56D247AD"/>
    <w:rsid w:val="572F0B76"/>
    <w:rsid w:val="578220C2"/>
    <w:rsid w:val="5798E541"/>
    <w:rsid w:val="57C0DECC"/>
    <w:rsid w:val="57D3B7CC"/>
    <w:rsid w:val="5846E94A"/>
    <w:rsid w:val="584DDE41"/>
    <w:rsid w:val="584F162B"/>
    <w:rsid w:val="58E82E8A"/>
    <w:rsid w:val="592C0279"/>
    <w:rsid w:val="59A25066"/>
    <w:rsid w:val="59A72013"/>
    <w:rsid w:val="59E9AFAE"/>
    <w:rsid w:val="5A63ABE0"/>
    <w:rsid w:val="5AAA3B52"/>
    <w:rsid w:val="5B099AAE"/>
    <w:rsid w:val="5BB37468"/>
    <w:rsid w:val="5BCEC677"/>
    <w:rsid w:val="5BF0A644"/>
    <w:rsid w:val="5BFD1413"/>
    <w:rsid w:val="5C02342F"/>
    <w:rsid w:val="5C05E5D6"/>
    <w:rsid w:val="5C2E5772"/>
    <w:rsid w:val="5CA1FC40"/>
    <w:rsid w:val="5D100689"/>
    <w:rsid w:val="5DDB0EE0"/>
    <w:rsid w:val="5DE6524E"/>
    <w:rsid w:val="5DF40B47"/>
    <w:rsid w:val="5E19FFC0"/>
    <w:rsid w:val="5E33B25C"/>
    <w:rsid w:val="5E4995AF"/>
    <w:rsid w:val="5E65820B"/>
    <w:rsid w:val="5EF8E9E2"/>
    <w:rsid w:val="5F14AC93"/>
    <w:rsid w:val="5F32227E"/>
    <w:rsid w:val="5FD8E738"/>
    <w:rsid w:val="5FE57539"/>
    <w:rsid w:val="601C481F"/>
    <w:rsid w:val="604797D5"/>
    <w:rsid w:val="60538CAA"/>
    <w:rsid w:val="607CFEBA"/>
    <w:rsid w:val="60D42E7C"/>
    <w:rsid w:val="60D75B7E"/>
    <w:rsid w:val="615CADB6"/>
    <w:rsid w:val="61830BFC"/>
    <w:rsid w:val="6254AEB7"/>
    <w:rsid w:val="629F5AC6"/>
    <w:rsid w:val="62B03A6C"/>
    <w:rsid w:val="62F3CA4F"/>
    <w:rsid w:val="6325BB67"/>
    <w:rsid w:val="633D3F14"/>
    <w:rsid w:val="63961138"/>
    <w:rsid w:val="6397376F"/>
    <w:rsid w:val="63AB65D4"/>
    <w:rsid w:val="63AC9684"/>
    <w:rsid w:val="63CB5215"/>
    <w:rsid w:val="63D5B11C"/>
    <w:rsid w:val="63F56D92"/>
    <w:rsid w:val="644D72DA"/>
    <w:rsid w:val="6467C131"/>
    <w:rsid w:val="648264E5"/>
    <w:rsid w:val="64D2824B"/>
    <w:rsid w:val="653CCE57"/>
    <w:rsid w:val="654E4DE4"/>
    <w:rsid w:val="656DDE57"/>
    <w:rsid w:val="65891EA6"/>
    <w:rsid w:val="65CC9814"/>
    <w:rsid w:val="65EA3E9A"/>
    <w:rsid w:val="65F124F3"/>
    <w:rsid w:val="6619E12E"/>
    <w:rsid w:val="68605308"/>
    <w:rsid w:val="68618354"/>
    <w:rsid w:val="6892F550"/>
    <w:rsid w:val="6920A600"/>
    <w:rsid w:val="695FC7DC"/>
    <w:rsid w:val="69E1CCCB"/>
    <w:rsid w:val="69FF8470"/>
    <w:rsid w:val="6A1E5BA7"/>
    <w:rsid w:val="6A8F10E4"/>
    <w:rsid w:val="6A979E5D"/>
    <w:rsid w:val="6AB3F490"/>
    <w:rsid w:val="6AB70BFE"/>
    <w:rsid w:val="6AEF1ACA"/>
    <w:rsid w:val="6B4AE13F"/>
    <w:rsid w:val="6B632CDD"/>
    <w:rsid w:val="6B782185"/>
    <w:rsid w:val="6B7FD16B"/>
    <w:rsid w:val="6BEE993B"/>
    <w:rsid w:val="6BF81F1F"/>
    <w:rsid w:val="6C032449"/>
    <w:rsid w:val="6C471AF9"/>
    <w:rsid w:val="6C738595"/>
    <w:rsid w:val="6CFC1175"/>
    <w:rsid w:val="6D5AE2FA"/>
    <w:rsid w:val="6D9E193B"/>
    <w:rsid w:val="6DE590E1"/>
    <w:rsid w:val="6E1D5418"/>
    <w:rsid w:val="6E2483B1"/>
    <w:rsid w:val="6E3280D8"/>
    <w:rsid w:val="6E91CB5A"/>
    <w:rsid w:val="6EA76F10"/>
    <w:rsid w:val="6EB006FE"/>
    <w:rsid w:val="6ED5119A"/>
    <w:rsid w:val="6F3280AA"/>
    <w:rsid w:val="6F52ABF1"/>
    <w:rsid w:val="6FA90BFA"/>
    <w:rsid w:val="6FB858FD"/>
    <w:rsid w:val="7027C60C"/>
    <w:rsid w:val="702D1E58"/>
    <w:rsid w:val="70558309"/>
    <w:rsid w:val="707FBF70"/>
    <w:rsid w:val="70ADCF49"/>
    <w:rsid w:val="70B88549"/>
    <w:rsid w:val="70D0CFC6"/>
    <w:rsid w:val="71251FF4"/>
    <w:rsid w:val="713B040D"/>
    <w:rsid w:val="715F0BBE"/>
    <w:rsid w:val="717D889B"/>
    <w:rsid w:val="71FD639E"/>
    <w:rsid w:val="7227CF06"/>
    <w:rsid w:val="7230FDD5"/>
    <w:rsid w:val="72541167"/>
    <w:rsid w:val="72B4FDAD"/>
    <w:rsid w:val="72CF0071"/>
    <w:rsid w:val="72EFC8EE"/>
    <w:rsid w:val="72F39540"/>
    <w:rsid w:val="7300C80F"/>
    <w:rsid w:val="73466DD8"/>
    <w:rsid w:val="735DCA2E"/>
    <w:rsid w:val="742AC3BA"/>
    <w:rsid w:val="742D676B"/>
    <w:rsid w:val="7439BECE"/>
    <w:rsid w:val="743F35D9"/>
    <w:rsid w:val="746B1C01"/>
    <w:rsid w:val="748AEC40"/>
    <w:rsid w:val="749039B0"/>
    <w:rsid w:val="74C7DBAE"/>
    <w:rsid w:val="74D1C8FC"/>
    <w:rsid w:val="74E66B66"/>
    <w:rsid w:val="7514ABD6"/>
    <w:rsid w:val="7523ABBF"/>
    <w:rsid w:val="7541049F"/>
    <w:rsid w:val="7549F42D"/>
    <w:rsid w:val="7558B8C3"/>
    <w:rsid w:val="75EDBA8B"/>
    <w:rsid w:val="761284C3"/>
    <w:rsid w:val="76277F98"/>
    <w:rsid w:val="7627E5B6"/>
    <w:rsid w:val="764E830F"/>
    <w:rsid w:val="7688794F"/>
    <w:rsid w:val="76B0AD0F"/>
    <w:rsid w:val="770EF862"/>
    <w:rsid w:val="7714C12C"/>
    <w:rsid w:val="772C558D"/>
    <w:rsid w:val="775A50F0"/>
    <w:rsid w:val="77AAF638"/>
    <w:rsid w:val="77C47C88"/>
    <w:rsid w:val="77DD9801"/>
    <w:rsid w:val="781F8410"/>
    <w:rsid w:val="787F1D7D"/>
    <w:rsid w:val="7883DB0A"/>
    <w:rsid w:val="7916437A"/>
    <w:rsid w:val="793C28A8"/>
    <w:rsid w:val="79BAE027"/>
    <w:rsid w:val="79BDE581"/>
    <w:rsid w:val="79DA1FDF"/>
    <w:rsid w:val="7A1D4BE9"/>
    <w:rsid w:val="7A2E04B4"/>
    <w:rsid w:val="7A58162F"/>
    <w:rsid w:val="7A739657"/>
    <w:rsid w:val="7AD00C6B"/>
    <w:rsid w:val="7B0EE58E"/>
    <w:rsid w:val="7BA3FA2C"/>
    <w:rsid w:val="7BB5F10C"/>
    <w:rsid w:val="7CC91B5C"/>
    <w:rsid w:val="7CEA27A1"/>
    <w:rsid w:val="7CFD1AFA"/>
    <w:rsid w:val="7D075B97"/>
    <w:rsid w:val="7D0EA0B2"/>
    <w:rsid w:val="7D2AD7BA"/>
    <w:rsid w:val="7DB7B2AD"/>
    <w:rsid w:val="7E023C82"/>
    <w:rsid w:val="7ECD3C0F"/>
    <w:rsid w:val="7EEBCF73"/>
    <w:rsid w:val="7F3F29BE"/>
    <w:rsid w:val="7F4443A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70E097"/>
  <w14:defaultImageDpi w14:val="300"/>
  <w15:docId w15:val="{0AC05B84-184B-420C-821B-346C62F3E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4347"/>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902757"/>
    <w:rPr>
      <w:sz w:val="16"/>
      <w:szCs w:val="16"/>
    </w:rPr>
  </w:style>
  <w:style w:type="paragraph" w:styleId="CommentText">
    <w:name w:val="annotation text"/>
    <w:basedOn w:val="Normal"/>
    <w:link w:val="CommentTextChar"/>
    <w:uiPriority w:val="99"/>
    <w:unhideWhenUsed/>
    <w:rsid w:val="00902757"/>
    <w:pPr>
      <w:spacing w:line="240" w:lineRule="auto"/>
    </w:pPr>
    <w:rPr>
      <w:sz w:val="20"/>
      <w:szCs w:val="20"/>
    </w:rPr>
  </w:style>
  <w:style w:type="character" w:customStyle="1" w:styleId="CommentTextChar">
    <w:name w:val="Comment Text Char"/>
    <w:basedOn w:val="DefaultParagraphFont"/>
    <w:link w:val="CommentText"/>
    <w:uiPriority w:val="99"/>
    <w:rsid w:val="00902757"/>
    <w:rPr>
      <w:sz w:val="20"/>
      <w:szCs w:val="20"/>
    </w:rPr>
  </w:style>
  <w:style w:type="paragraph" w:styleId="CommentSubject">
    <w:name w:val="annotation subject"/>
    <w:basedOn w:val="CommentText"/>
    <w:next w:val="CommentText"/>
    <w:link w:val="CommentSubjectChar"/>
    <w:uiPriority w:val="99"/>
    <w:semiHidden/>
    <w:unhideWhenUsed/>
    <w:rsid w:val="00902757"/>
    <w:rPr>
      <w:b/>
      <w:bCs/>
    </w:rPr>
  </w:style>
  <w:style w:type="character" w:customStyle="1" w:styleId="CommentSubjectChar">
    <w:name w:val="Comment Subject Char"/>
    <w:basedOn w:val="CommentTextChar"/>
    <w:link w:val="CommentSubject"/>
    <w:uiPriority w:val="99"/>
    <w:semiHidden/>
    <w:rsid w:val="00902757"/>
    <w:rPr>
      <w:b/>
      <w:bCs/>
      <w:sz w:val="20"/>
      <w:szCs w:val="20"/>
    </w:rPr>
  </w:style>
  <w:style w:type="character" w:styleId="Mention">
    <w:name w:val="Mention"/>
    <w:basedOn w:val="DefaultParagraphFont"/>
    <w:uiPriority w:val="99"/>
    <w:unhideWhenUsed/>
    <w:rsid w:val="25695022"/>
    <w:rPr>
      <w:color w:val="2B579A"/>
    </w:rPr>
  </w:style>
  <w:style w:type="paragraph" w:styleId="Revision">
    <w:name w:val="Revision"/>
    <w:hidden/>
    <w:uiPriority w:val="99"/>
    <w:semiHidden/>
    <w:rsid w:val="0087364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mailto:brittanyp@hkusa.com" TargetMode="External"/></Relationship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theme" Target="theme/theme1.xml"/><Relationship Id="rId21" Type="http://schemas.openxmlformats.org/officeDocument/2006/relationships/image" Target="media/image7.png"/><Relationship Id="rId34" Type="http://schemas.openxmlformats.org/officeDocument/2006/relationships/header" Target="header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bin"/><Relationship Id="rId38"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10.png"/><Relationship Id="rId32" Type="http://schemas.openxmlformats.org/officeDocument/2006/relationships/image" Target="media/image18.bin"/><Relationship Id="rId37" Type="http://schemas.microsoft.com/office/2011/relationships/people" Target="people.xml"/><Relationship Id="rId40" Type="http://schemas.microsoft.com/office/2019/05/relationships/documenttasks" Target="documenttasks/documenttasks1.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header" Target="header2.xml"/><Relationship Id="rId8" Type="http://schemas.openxmlformats.org/officeDocument/2006/relationships/webSettings" Target="webSettings.xml"/><Relationship Id="rId3" Type="http://schemas.openxmlformats.org/officeDocument/2006/relationships/customXml" Target="../customXml/item3.xml"/></Relationships>
</file>

<file path=word/documenttasks/documenttasks1.xml><?xml version="1.0" encoding="utf-8"?>
<t:Tasks xmlns:t="http://schemas.microsoft.com/office/tasks/2019/documenttasks" xmlns:oel="http://schemas.microsoft.com/office/2019/extlst">
  <t:Task id="{CC73E9E0-40EC-4FAE-9434-7F4525BEA321}">
    <t:Anchor>
      <t:Comment id="1201247989"/>
    </t:Anchor>
    <t:History>
      <t:Event id="{D3E889F4-8673-4DFA-B0F2-305939F9DA99}" time="2026-04-29T18:16:03.506Z">
        <t:Attribution userId="S::clairec@hkusa.com::2ab16b6c-6ed8-415c-83b9-f054f5a63012" userProvider="AD" userName="Claire Copa"/>
        <t:Anchor>
          <t:Comment id="1201247989"/>
        </t:Anchor>
        <t:Create/>
      </t:Event>
      <t:Event id="{66D4F0F2-BA9D-4B61-9A26-0AD8D5E45D5D}" time="2026-04-29T18:16:03.506Z">
        <t:Attribution userId="S::clairec@hkusa.com::2ab16b6c-6ed8-415c-83b9-f054f5a63012" userProvider="AD" userName="Claire Copa"/>
        <t:Anchor>
          <t:Comment id="1201247989"/>
        </t:Anchor>
        <t:Assign userId="S::brittanyp@hkusa.com::e5f5a57d-4386-4ed9-86b4-edbe8c474edb" userProvider="AD" userName="Brittany Phillips"/>
      </t:Event>
      <t:Event id="{8B0F0031-0674-4B02-BEE1-79C75626B4C1}" time="2026-04-29T18:16:03.506Z">
        <t:Attribution userId="S::clairec@hkusa.com::2ab16b6c-6ed8-415c-83b9-f054f5a63012" userProvider="AD" userName="Claire Copa"/>
        <t:Anchor>
          <t:Comment id="1201247989"/>
        </t:Anchor>
        <t:SetTitle title="@Brittany Phillips what is the correct answer? need an answer for drop spot 1 and 2"/>
      </t:Event>
    </t:History>
  </t:Task>
  <t:Task id="{D690F144-2245-42CE-89B5-B1FFD6541C79}">
    <t:Anchor>
      <t:Comment id="171836841"/>
    </t:Anchor>
    <t:History>
      <t:Event id="{D3E889F4-8673-4DFA-B0F2-305939F9DA99}" time="2026-04-29T18:16:03.506Z">
        <t:Attribution userId="S::clairec@hkusa.com::2ab16b6c-6ed8-415c-83b9-f054f5a63012" userProvider="AD" userName="Claire Copa"/>
        <t:Anchor>
          <t:Comment id="171836841"/>
        </t:Anchor>
        <t:Create/>
      </t:Event>
      <t:Event id="{66D4F0F2-BA9D-4B61-9A26-0AD8D5E45D5D}" time="2026-04-29T18:16:03.506Z">
        <t:Attribution userId="S::clairec@hkusa.com::2ab16b6c-6ed8-415c-83b9-f054f5a63012" userProvider="AD" userName="Claire Copa"/>
        <t:Anchor>
          <t:Comment id="171836841"/>
        </t:Anchor>
        <t:Assign userId="S::brittanyp@hkusa.com::e5f5a57d-4386-4ed9-86b4-edbe8c474edb" userProvider="AD" userName="Brittany Phillips"/>
      </t:Event>
      <t:Event id="{8B0F0031-0674-4B02-BEE1-79C75626B4C1}" time="2026-04-29T18:16:03.506Z">
        <t:Attribution userId="S::clairec@hkusa.com::2ab16b6c-6ed8-415c-83b9-f054f5a63012" userProvider="AD" userName="Claire Copa"/>
        <t:Anchor>
          <t:Comment id="171836841"/>
        </t:Anchor>
        <t:SetTitle title="@Brittany Phillips what is the correct answer? need an answer for drop spot 1 and 2"/>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E6FA9562DEA43179FAEE284DCA8C98D"/>
        <w:category>
          <w:name w:val="General"/>
          <w:gallery w:val="placeholder"/>
        </w:category>
        <w:types>
          <w:type w:val="bbPlcHdr"/>
        </w:types>
        <w:behaviors>
          <w:behavior w:val="content"/>
        </w:behaviors>
        <w:guid w:val="{2BABA006-B5D2-4CBD-9870-8E41794BAA80}"/>
      </w:docPartPr>
      <w:docPartBody>
        <w:p w:rsidR="001F6D72" w:rsidRDefault="001F6D72" w:rsidP="001F6D72">
          <w:pPr>
            <w:pStyle w:val="5E6FA9562DEA43179FAEE284DCA8C98D"/>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D72"/>
    <w:rsid w:val="00025A9E"/>
    <w:rsid w:val="000A45DD"/>
    <w:rsid w:val="001F3589"/>
    <w:rsid w:val="001F6D72"/>
    <w:rsid w:val="0022196C"/>
    <w:rsid w:val="002646AD"/>
    <w:rsid w:val="002733C6"/>
    <w:rsid w:val="0034235B"/>
    <w:rsid w:val="003A5339"/>
    <w:rsid w:val="004203F6"/>
    <w:rsid w:val="004C5D5E"/>
    <w:rsid w:val="00597BD7"/>
    <w:rsid w:val="005F1B99"/>
    <w:rsid w:val="007756A4"/>
    <w:rsid w:val="00804618"/>
    <w:rsid w:val="00BD6A87"/>
    <w:rsid w:val="00C4140C"/>
    <w:rsid w:val="00D74BEC"/>
    <w:rsid w:val="00D80A97"/>
    <w:rsid w:val="00E06537"/>
    <w:rsid w:val="00E86E57"/>
    <w:rsid w:val="00FA60DA"/>
    <w:rsid w:val="00FD6BD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E6FA9562DEA43179FAEE284DCA8C98D">
    <w:name w:val="5E6FA9562DEA43179FAEE284DCA8C98D"/>
    <w:rsid w:val="001F6D7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9ca233b-f72d-4bec-9318-80a7585eb732">
      <Terms xmlns="http://schemas.microsoft.com/office/infopath/2007/PartnerControls"/>
    </lcf76f155ced4ddcb4097134ff3c332f>
    <Order0 xmlns="59ca233b-f72d-4bec-9318-80a7585eb732">0</Order0>
    <Vendor xmlns="59ca233b-f72d-4bec-9318-80a7585eb732" xsi:nil="true"/>
    <Division xmlns="59ca233b-f72d-4bec-9318-80a7585eb732" xsi:nil="true"/>
    <TaxCatchAll xmlns="a0aebf02-ecd4-408a-a2a6-04cd48f4325f"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7FBC9A1F171064B9DBE138560CD8427" ma:contentTypeVersion="17" ma:contentTypeDescription="Create a new document." ma:contentTypeScope="" ma:versionID="fdf7aa5d657730bd86a1511242055670">
  <xsd:schema xmlns:xsd="http://www.w3.org/2001/XMLSchema" xmlns:xs="http://www.w3.org/2001/XMLSchema" xmlns:p="http://schemas.microsoft.com/office/2006/metadata/properties" xmlns:ns2="59ca233b-f72d-4bec-9318-80a7585eb732" xmlns:ns3="a0aebf02-ecd4-408a-a2a6-04cd48f4325f" targetNamespace="http://schemas.microsoft.com/office/2006/metadata/properties" ma:root="true" ma:fieldsID="3ae854d5fe08bd6e422222d12fd31d6b" ns2:_="" ns3:_="">
    <xsd:import namespace="59ca233b-f72d-4bec-9318-80a7585eb732"/>
    <xsd:import namespace="a0aebf02-ecd4-408a-a2a6-04cd48f4325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element ref="ns2:Order0" minOccurs="0"/>
                <xsd:element ref="ns2:Vendor" minOccurs="0"/>
                <xsd:element ref="ns2:Divisio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ca233b-f72d-4bec-9318-80a7585eb7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37441c6-92f8-4530-8294-002a8837bf3a"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Order0" ma:index="20" nillable="true" ma:displayName="Order" ma:default="0" ma:internalName="Order0" ma:percentage="FALSE">
      <xsd:simpleType>
        <xsd:restriction base="dms:Number">
          <xsd:maxInclusive value="1.7976931348623157e+308"/>
          <xsd:minInclusive value="-1.7976931348623157e+308"/>
        </xsd:restriction>
      </xsd:simpleType>
    </xsd:element>
    <xsd:element name="Vendor" ma:index="21" nillable="true" ma:displayName="Vendor" ma:format="Dropdown" ma:internalName="Vendor">
      <xsd:simpleType>
        <xsd:restriction base="dms:Choice">
          <xsd:enumeration value="S4C"/>
          <xsd:enumeration value="MPS"/>
          <xsd:enumeration value="Westchester"/>
          <xsd:enumeration value="Amnet"/>
        </xsd:restriction>
      </xsd:simpleType>
    </xsd:element>
    <xsd:element name="Division" ma:index="22" nillable="true" ma:displayName="Division" ma:format="Dropdown" ma:internalName="Division">
      <xsd:simpleType>
        <xsd:restriction base="dms:Choice">
          <xsd:enumeration value="Academic"/>
          <xsd:enumeration value="TP"/>
          <xsd:enumeration value="Lotus"/>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0aebf02-ecd4-408a-a2a6-04cd48f4325f"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f080c91-fea2-4c98-8abf-6c50f782842a}" ma:internalName="TaxCatchAll" ma:showField="CatchAllData" ma:web="a0aebf02-ecd4-408a-a2a6-04cd48f432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B82824D-A727-4069-BA53-DD278AA2C93D}">
  <ds:schemaRefs>
    <ds:schemaRef ds:uri="http://schemas.microsoft.com/office/2006/metadata/properties"/>
    <ds:schemaRef ds:uri="http://schemas.microsoft.com/office/infopath/2007/PartnerControls"/>
    <ds:schemaRef ds:uri="59ca233b-f72d-4bec-9318-80a7585eb732"/>
    <ds:schemaRef ds:uri="a0aebf02-ecd4-408a-a2a6-04cd48f4325f"/>
  </ds:schemaRefs>
</ds:datastoreItem>
</file>

<file path=customXml/itemProps2.xml><?xml version="1.0" encoding="utf-8"?>
<ds:datastoreItem xmlns:ds="http://schemas.openxmlformats.org/officeDocument/2006/customXml" ds:itemID="{68596538-FF9D-405A-9073-B3D4FD50BE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ca233b-f72d-4bec-9318-80a7585eb732"/>
    <ds:schemaRef ds:uri="a0aebf02-ecd4-408a-a2a6-04cd48f432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A0381FAA-72FC-43DA-BCFD-B0B3A0865D9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51</Pages>
  <Words>10435</Words>
  <Characters>52697</Characters>
  <Application>Microsoft Office Word</Application>
  <DocSecurity>0</DocSecurity>
  <Lines>2107</Lines>
  <Paragraphs>1539</Paragraphs>
  <ScaleCrop>false</ScaleCrop>
  <Manager/>
  <Company/>
  <LinksUpToDate>false</LinksUpToDate>
  <CharactersWithSpaces>61593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Claire Copa</dc:creator>
  <cp:keywords/>
  <dc:description>generated by python-docx</dc:description>
  <cp:lastModifiedBy>Claire Copa</cp:lastModifiedBy>
  <cp:revision>81</cp:revision>
  <dcterms:created xsi:type="dcterms:W3CDTF">2026-03-09T17:50:00Z</dcterms:created>
  <dcterms:modified xsi:type="dcterms:W3CDTF">2026-06-15T15:05:00Z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0x010100A7FBC9A1F171064B9DBE138560CD8427</vt:lpwstr>
  </property>
  <property fmtid="{D5CDD505-2E9C-101B-9397-08002B2CF9AE}" pid="3" name="MediaServiceImageTags">
    <vt:lpwstr/>
  </property>
</Properties>
</file>